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6182E" w14:textId="2691EC0F" w:rsidR="00B272F1" w:rsidRPr="00A9375B" w:rsidRDefault="00B272F1" w:rsidP="000E3EAB">
      <w:pPr>
        <w:jc w:val="both"/>
      </w:pPr>
      <w:r>
        <w:t>Dear Journal Board,</w:t>
      </w:r>
    </w:p>
    <w:p w14:paraId="41219735" w14:textId="77777777" w:rsidR="00B272F1" w:rsidRPr="00A9375B" w:rsidRDefault="00B272F1" w:rsidP="000E3EAB">
      <w:pPr>
        <w:jc w:val="both"/>
      </w:pPr>
    </w:p>
    <w:p w14:paraId="2EFE99EF" w14:textId="768B87CC" w:rsidR="00AA0547" w:rsidRPr="00A9375B" w:rsidRDefault="00B272F1" w:rsidP="000E3EAB">
      <w:pPr>
        <w:jc w:val="both"/>
      </w:pPr>
      <w:r>
        <w:t xml:space="preserve">Thank you for reading my note. I acknowledge that publishing this note would place an unprecedented burden on next year’s editors in terms of footnotes and sourcing. I do not take this lightly. Rather, I have sought to offset the potential workload by meeting the staff editors halfway. For every source cited, I have highlighted where I use it and uploaded it to a OneDrive. I am in the process of renaming every file to correspond to the footnote it’s used in. The footnotes are in a fairly compliant state, so I hope that by front-loading much of the sourcing and bluebooking, my note will feel like a “normal” 200-footnote note. Publishing is a very important goal of mine as I work toward becoming a professor, so I am more than willing to continue my work in sourcing/bluebooking after this submission. </w:t>
      </w:r>
    </w:p>
    <w:p w14:paraId="3505BB4F" w14:textId="77777777" w:rsidR="00AA0547" w:rsidRPr="00A9375B" w:rsidRDefault="00AA0547" w:rsidP="000E3EAB">
      <w:pPr>
        <w:jc w:val="both"/>
      </w:pPr>
    </w:p>
    <w:p w14:paraId="6589E572" w14:textId="786425A9" w:rsidR="00E017A9" w:rsidRPr="00A9375B" w:rsidRDefault="00B272F1" w:rsidP="000E3EAB">
      <w:pPr>
        <w:jc w:val="both"/>
      </w:pPr>
      <w:r>
        <w:t>Thank you,</w:t>
      </w:r>
    </w:p>
    <w:p w14:paraId="4ACC871A" w14:textId="2F9BEF97" w:rsidR="00E017A9" w:rsidRPr="00A9375B" w:rsidRDefault="00E017A9" w:rsidP="000E3EAB">
      <w:pPr>
        <w:jc w:val="both"/>
      </w:pPr>
      <w:r>
        <w:t>Josiah Davis</w:t>
      </w:r>
    </w:p>
    <w:p w14:paraId="24B0B5AE" w14:textId="77777777" w:rsidR="00E017A9" w:rsidRPr="00A9375B" w:rsidRDefault="00E017A9" w:rsidP="000E3EAB">
      <w:pPr>
        <w:jc w:val="both"/>
      </w:pPr>
    </w:p>
    <w:p w14:paraId="0B2B03A7" w14:textId="77777777" w:rsidR="00E017A9" w:rsidRPr="00A9375B" w:rsidRDefault="00E017A9" w:rsidP="000E3EAB">
      <w:pPr>
        <w:jc w:val="both"/>
      </w:pPr>
    </w:p>
    <w:p w14:paraId="46F93E29" w14:textId="77777777" w:rsidR="00E017A9" w:rsidRPr="00A9375B" w:rsidRDefault="00E017A9" w:rsidP="000E3EAB">
      <w:pPr>
        <w:jc w:val="both"/>
      </w:pPr>
    </w:p>
    <w:p w14:paraId="16D2E03B" w14:textId="77777777" w:rsidR="00B272F1" w:rsidRPr="00A9375B" w:rsidRDefault="00B272F1" w:rsidP="000E3EAB">
      <w:pPr>
        <w:jc w:val="both"/>
      </w:pPr>
    </w:p>
    <w:p w14:paraId="622E1EC2" w14:textId="77777777" w:rsidR="00B272F1" w:rsidRPr="00A9375B" w:rsidRDefault="00B272F1" w:rsidP="000E3EAB">
      <w:pPr>
        <w:jc w:val="both"/>
      </w:pPr>
    </w:p>
    <w:p w14:paraId="3B2F4BA0" w14:textId="77777777" w:rsidR="00B272F1" w:rsidRPr="00A9375B" w:rsidRDefault="00B272F1" w:rsidP="000E3EAB">
      <w:pPr>
        <w:jc w:val="both"/>
      </w:pPr>
    </w:p>
    <w:p w14:paraId="47BE4FE2" w14:textId="77777777" w:rsidR="00B272F1" w:rsidRPr="00A9375B" w:rsidRDefault="00B272F1" w:rsidP="000E3EAB">
      <w:pPr>
        <w:jc w:val="both"/>
      </w:pPr>
    </w:p>
    <w:p w14:paraId="30A22AC2" w14:textId="77777777" w:rsidR="00B272F1" w:rsidRPr="00A9375B" w:rsidRDefault="00B272F1" w:rsidP="000E3EAB">
      <w:pPr>
        <w:jc w:val="both"/>
      </w:pPr>
    </w:p>
    <w:p w14:paraId="6E7D4471" w14:textId="77777777" w:rsidR="00B272F1" w:rsidRPr="00A9375B" w:rsidRDefault="00B272F1" w:rsidP="000E3EAB">
      <w:pPr>
        <w:jc w:val="both"/>
      </w:pPr>
    </w:p>
    <w:p w14:paraId="5E3E0383" w14:textId="77777777" w:rsidR="00B272F1" w:rsidRPr="00A9375B" w:rsidRDefault="00B272F1" w:rsidP="000E3EAB">
      <w:pPr>
        <w:jc w:val="both"/>
      </w:pPr>
    </w:p>
    <w:p w14:paraId="50B68238" w14:textId="77777777" w:rsidR="00B272F1" w:rsidRPr="00A9375B" w:rsidRDefault="00B272F1" w:rsidP="000E3EAB">
      <w:pPr>
        <w:jc w:val="both"/>
      </w:pPr>
    </w:p>
    <w:p w14:paraId="37DA6B7E" w14:textId="77777777" w:rsidR="00B272F1" w:rsidRPr="00A9375B" w:rsidRDefault="00B272F1" w:rsidP="000E3EAB">
      <w:pPr>
        <w:jc w:val="both"/>
      </w:pPr>
    </w:p>
    <w:p w14:paraId="1A4F3D34" w14:textId="77777777" w:rsidR="00B272F1" w:rsidRPr="00A9375B" w:rsidRDefault="00B272F1" w:rsidP="000E3EAB">
      <w:pPr>
        <w:jc w:val="both"/>
      </w:pPr>
    </w:p>
    <w:p w14:paraId="29831BAC" w14:textId="77777777" w:rsidR="00B272F1" w:rsidRPr="00A9375B" w:rsidRDefault="00B272F1" w:rsidP="000E3EAB">
      <w:pPr>
        <w:jc w:val="both"/>
      </w:pPr>
    </w:p>
    <w:p w14:paraId="3A61E49A" w14:textId="77777777" w:rsidR="00B272F1" w:rsidRPr="00A9375B" w:rsidRDefault="00B272F1" w:rsidP="000E3EAB">
      <w:pPr>
        <w:jc w:val="both"/>
      </w:pPr>
    </w:p>
    <w:p w14:paraId="0520077D" w14:textId="77777777" w:rsidR="00B272F1" w:rsidRPr="00A9375B" w:rsidRDefault="00B272F1" w:rsidP="000E3EAB">
      <w:pPr>
        <w:jc w:val="both"/>
      </w:pPr>
    </w:p>
    <w:p w14:paraId="03471643" w14:textId="77777777" w:rsidR="00B272F1" w:rsidRPr="00A9375B" w:rsidRDefault="00B272F1" w:rsidP="000E3EAB">
      <w:pPr>
        <w:jc w:val="both"/>
      </w:pPr>
    </w:p>
    <w:p w14:paraId="4BD88399" w14:textId="77777777" w:rsidR="00B272F1" w:rsidRPr="00A9375B" w:rsidRDefault="00B272F1" w:rsidP="000E3EAB">
      <w:pPr>
        <w:jc w:val="both"/>
      </w:pPr>
    </w:p>
    <w:p w14:paraId="6A16FE7F" w14:textId="77777777" w:rsidR="00B272F1" w:rsidRPr="00A9375B" w:rsidRDefault="00B272F1" w:rsidP="000E3EAB">
      <w:pPr>
        <w:jc w:val="both"/>
      </w:pPr>
    </w:p>
    <w:p w14:paraId="7E88D0E3" w14:textId="77777777" w:rsidR="00B272F1" w:rsidRPr="00A9375B" w:rsidRDefault="00B272F1" w:rsidP="000E3EAB">
      <w:pPr>
        <w:jc w:val="both"/>
      </w:pPr>
    </w:p>
    <w:p w14:paraId="7EE2ABE7" w14:textId="77777777" w:rsidR="00B272F1" w:rsidRPr="00A9375B" w:rsidRDefault="00B272F1" w:rsidP="000E3EAB">
      <w:pPr>
        <w:jc w:val="both"/>
      </w:pPr>
    </w:p>
    <w:p w14:paraId="1C172845" w14:textId="77777777" w:rsidR="00B272F1" w:rsidRPr="00A9375B" w:rsidRDefault="00B272F1" w:rsidP="000E3EAB">
      <w:pPr>
        <w:jc w:val="both"/>
      </w:pPr>
    </w:p>
    <w:p w14:paraId="5E987A4F" w14:textId="77777777" w:rsidR="00B272F1" w:rsidRPr="00A9375B" w:rsidRDefault="00B272F1" w:rsidP="000E3EAB">
      <w:pPr>
        <w:jc w:val="both"/>
      </w:pPr>
    </w:p>
    <w:p w14:paraId="7FCEA294" w14:textId="77777777" w:rsidR="00B272F1" w:rsidRPr="00A9375B" w:rsidRDefault="00B272F1" w:rsidP="000E3EAB">
      <w:pPr>
        <w:jc w:val="both"/>
      </w:pPr>
    </w:p>
    <w:p w14:paraId="752DDEE0" w14:textId="77777777" w:rsidR="00B272F1" w:rsidRPr="00A9375B" w:rsidRDefault="00B272F1" w:rsidP="000E3EAB">
      <w:pPr>
        <w:jc w:val="both"/>
      </w:pPr>
    </w:p>
    <w:p w14:paraId="613E3FD0" w14:textId="77777777" w:rsidR="00B272F1" w:rsidRPr="00A9375B" w:rsidRDefault="00B272F1" w:rsidP="000E3EAB">
      <w:pPr>
        <w:jc w:val="both"/>
      </w:pPr>
    </w:p>
    <w:p w14:paraId="526E46C3" w14:textId="77777777" w:rsidR="00B272F1" w:rsidRPr="00A9375B" w:rsidRDefault="00B272F1" w:rsidP="000E3EAB">
      <w:pPr>
        <w:jc w:val="both"/>
      </w:pPr>
    </w:p>
    <w:p w14:paraId="14AEE144" w14:textId="77777777" w:rsidR="00B272F1" w:rsidRPr="00A9375B" w:rsidRDefault="00B272F1" w:rsidP="000E3EAB">
      <w:pPr>
        <w:jc w:val="both"/>
      </w:pPr>
    </w:p>
    <w:p w14:paraId="108B74AE" w14:textId="77777777" w:rsidR="00B272F1" w:rsidRPr="00A9375B" w:rsidRDefault="00B272F1" w:rsidP="000E3EAB">
      <w:pPr>
        <w:jc w:val="both"/>
      </w:pPr>
    </w:p>
    <w:p w14:paraId="381F2F79" w14:textId="77777777" w:rsidR="00B272F1" w:rsidRPr="00A9375B" w:rsidRDefault="00B272F1" w:rsidP="000E3EAB">
      <w:pPr>
        <w:jc w:val="both"/>
      </w:pPr>
    </w:p>
    <w:p w14:paraId="76C38F19" w14:textId="77777777" w:rsidR="00765A93" w:rsidRPr="00A9375B" w:rsidRDefault="00765A93" w:rsidP="000E3EAB">
      <w:pPr>
        <w:jc w:val="both"/>
      </w:pPr>
    </w:p>
    <w:p w14:paraId="55056B35" w14:textId="77777777" w:rsidR="00AA0547" w:rsidRPr="00A9375B" w:rsidRDefault="00AA0547" w:rsidP="000E3EAB">
      <w:pPr>
        <w:jc w:val="both"/>
      </w:pPr>
    </w:p>
    <w:p w14:paraId="4A95F245" w14:textId="3908A259" w:rsidR="000F5FFF" w:rsidRPr="007D6C35" w:rsidRDefault="009066FB" w:rsidP="003D74D8">
      <w:pPr>
        <w:spacing w:line="480" w:lineRule="auto"/>
        <w:jc w:val="center"/>
        <w:rPr>
          <w:b/>
          <w:bCs/>
          <w:smallCaps/>
          <w:sz w:val="32"/>
          <w:szCs w:val="32"/>
        </w:rPr>
      </w:pPr>
      <w:r>
        <w:rPr>
          <w:b/>
          <w:bCs/>
          <w:smallCaps/>
          <w:sz w:val="32"/>
          <w:szCs w:val="32"/>
        </w:rPr>
        <w:lastRenderedPageBreak/>
        <w:t>The Forge and the Forum</w:t>
      </w:r>
    </w:p>
    <w:p w14:paraId="4191BC8F" w14:textId="790D4CFB" w:rsidR="00B57D67" w:rsidRPr="003D74D8" w:rsidRDefault="00177DF7" w:rsidP="003D74D8">
      <w:pPr>
        <w:spacing w:line="480" w:lineRule="auto"/>
        <w:jc w:val="center"/>
        <w:rPr>
          <w:sz w:val="32"/>
          <w:szCs w:val="32"/>
        </w:rPr>
      </w:pPr>
      <w:r>
        <w:rPr>
          <w:sz w:val="32"/>
          <w:szCs w:val="32"/>
        </w:rPr>
        <w:t>Josiah Davis</w:t>
      </w:r>
      <w:r>
        <w:rPr>
          <w:rStyle w:val="FootnoteReference"/>
          <w:smallCaps/>
          <w:color w:val="000000" w:themeColor="text1"/>
          <w:sz w:val="32"/>
          <w:szCs w:val="32"/>
        </w:rPr>
        <w:footnoteReference w:id="1"/>
      </w:r>
    </w:p>
    <w:p w14:paraId="463B0C52" w14:textId="6828502C" w:rsidR="00CC4B9B" w:rsidRPr="00A9375B" w:rsidRDefault="0073587F" w:rsidP="003D74D8">
      <w:pPr>
        <w:pStyle w:val="ListParagraph"/>
        <w:numPr>
          <w:ilvl w:val="0"/>
          <w:numId w:val="11"/>
        </w:numPr>
        <w:spacing w:line="480" w:lineRule="auto"/>
        <w:jc w:val="both"/>
        <w:rPr>
          <w:smallCaps/>
          <w:color w:val="000000" w:themeColor="text1"/>
        </w:rPr>
      </w:pPr>
      <w:r>
        <w:rPr>
          <w:smallCaps/>
          <w:color w:val="000000" w:themeColor="text1"/>
        </w:rPr>
        <w:t>Introduction</w:t>
      </w:r>
    </w:p>
    <w:p w14:paraId="00003AD9" w14:textId="6172A583"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Features of QCMS</w:t>
      </w:r>
    </w:p>
    <w:p w14:paraId="09CFABD6" w14:textId="52C45280"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Lawyers File Disputes Without Testing Them Due to Three Historical Reasons</w:t>
      </w:r>
    </w:p>
    <w:p w14:paraId="6462754C" w14:textId="6818FE4F"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First Historical Development – Choice of Lawyers Role</w:t>
      </w:r>
    </w:p>
    <w:p w14:paraId="556D56D6" w14:textId="4C6ABCE9"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Second Historical Development – Institutional Capacity for Disputes</w:t>
      </w:r>
    </w:p>
    <w:p w14:paraId="1C4DCC38" w14:textId="2B9C03DC" w:rsidR="00435F10" w:rsidRPr="00A9375B" w:rsidRDefault="00435F10"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Third Historical Development – </w:t>
      </w:r>
      <w:r>
        <w:rPr>
          <w:i/>
          <w:iCs/>
          <w:smallCaps/>
        </w:rPr>
        <w:t>Monetization of Disputes</w:t>
      </w:r>
    </w:p>
    <w:p w14:paraId="4B660F1A" w14:textId="273C5171" w:rsidR="00CC4B9B" w:rsidRPr="00A9375B" w:rsidRDefault="00CC4B9B" w:rsidP="003D74D8">
      <w:pPr>
        <w:pStyle w:val="ListParagraph"/>
        <w:numPr>
          <w:ilvl w:val="1"/>
          <w:numId w:val="11"/>
        </w:numPr>
        <w:spacing w:line="480" w:lineRule="auto"/>
        <w:jc w:val="both"/>
        <w:rPr>
          <w:smallCaps/>
          <w:color w:val="000000" w:themeColor="text1"/>
        </w:rPr>
      </w:pPr>
      <w:r>
        <w:rPr>
          <w:i/>
          <w:iCs/>
          <w:color w:val="000000" w:themeColor="text1"/>
        </w:rPr>
        <w:t>Roadmap</w:t>
      </w:r>
    </w:p>
    <w:p w14:paraId="6CF3FD4C" w14:textId="77777777" w:rsidR="0026069C" w:rsidRPr="00A9375B" w:rsidRDefault="0026069C" w:rsidP="003D74D8">
      <w:pPr>
        <w:pStyle w:val="ListParagraph"/>
        <w:spacing w:line="480" w:lineRule="auto"/>
        <w:ind w:left="1080"/>
        <w:jc w:val="both"/>
        <w:rPr>
          <w:smallCaps/>
          <w:color w:val="000000" w:themeColor="text1"/>
        </w:rPr>
      </w:pPr>
    </w:p>
    <w:p w14:paraId="2A31AE4B" w14:textId="2B125ACD"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When Insular Advocacy Fails: The </w:t>
      </w:r>
      <w:r>
        <w:rPr>
          <w:i/>
          <w:iCs/>
          <w:smallCaps/>
          <w:color w:val="000000" w:themeColor="text1"/>
        </w:rPr>
        <w:t>Skrmetti</w:t>
      </w:r>
      <w:r>
        <w:rPr>
          <w:smallCaps/>
          <w:color w:val="000000" w:themeColor="text1"/>
        </w:rPr>
        <w:t xml:space="preserve"> Case </w:t>
      </w:r>
    </w:p>
    <w:p w14:paraId="2C15CA56" w14:textId="4D00C24D"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The Litigation and Its Predictable Defeat</w:t>
      </w:r>
    </w:p>
    <w:p w14:paraId="52568EC7" w14:textId="3DD34213"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Contrasting Case Study: NAACP Legal Defense</w:t>
      </w:r>
    </w:p>
    <w:p w14:paraId="4AA93390" w14:textId="77777777" w:rsidR="00177DF7" w:rsidRPr="00A9375B" w:rsidRDefault="00177DF7" w:rsidP="003D74D8">
      <w:pPr>
        <w:pStyle w:val="ListParagraph"/>
        <w:spacing w:line="480" w:lineRule="auto"/>
        <w:ind w:left="1440"/>
        <w:jc w:val="both"/>
        <w:rPr>
          <w:smallCaps/>
          <w:color w:val="000000" w:themeColor="text1"/>
        </w:rPr>
      </w:pPr>
    </w:p>
    <w:p w14:paraId="13F9B5C6" w14:textId="209351C2"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Groupthink in the Legal Profession</w:t>
      </w:r>
    </w:p>
    <w:p w14:paraId="5C363A51" w14:textId="6F437DE6"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Three Antecedent Conditions of Groupthink: First Generation Conservative PILFS</w:t>
      </w:r>
    </w:p>
    <w:p w14:paraId="60FE5444" w14:textId="2F5928F6" w:rsidR="00285CFF"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Law School as an Incubator of Groupthink</w:t>
      </w:r>
    </w:p>
    <w:p w14:paraId="6DF040B4" w14:textId="28AC5669"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Outside of Law School and Legal Contexts</w:t>
      </w:r>
    </w:p>
    <w:p w14:paraId="53E2AB06" w14:textId="77777777" w:rsidR="00B57D67" w:rsidRPr="00A9375B" w:rsidRDefault="00B57D67" w:rsidP="003D74D8">
      <w:pPr>
        <w:pStyle w:val="ListParagraph"/>
        <w:spacing w:line="480" w:lineRule="auto"/>
        <w:ind w:left="1440"/>
        <w:jc w:val="both"/>
        <w:rPr>
          <w:smallCaps/>
          <w:color w:val="000000" w:themeColor="text1"/>
        </w:rPr>
      </w:pPr>
    </w:p>
    <w:p w14:paraId="7D23D6EA" w14:textId="7600789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The Constitutional Convention: Preventing Groupthink Despite Overwhelming Odds </w:t>
      </w:r>
    </w:p>
    <w:p w14:paraId="7FE148F6" w14:textId="79022E74"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All Three of Janis’ Antecedent Conditions Were Present</w:t>
      </w:r>
    </w:p>
    <w:p w14:paraId="7F61652E" w14:textId="0F9C2D22"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How the Convention Prevented Groupthink and Scrutinized Their Claim (We Need a New Constitution) Prior to Filing (Presenting to the Public for Ratification)</w:t>
      </w:r>
    </w:p>
    <w:p w14:paraId="531E94F4" w14:textId="35C9E709"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The Forge and the Forum</w:t>
      </w:r>
    </w:p>
    <w:p w14:paraId="43FEFF5A" w14:textId="77777777" w:rsidR="00177DF7" w:rsidRPr="00A9375B" w:rsidRDefault="00177DF7" w:rsidP="003D74D8">
      <w:pPr>
        <w:pStyle w:val="ListParagraph"/>
        <w:spacing w:line="480" w:lineRule="auto"/>
        <w:ind w:left="1440"/>
        <w:jc w:val="both"/>
        <w:rPr>
          <w:smallCaps/>
          <w:color w:val="000000" w:themeColor="text1"/>
        </w:rPr>
      </w:pPr>
    </w:p>
    <w:p w14:paraId="556ADFF6" w14:textId="283BBF1D"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Dispute Resolution as Prevention: A Lost Tradition </w:t>
      </w:r>
    </w:p>
    <w:p w14:paraId="351F88CC" w14:textId="53CC3280"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Ancient and Classical Systems: Community-Based Scrutiny Before Claims Hardened</w:t>
      </w:r>
    </w:p>
    <w:p w14:paraId="0F21E94E" w14:textId="77777777" w:rsidR="006C7E51"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Cultural and Indigenous Approaches: Communal Harmony Over Formal Vindication</w:t>
      </w:r>
    </w:p>
    <w:p w14:paraId="6652F40F" w14:textId="1A3CF449" w:rsidR="00497495"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Anglo-Saxon England: The Defeat of Local Practices</w:t>
      </w:r>
    </w:p>
    <w:p w14:paraId="35E98424" w14:textId="2B6F4265" w:rsidR="00497495" w:rsidRPr="00A9375B" w:rsidRDefault="00497495" w:rsidP="003D74D8">
      <w:pPr>
        <w:pStyle w:val="ListParagraph"/>
        <w:numPr>
          <w:ilvl w:val="1"/>
          <w:numId w:val="11"/>
        </w:numPr>
        <w:spacing w:line="480" w:lineRule="auto"/>
        <w:jc w:val="both"/>
        <w:rPr>
          <w:i/>
          <w:iCs/>
          <w:smallCaps/>
          <w:color w:val="000000" w:themeColor="text1"/>
        </w:rPr>
      </w:pPr>
      <w:r>
        <w:rPr>
          <w:i/>
          <w:iCs/>
          <w:color w:val="000000" w:themeColor="text1"/>
        </w:rPr>
        <w:t>QCMs Sometimes Disproportionately Burdened Disadvantaged Groups</w:t>
      </w:r>
    </w:p>
    <w:p w14:paraId="5D10C775" w14:textId="77777777" w:rsidR="00285CFF" w:rsidRPr="00A9375B" w:rsidRDefault="00285CFF" w:rsidP="003D74D8">
      <w:pPr>
        <w:pStyle w:val="ListParagraph"/>
        <w:spacing w:line="480" w:lineRule="auto"/>
        <w:ind w:left="1440"/>
        <w:jc w:val="both"/>
        <w:rPr>
          <w:smallCaps/>
          <w:color w:val="000000" w:themeColor="text1"/>
        </w:rPr>
      </w:pPr>
    </w:p>
    <w:p w14:paraId="519DF58E" w14:textId="2EFD43BA" w:rsidR="00285CFF" w:rsidRPr="00A9375B" w:rsidRDefault="00285CFF" w:rsidP="003D74D8">
      <w:pPr>
        <w:pStyle w:val="ListParagraph"/>
        <w:numPr>
          <w:ilvl w:val="0"/>
          <w:numId w:val="11"/>
        </w:numPr>
        <w:spacing w:line="480" w:lineRule="auto"/>
        <w:jc w:val="both"/>
        <w:rPr>
          <w:smallCaps/>
          <w:color w:val="000000" w:themeColor="text1"/>
        </w:rPr>
      </w:pPr>
      <w:r>
        <w:rPr>
          <w:smallCaps/>
        </w:rPr>
        <w:t>These Historical Practices were not Early Iterations of Modern ADR</w:t>
      </w:r>
    </w:p>
    <w:p w14:paraId="4FC4F95F" w14:textId="529F983D" w:rsidR="008C560D" w:rsidRPr="00A9375B" w:rsidRDefault="008C560D" w:rsidP="003D74D8">
      <w:pPr>
        <w:pStyle w:val="ListParagraph"/>
        <w:numPr>
          <w:ilvl w:val="1"/>
          <w:numId w:val="11"/>
        </w:numPr>
        <w:spacing w:line="480" w:lineRule="auto"/>
        <w:jc w:val="both"/>
        <w:rPr>
          <w:smallCaps/>
          <w:color w:val="000000" w:themeColor="text1"/>
        </w:rPr>
      </w:pPr>
      <w:r>
        <w:rPr>
          <w:i/>
          <w:iCs/>
        </w:rPr>
        <w:t>Vacillation of Viability of Informal Forums in Colonies and Founding Era</w:t>
      </w:r>
    </w:p>
    <w:p w14:paraId="4FC4F960" w14:textId="5FC7749E" w:rsidR="008C560D" w:rsidRPr="00A9375B" w:rsidRDefault="008C560D" w:rsidP="003D74D8">
      <w:pPr>
        <w:pStyle w:val="ListParagraph"/>
        <w:numPr>
          <w:ilvl w:val="1"/>
          <w:numId w:val="11"/>
        </w:numPr>
        <w:spacing w:line="480" w:lineRule="auto"/>
        <w:jc w:val="both"/>
        <w:rPr>
          <w:smallCaps/>
          <w:color w:val="000000" w:themeColor="text1"/>
        </w:rPr>
      </w:pPr>
      <w:r>
        <w:rPr>
          <w:i/>
          <w:iCs/>
        </w:rPr>
        <w:t>First Historical Factor – Choice of the Lawyer’s Role</w:t>
      </w:r>
    </w:p>
    <w:p w14:paraId="4FC4F961" w14:textId="529F983F" w:rsidR="008C560D" w:rsidRPr="00A9375B" w:rsidRDefault="008C560D" w:rsidP="003D74D8">
      <w:pPr>
        <w:pStyle w:val="ListParagraph"/>
        <w:numPr>
          <w:ilvl w:val="1"/>
          <w:numId w:val="11"/>
        </w:numPr>
        <w:spacing w:line="480" w:lineRule="auto"/>
        <w:jc w:val="both"/>
        <w:rPr>
          <w:smallCaps/>
          <w:color w:val="000000" w:themeColor="text1"/>
        </w:rPr>
      </w:pPr>
      <w:r>
        <w:rPr>
          <w:i/>
          <w:iCs/>
        </w:rPr>
        <w:t>Attitudes Towards the Utilization of Informal Options Continue to Waver</w:t>
      </w:r>
    </w:p>
    <w:p w14:paraId="4FC4F962" w14:textId="156B8699" w:rsidR="008C560D" w:rsidRPr="00A9375B" w:rsidRDefault="008C560D" w:rsidP="003D74D8">
      <w:pPr>
        <w:pStyle w:val="ListParagraph"/>
        <w:numPr>
          <w:ilvl w:val="1"/>
          <w:numId w:val="11"/>
        </w:numPr>
        <w:spacing w:line="480" w:lineRule="auto"/>
        <w:jc w:val="both"/>
        <w:rPr>
          <w:smallCaps/>
          <w:color w:val="000000" w:themeColor="text1"/>
        </w:rPr>
      </w:pPr>
      <w:r>
        <w:rPr>
          <w:i/>
          <w:iCs/>
        </w:rPr>
        <w:t>Second Historical Factor – Legal System’s Institutional Capacity for Disputes</w:t>
      </w:r>
    </w:p>
    <w:p w14:paraId="4FC4F963" w14:textId="529F9841" w:rsidR="008C560D" w:rsidRPr="00A9375B" w:rsidRDefault="008C560D" w:rsidP="003D74D8">
      <w:pPr>
        <w:pStyle w:val="ListParagraph"/>
        <w:numPr>
          <w:ilvl w:val="1"/>
          <w:numId w:val="11"/>
        </w:numPr>
        <w:spacing w:line="480" w:lineRule="auto"/>
        <w:jc w:val="both"/>
        <w:rPr>
          <w:smallCaps/>
          <w:color w:val="000000" w:themeColor="text1"/>
        </w:rPr>
      </w:pPr>
      <w:r>
        <w:rPr>
          <w:i/>
          <w:iCs/>
        </w:rPr>
        <w:t>Third Historical Factor – Monetization of Disputes</w:t>
      </w:r>
    </w:p>
    <w:p w14:paraId="4FC4F964" w14:textId="529F9842" w:rsidR="008C560D" w:rsidRPr="00A9375B" w:rsidRDefault="008C560D" w:rsidP="003D74D8">
      <w:pPr>
        <w:pStyle w:val="ListParagraph"/>
        <w:numPr>
          <w:ilvl w:val="1"/>
          <w:numId w:val="11"/>
        </w:numPr>
        <w:spacing w:line="480" w:lineRule="auto"/>
        <w:jc w:val="both"/>
        <w:rPr>
          <w:smallCaps/>
          <w:color w:val="000000" w:themeColor="text1"/>
        </w:rPr>
      </w:pPr>
      <w:r>
        <w:rPr>
          <w:i/>
          <w:iCs/>
        </w:rPr>
        <w:t>The 1976 Pound Conference</w:t>
      </w:r>
    </w:p>
    <w:p w14:paraId="794A84CE" w14:textId="77777777" w:rsidR="00177DF7" w:rsidRPr="00A9375B" w:rsidRDefault="00177DF7" w:rsidP="003D74D8">
      <w:pPr>
        <w:pStyle w:val="ListParagraph"/>
        <w:spacing w:line="480" w:lineRule="auto"/>
        <w:ind w:left="1440"/>
        <w:jc w:val="both"/>
        <w:rPr>
          <w:smallCaps/>
          <w:color w:val="000000" w:themeColor="text1"/>
        </w:rPr>
      </w:pPr>
    </w:p>
    <w:p w14:paraId="165453C2" w14:textId="1B49ADCF" w:rsidR="00285CFF" w:rsidRPr="00A9375B" w:rsidRDefault="008C560D" w:rsidP="003D74D8">
      <w:pPr>
        <w:pStyle w:val="ListParagraph"/>
        <w:numPr>
          <w:ilvl w:val="0"/>
          <w:numId w:val="11"/>
        </w:numPr>
        <w:spacing w:line="480" w:lineRule="auto"/>
        <w:jc w:val="both"/>
        <w:rPr>
          <w:smallCaps/>
          <w:color w:val="000000" w:themeColor="text1"/>
        </w:rPr>
      </w:pPr>
      <w:r>
        <w:rPr>
          <w:smallCaps/>
        </w:rPr>
        <w:t>The Case For Institutional Dissent</w:t>
      </w:r>
    </w:p>
    <w:p w14:paraId="38332812" w14:textId="1D951E6C" w:rsidR="008C560D" w:rsidRPr="00A9375B" w:rsidRDefault="008C560D" w:rsidP="003D74D8">
      <w:pPr>
        <w:pStyle w:val="ListParagraph"/>
        <w:numPr>
          <w:ilvl w:val="1"/>
          <w:numId w:val="11"/>
        </w:numPr>
        <w:spacing w:line="480" w:lineRule="auto"/>
        <w:jc w:val="both"/>
        <w:rPr>
          <w:i/>
          <w:iCs/>
          <w:color w:val="000000" w:themeColor="text1"/>
        </w:rPr>
      </w:pPr>
      <w:r>
        <w:rPr>
          <w:i/>
          <w:iCs/>
        </w:rPr>
        <w:t>Leaders’ Responsibility to Compose Cognitively Diverse Teams</w:t>
      </w:r>
    </w:p>
    <w:p w14:paraId="1CBB13CC" w14:textId="3ADC804F"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Legal Leaders’ Responsibility to be Cognizant of Psychological and Structural Barriers</w:t>
      </w:r>
    </w:p>
    <w:p w14:paraId="09EA0823" w14:textId="369EC0FE"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Implementing Structured Discussions</w:t>
        <w:tab/>
      </w:r>
    </w:p>
    <w:p w14:paraId="5E89308C" w14:textId="524B2523" w:rsidR="00AA0547" w:rsidRPr="00A9375B" w:rsidRDefault="00AA0547"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Nominal Group </w:t>
      </w:r>
      <w:r>
        <w:rPr>
          <w:i/>
          <w:iCs/>
          <w:smallCaps/>
          <w:lang w:bidi="en-US"/>
        </w:rPr>
        <w:t>Technique and the Delphi Method</w:t>
      </w:r>
    </w:p>
    <w:p w14:paraId="07D0A957"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Premortem Analysis and Collective Role Reversal</w:t>
      </w:r>
    </w:p>
    <w:p w14:paraId="17CF53DB" w14:textId="541B3ABF"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Red Team Assessment and Key Assumptions Check</w:t>
      </w:r>
    </w:p>
    <w:p w14:paraId="2CF54445" w14:textId="3D2AB0EA" w:rsidR="0010670E"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The Practices Discussed Above Can and Should be Billed</w:t>
      </w:r>
    </w:p>
    <w:p w14:paraId="0E3D87B3" w14:textId="334E86C9" w:rsidR="0010670E" w:rsidRPr="00A9375B" w:rsidRDefault="0010670E" w:rsidP="003D74D8">
      <w:pPr>
        <w:pStyle w:val="ListParagraph"/>
        <w:numPr>
          <w:ilvl w:val="1"/>
          <w:numId w:val="11"/>
        </w:numPr>
        <w:spacing w:line="480" w:lineRule="auto"/>
        <w:jc w:val="both"/>
        <w:rPr>
          <w:i/>
          <w:iCs/>
          <w:color w:val="000000" w:themeColor="text1"/>
        </w:rPr>
      </w:pPr>
      <w:r>
        <w:rPr>
          <w:i/>
          <w:iCs/>
          <w:lang w:bidi="en-US"/>
        </w:rPr>
        <w:t>One Final Case Study: Authentic Dissent as a Necessary Condition to Remarkable Advocacy</w:t>
      </w:r>
    </w:p>
    <w:p w14:paraId="35415864" w14:textId="77777777" w:rsidR="00590752" w:rsidRPr="00A9375B" w:rsidRDefault="00590752" w:rsidP="003D74D8">
      <w:pPr>
        <w:spacing w:line="480" w:lineRule="auto"/>
        <w:jc w:val="both"/>
        <w:rPr>
          <w:smallCaps/>
          <w:color w:val="000000" w:themeColor="text1"/>
        </w:rPr>
      </w:pPr>
    </w:p>
    <w:p w14:paraId="601AEAE7" w14:textId="74ABECC3" w:rsidR="005754AC" w:rsidRPr="00A9375B" w:rsidRDefault="00285CFF" w:rsidP="003D74D8">
      <w:pPr>
        <w:pStyle w:val="ListParagraph"/>
        <w:numPr>
          <w:ilvl w:val="0"/>
          <w:numId w:val="11"/>
        </w:numPr>
        <w:spacing w:line="480" w:lineRule="auto"/>
        <w:jc w:val="both"/>
        <w:rPr>
          <w:smallCaps/>
          <w:color w:val="000000" w:themeColor="text1"/>
        </w:rPr>
      </w:pPr>
      <w:r>
        <w:rPr>
          <w:smallCaps/>
          <w:color w:val="000000" w:themeColor="text1"/>
        </w:rPr>
        <w:t>Conclusion</w:t>
      </w:r>
    </w:p>
    <w:p w14:paraId="169B50E0" w14:textId="08B7C08A" w:rsidR="00E734A3" w:rsidRPr="00A9375B" w:rsidRDefault="00E734A3" w:rsidP="003D74D8">
      <w:pPr>
        <w:spacing w:line="480" w:lineRule="auto"/>
        <w:jc w:val="center"/>
      </w:pPr>
      <w:r>
        <w:t>Abstract</w:t>
      </w:r>
    </w:p>
    <w:p w14:paraId="082ADA52" w14:textId="24314B72" w:rsidR="000E12F3" w:rsidRDefault="0008305B" w:rsidP="003D74D8">
      <w:pPr>
        <w:spacing w:line="480" w:lineRule="auto"/>
        <w:jc w:val="both"/>
        <w:rPr>
          <w:color w:val="000000" w:themeColor="text1"/>
        </w:rPr>
      </w:pPr>
      <w:bookmarkStart w:id="0" w:name="OLE_LINK13"/>
      <w:bookmarkStart w:id="1" w:name="OLE_LINK14"/>
      <w:r>
        <w:rPr>
          <w:color w:val="000000" w:themeColor="text1"/>
        </w:rPr>
        <w:t xml:space="preserve">Throughout much of recorded human history, before burdening courts with a potentially weak claim, disputants first subjected their claims to the forge of internal dissent. Disputants did this because substantial personal costs were a prerequisite for entering the formal system—costs that served as Quality Control Mechanisms (QCMs) across Ancient Near Eastern, Classical Greek, Ancient Roman, Traditional Chinese, and Medieval English societies. These costs could be ‘paid’ once a disputant tested the strength of their claim, wherein the disputant either (1) entered the formal system with a claim they deemed strong (2) sought relief through a network of independent informal forums or (3) used the scrutiny process to address the case's weaknesses in preparation </w:t>
        <w:lastRenderedPageBreak/>
        <w:t xml:space="preserve">for the fuller relief offered by the formal system. This process served as an efficiency filter, placing the burden of clearing formal dockets on the disputant while also benefiting the disputant and their client by requiring them to present battle-tested advocacy. The United States inherited the historic dispute resolution tradition and then dismantled the forge of pre-filing scrutiny due to three historical circumstances: the legal profession's choice to cement the identity of the lawyer as a zealous advocate over an objective case assessor, the profession's unique institutional capacity for capturing and colonizing dispute resolution forums, and the widespread transition to an hourly billing model that shielded lawyers from the financial consequences of indulging their own cognitive biases. One consequence of these historical developments is that, because the progressive-era experiment of placing the burden of relieving dockets on the courts failed, litigation, mediation, and arbitration collapsed onto the same track as trial. Thereafter, the informal forum––which historically had taken in weak cases–vanished, thereby depriving the system of an opportunity to take some claims away from formal courts. The greater consequence, however, is that, because there is no 'cost' of entering the formal system with a weak claim, there is no 'payment' for pre-filing scrutiny. It follows that the most important claims—such as constitutional rights violations, which can only be remedied in formal courts—no longer receive the pre-filing scrutiny they once did. At present, the narrow focus on looking outward to external forums rather than inward to the strength of one's case means that legal strategy becomes infected, at both the individual and group levels, with cognitive biases. Left unchecked, these biases compound across a cohesive group (asking now “which external forum is optimal?” and not “should this claim be externalized at all?”) and mature into groupthink — the deterioration of strategic judgment that occurs when a cohesive deliberative body, insulated from adversarial testing of its own assumptions, mistakes internal consensus for external viability. This Note traces that history and </w:t>
        <w:lastRenderedPageBreak/>
        <w:t>its present consequences, drawing from it a practical argument about how legal organizations advocate today. To shield clients from disastrous advocacy born from these echo chambers, modern deliberative bodies must reinstitute forges by cultivating authentic dissent. Legal leaders can achieve this by composing cognitively diverse teams, establishing psychologically safe work environments, and mandating structured case discussions. Ultimately, the modern absence of pre-filing scrutiny is the historical anomaly, and recovering this tradition requires nothing more than a willingness to surround oneself with people who think differently, and to listen to what they have to say.</w:t>
      </w:r>
    </w:p>
    <w:p w14:paraId="28D7A63F" w14:textId="687AE5CF" w:rsidR="0008305B" w:rsidRDefault="007D6C35" w:rsidP="003D74D8">
      <w:pPr>
        <w:spacing w:line="480" w:lineRule="auto"/>
        <w:jc w:val="center"/>
        <w:rPr>
          <w:color w:val="000000" w:themeColor="text1"/>
        </w:rPr>
      </w:pPr>
      <w:r>
        <w:rPr>
          <w:color w:val="000000" w:themeColor="text1"/>
        </w:rPr>
        <w:t>* * *</w:t>
      </w:r>
    </w:p>
    <w:p w14:paraId="461FEFD6" w14:textId="77777777" w:rsidR="001B515B" w:rsidRPr="007D6C35" w:rsidRDefault="001B515B" w:rsidP="001B515B">
      <w:pPr>
        <w:spacing w:line="480" w:lineRule="auto"/>
        <w:rPr>
          <w:color w:val="000000" w:themeColor="text1"/>
        </w:rPr>
      </w:pPr>
    </w:p>
    <w:p w14:paraId="04B66CFA" w14:textId="4282E206" w:rsidR="007D6C35" w:rsidRDefault="00F22FFC" w:rsidP="003D74D8">
      <w:pPr>
        <w:pStyle w:val="ListParagraph"/>
        <w:numPr>
          <w:ilvl w:val="0"/>
          <w:numId w:val="31"/>
        </w:numPr>
        <w:spacing w:line="480" w:lineRule="auto"/>
        <w:jc w:val="center"/>
        <w:rPr>
          <w:smallCaps/>
          <w:color w:val="000000" w:themeColor="text1"/>
        </w:rPr>
      </w:pPr>
      <w:r>
        <w:rPr>
          <w:smallCaps/>
          <w:color w:val="000000" w:themeColor="text1"/>
        </w:rPr>
        <w:t>Introduction</w:t>
      </w:r>
    </w:p>
    <w:p w14:paraId="33F04A0B" w14:textId="5C35D743" w:rsidR="001B76BD" w:rsidRDefault="00000000" w:rsidP="00C14BC5">
      <w:pPr>
        <w:pStyle w:val="BodyTextFirstIndent"/>
        <w:spacing w:line="480" w:lineRule="auto"/>
        <w:jc w:val="both"/>
        <w:rPr>
          <w:ins w:id="200530" w:author="Claude" w:date="2026-09-27T12:00:00Z"/>
        </w:rPr>
      </w:pPr>
      <w:ins w:id="200529" w:author="Claude" w:date="2026-09-27T12:00:00Z">
        <w:r>
          <w:t xml:space="preserve">Every argument is born in a room. Long before an advocate rises to say “May it please the Court,” a handful of lawyers around a table decide which claim to press, which theory to stake it on, which facts to trust. Rooms come in two kinds. The first is insular, filled with colleagues who share the cause, admire the theory, and regard the other side as not merely wrong but benighted. How pleasant it must be to prepare a case in such a room, hearing one’s own convictions echoed back, a little louder, from every seat at the table! This is known as groupthink. But an argument that no friend has doubted will be doubted for the first time from the bench, at the client’s expense. The second kind of room is adversarial by design. There, the advocate’s own colleagues play judge and opponent, asking every question the other side will ask while there is still time to repair whatever they break. The insular room produces hubris. The adversarial room produces winning arguments.</w:t>
        </w:r>
      </w:ins>
    </w:p>
    <w:p w14:paraId="24556270" w14:textId="4224A733" w:rsidR="001B76BD" w:rsidRDefault="00000000">
      <w:pPr>
        <w:pStyle w:val="BodyTextFirstIndent"/>
        <w:spacing w:line="480" w:lineRule="auto"/>
        <w:jc w:val="both"/>
        <w:rPr>
          <w:ins w:id="200544" w:author="Claude" w:date="2026-09-27T12:00:00Z"/>
        </w:rPr>
      </w:pPr>
      <w:ins w:id="200534" w:author="Claude" w:date="2026-09-27T12:00:00Z">
        <w:r>
          <w:t xml:space="preserve">This introductory section visits one room of each kind. During their two-decade campaign against school segregation, the NAACP’s lawyers rehearsed their Supreme Court arguments before a packed hall at Howard University, with professors </w:t>
        </w:r>
      </w:ins>
      <w:ins w:id="200535" w:author="Claude" w:date="2026-09-27T12:00:00Z">
        <w:r>
          <w:t xml:space="preserve">sitting as </w:t>
        </w:r>
      </w:ins>
      <w:ins w:id="200536" w:author="Claude" w:date="2026-09-27T12:00:00Z">
        <w:r>
          <w:t xml:space="preserve">the </w:t>
        </w:r>
      </w:ins>
      <w:ins w:id="200537" w:author="Claude" w:date="2026-09-27T12:00:00Z">
        <w:r>
          <w:t xml:space="preserve">Justices, and sent their new legal theories through a committee of cognitively diverse lawyers who spoke several interpretive languages and attacked them before any court could. Seven decades later, the ACLU careened into court in </w:t>
        </w:r>
      </w:ins>
      <w:ins w:id="200538" w:author="Claude" w:date="2026-09-27T12:00:00Z">
        <w:r>
          <w:rPr>
            <w:i/>
            <w:iCs/>
          </w:rPr>
          <w:t xml:space="preserve">United States v. Skrmetti,</w:t>
        </w:r>
      </w:ins>
      <w:ins w:id="200539" w:author="Claude" w:date="2026-09-27T12:00:00Z">
        <w:r>
          <w:t xml:space="preserve"> never testing its claim outside its own ideological echo chamber. Both teams believed in the justice of their clients’ cause. One won </w:t>
        </w:r>
      </w:ins>
      <w:ins w:id="200540" w:author="Claude" w:date="2026-09-27T12:00:00Z">
        <w:r>
          <w:rPr>
            <w:i/>
            <w:iCs/>
          </w:rPr>
          <w:t xml:space="preserve">Brown v. Board of Education</w:t>
        </w:r>
      </w:ins>
      <w:ins w:id="200541" w:author="Claude" w:date="2026-09-27T12:00:00Z">
        <w:r>
          <w:t xml:space="preserve">, 9–0. The other lost, 6–3.</w:t>
        </w:r>
      </w:ins>
      <w:ins w:id="200542" w:author="Claude" w:date="2026-09-27T12:00:00Z">
        <w:r>
          <w:rPr>
            <w:rStyle w:val="FootnoteReference"/>
            <w:color w:val="000000" w:themeColor="text1"/>
          </w:rPr>
          <w:footnoteReference w:id="702"/>
        </w:r>
      </w:ins>
      <w:ins w:id="200543" w:author="Claude" w:date="2026-09-27T12:00:00Z">
        <w:r>
          <w:t xml:space="preserve"> I begin with the loss.</w:t>
        </w:r>
      </w:ins>
    </w:p>
    <w:p>
      <w:pPr>
        <w:pStyle w:val="ListParagraph"/>
        <w:numPr>
          <w:ilvl w:val="0"/>
          <w:numId w:val="8"/>
        </w:numPr>
        <w:spacing w:line="480" w:lineRule="auto"/>
        <w:jc w:val="both"/>
        <w:rPr>
          <w:ins w:id="200546" w:author="Claude" w:date="2026-09-27T12:00:00Z"/>
          <w:i/>
          <w:iCs/>
          <w:color w:val="000000" w:themeColor="text1"/>
        </w:rPr>
      </w:pPr>
      <w:ins w:id="200545" w:author="Claude" w:date="2026-09-27T12:00:00Z">
        <w:r>
          <w:rPr>
            <w:i/>
            <w:color w:val="000000" w:themeColor="text1"/>
          </w:rPr>
          <w:t>The Litigation and Its Predictable Defeat</w:t>
        </w:r>
      </w:ins>
    </w:p>
    <w:p w14:paraId="1D7B58AD" w14:textId="75B77BB2" w:rsidR="00744906" w:rsidRPr="00A9375B" w:rsidRDefault="00C97DF2" w:rsidP="00A23742">
      <w:pPr>
        <w:pStyle w:val="BodyTextFirstIndent"/>
        <w:spacing w:line="480" w:lineRule="auto"/>
        <w:jc w:val="both"/>
        <w:rPr>
          <w:ins w:id="200750" w:author="Claude" w:date="2026-09-27T12:00:00Z"/>
        </w:rPr>
      </w:pPr>
      <w:ins w:id="200723" w:author="Claude" w:date="2026-09-27T12:00:00Z">
        <w:r>
          <w:t xml:space="preserve">The Plaintiffs’ case in </w:t>
        </w:r>
      </w:ins>
      <w:ins w:id="200724" w:author="Claude" w:date="2026-09-27T12:00:00Z">
        <w:r>
          <w:rPr>
            <w:i/>
            <w:iCs/>
          </w:rPr>
          <w:t>United States v.</w:t>
        </w:r>
      </w:ins>
      <w:ins w:id="200725" w:author="Claude" w:date="2026-09-27T12:00:00Z">
        <w:r>
          <w:t xml:space="preserve"> </w:t>
        </w:r>
      </w:ins>
      <w:ins w:id="200726" w:author="Claude" w:date="2026-09-27T12:00:00Z">
        <w:r>
          <w:rPr>
            <w:i/>
            <w:iCs/>
          </w:rPr>
          <w:t>Skrmetti</w:t>
        </w:r>
      </w:ins>
      <w:ins w:id="200727" w:author="Claude" w:date="2026-09-27T12:00:00Z">
        <w:r>
          <w:t xml:space="preserve"> was a predictable loss</w:t>
        </w:r>
      </w:ins>
      <w:ins w:id="200728" w:author="Claude" w:date="2026-09-27T12:00:00Z">
        <w:r>
          <w:t>.</w:t>
        </w:r>
      </w:ins>
      <w:ins w:id="200729" w:author="Claude" w:date="2026-09-27T12:00:00Z">
        <w:r>
          <w:rPr>
            <w:rStyle w:val="FootnoteReference"/>
            <w:color w:val="000000" w:themeColor="text1"/>
          </w:rPr>
          <w:footnoteReference w:id="703"/>
        </w:r>
      </w:ins>
      <w:ins w:id="200730" w:author="Claude" w:date="2026-09-27T12:00:00Z">
        <w:r>
          <w:t xml:space="preserve"> It was not simply a matter of a conservative Court voting against progressive interests.</w:t>
        </w:r>
      </w:ins>
      <w:ins w:id="200731" w:author="Claude" w:date="2026-09-27T12:00:00Z">
        <w:r>
          <w:rPr>
            <w:rStyle w:val="FootnoteReference"/>
            <w:color w:val="000000" w:themeColor="text1"/>
          </w:rPr>
          <w:footnoteReference w:id="704"/>
        </w:r>
      </w:ins>
      <w:ins w:id="200732" w:author="Claude" w:date="2026-09-27T12:00:00Z">
        <w:r>
          <w:t xml:space="preserve"> </w:t>
        </w:r>
      </w:ins>
      <w:ins w:id="200733" w:author="Claude" w:date="2026-09-27T12:00:00Z">
        <w:r>
          <w:rPr>
            <w:i/>
            <w:iCs/>
          </w:rPr>
          <w:t>Skrmetti</w:t>
        </w:r>
      </w:ins>
      <w:ins w:id="200734" w:author="Claude" w:date="2026-09-27T12:00:00Z">
        <w:r>
          <w:t xml:space="preserve"> arose from a decade of unrehearsed legal and cultural change.</w:t>
        </w:r>
      </w:ins>
      <w:ins w:id="200735" w:author="Claude" w:date="2026-09-27T12:00:00Z">
        <w:r>
          <w:rPr>
            <w:rStyle w:val="FootnoteReference"/>
            <w:color w:val="000000" w:themeColor="text1"/>
          </w:rPr>
          <w:footnoteReference w:id="705"/>
        </w:r>
      </w:ins>
      <w:ins w:id="200736" w:author="Claude" w:date="2026-09-27T12:00:00Z">
        <w:r>
          <w:t xml:space="preserve"> The Plaintiffs’ lead advocate, Chase Strangio of the ACLU, met the slow, deliberative process of courts</w:t>
        </w:r>
      </w:ins>
      <w:ins w:id="200737" w:author="Claude" w:date="2026-09-27T12:00:00Z">
        <w:r>
          <w:rPr>
            <w:rStyle w:val="FootnoteReference"/>
            <w:color w:val="000000" w:themeColor="text1"/>
          </w:rPr>
          <w:footnoteReference w:id="706"/>
        </w:r>
      </w:ins>
      <w:ins w:id="200738" w:author="Claude" w:date="2026-09-27T12:00:00Z">
        <w:r>
          <w:t xml:space="preserve"> with the corporate sphere’s culture of bullying </w:t>
          <w:t>opponents into capitulation.</w:t>
        </w:r>
      </w:ins>
      <w:ins w:id="200739" w:author="Claude" w:date="2026-09-27T12:00:00Z">
        <w:r>
          <w:rPr>
            <w:rStyle w:val="FootnoteReference"/>
            <w:color w:val="000000" w:themeColor="text1"/>
          </w:rPr>
          <w:footnoteReference w:id="707"/>
        </w:r>
      </w:ins>
      <w:ins w:id="200740" w:author="Claude" w:date="2026-09-27T12:00:00Z">
        <w:r>
          <w:t xml:space="preserve"> By one account, Strangio “was a big part of that online world that was so incredibly vicious . . . in trying to suppress the speech of people who disagree[d]” on the trans rights movement.</w:t>
        </w:r>
      </w:ins>
      <w:ins w:id="200741" w:author="Claude" w:date="2026-09-27T12:00:00Z">
        <w:r>
          <w:rPr>
            <w:rStyle w:val="FootnoteReference"/>
            <w:color w:val="000000" w:themeColor="text1"/>
          </w:rPr>
          <w:footnoteReference w:id="708"/>
        </w:r>
      </w:ins>
      <w:ins w:id="200742" w:author="Claude" w:date="2026-09-27T12:00:00Z">
        <w:r>
          <w:t xml:space="preserve"> Strangio, who had “a reputation that did not tolerate dissent,” allowed the ACLU’s </w:t>
        </w:r>
      </w:ins>
      <w:ins w:id="200743" w:author="Claude" w:date="2026-09-27T12:00:00Z">
        <w:r>
          <w:rPr>
            <w:i/>
            <w:iCs/>
          </w:rPr>
          <w:t xml:space="preserve">Skrmetti </w:t>
        </w:r>
      </w:ins>
      <w:ins w:id="200744" w:author="Claude" w:date="2026-09-27T12:00:00Z">
        <w:r>
          <w:t>strategy to become an echo chamber suffused with internal strife.</w:t>
        </w:r>
      </w:ins>
      <w:ins w:id="200745" w:author="Claude" w:date="2026-09-27T12:00:00Z">
        <w:r>
          <w:rPr>
            <w:rStyle w:val="FootnoteReference"/>
            <w:color w:val="000000" w:themeColor="text1"/>
          </w:rPr>
          <w:footnoteReference w:id="709"/>
        </w:r>
      </w:ins>
      <w:ins w:id="200746" w:author="Claude" w:date="2026-09-27T12:00:00Z">
        <w:r>
          <w:t xml:space="preserve"> One ACLU lawyer observed that “a dogmatism descends sometimes” and that “you hesitate before you question a belief that is ascendant among your peer group</w:t>
        </w:r>
      </w:ins>
      <w:ins w:id="200747" w:author="Claude" w:date="2026-09-27T12:00:00Z">
        <w:r>
          <w:t>.”</w:t>
        </w:r>
      </w:ins>
      <w:ins w:id="200748" w:author="Claude" w:date="2026-09-27T12:00:00Z">
        <w:r>
          <w:rPr>
            <w:rStyle w:val="FootnoteReference"/>
          </w:rPr>
          <w:footnoteReference w:id="710"/>
        </w:r>
      </w:ins>
      <w:ins w:id="200749" w:author="Claude" w:date="2026-09-27T12:00:00Z">
        <w:r>
          <w:rPr>
            <w:rStyle w:val="FootnoteReference"/>
            <w:color w:val="000000" w:themeColor="text1"/>
          </w:rPr>
          <w:t xml:space="preserve"> </w:t>
        </w:r>
      </w:ins>
    </w:p>
    <w:p w14:paraId="3C3BA6AB" w14:textId="776DB554" w:rsidR="00C97DF2" w:rsidRPr="00A9375B" w:rsidRDefault="00744906" w:rsidP="003D74D8">
      <w:pPr>
        <w:pStyle w:val="BodyTextFirstIndent"/>
        <w:spacing w:line="480" w:lineRule="auto"/>
        <w:jc w:val="both"/>
        <w:rPr>
          <w:ins w:id="200891" w:author="Claude" w:date="2026-09-27T12:00:00Z"/>
        </w:rPr>
      </w:pPr>
      <w:ins w:id="200857" w:author="Claude" w:date="2026-09-27T12:00:00Z">
        <w:r>
          <w:t xml:space="preserve">This culture yielded three flaws in the </w:t>
        </w:r>
      </w:ins>
      <w:ins w:id="200858" w:author="Claude" w:date="2026-09-27T12:00:00Z">
        <w:r>
          <w:rPr>
            <w:i/>
            <w:iCs/>
          </w:rPr>
          <w:t xml:space="preserve">Skrmetti </w:t>
        </w:r>
      </w:ins>
      <w:ins w:id="200859" w:author="Claude" w:date="2026-09-27T12:00:00Z">
        <w:r>
          <w:t xml:space="preserve">advocacy that an outsider could have exposed had the ACLU welcomed dissent.</w:t>
        </w:r>
      </w:ins>
      <w:ins w:id="200860" w:author="Claude" w:date="2026-09-27T12:00:00Z">
        <w:r>
          <w:rPr>
            <w:rStyle w:val="FootnoteReference"/>
            <w:color w:val="000000" w:themeColor="text1"/>
          </w:rPr>
          <w:footnoteReference w:id="711"/>
        </w:r>
      </w:ins>
      <w:ins w:id="200861" w:author="Claude" w:date="2026-09-27T12:00:00Z">
        <w:r>
          <w:t xml:space="preserve"> First, the ACLU rejected incrementalism.</w:t>
        </w:r>
      </w:ins>
      <w:ins w:id="200862" w:author="Claude" w:date="2026-09-27T12:00:00Z">
        <w:r>
          <w:rPr>
            <w:rStyle w:val="FootnoteReference"/>
            <w:color w:val="000000" w:themeColor="text1"/>
          </w:rPr>
          <w:footnoteReference w:id="712"/>
        </w:r>
      </w:ins>
      <w:ins w:id="200863" w:author="Claude" w:date="2026-09-27T12:00:00Z">
        <w:r>
          <w:t xml:space="preserve"> Second, it relied heavily on unproven science.</w:t>
        </w:r>
      </w:ins>
      <w:ins w:id="200864" w:author="Claude" w:date="2026-09-27T12:00:00Z">
        <w:r>
          <w:rPr>
            <w:rStyle w:val="FootnoteReference"/>
            <w:color w:val="000000" w:themeColor="text1"/>
          </w:rPr>
          <w:footnoteReference w:id="713"/>
        </w:r>
      </w:ins>
      <w:ins w:id="200865" w:author="Claude" w:date="2026-09-27T12:00:00Z">
        <w:r>
          <w:t xml:space="preserve"> Third, its legal theories proved unpersuasive.</w:t>
        </w:r>
      </w:ins>
      <w:ins w:id="200866" w:author="Claude" w:date="2026-09-27T12:00:00Z">
        <w:r>
          <w:rPr>
            <w:rStyle w:val="FootnoteReference"/>
            <w:color w:val="000000" w:themeColor="text1"/>
          </w:rPr>
          <w:footnoteReference w:id="714"/>
        </w:r>
      </w:ins>
      <w:ins w:id="200867" w:author="Claude" w:date="2026-09-27T12:00:00Z">
        <w:r>
          <w:t xml:space="preserve"> The Supreme Court rejected the sex-classification theory and upheld S.B. 1 under rational-basis review, expressly declining to resolve the scientific dispute.</w:t>
        </w:r>
      </w:ins>
      <w:ins w:id="200868" w:author="Claude" w:date="2026-09-27T12:00:00Z">
        <w:r>
          <w:rPr>
            <w:rStyle w:val="FootnoteReference"/>
            <w:color w:val="000000" w:themeColor="text1"/>
          </w:rPr>
          <w:footnoteReference w:id="715"/>
        </w:r>
      </w:ins>
      <w:ins w:id="200869" w:author="Claude" w:date="2026-09-27T12:00:00Z">
        <w:r>
          <w:t xml:space="preserve"> The </w:t>
        </w:r>
      </w:ins>
      <w:ins w:id="200870" w:author="Claude" w:date="2026-09-27T12:00:00Z">
        <w:r>
          <w:t xml:space="preserve">most obvious reason for all three flaws is groupthink. The psychologist Irving Janis, who developed the concept, used the term to denote a degradation of collective judgment in which a cohesive group’s drive for agreement supplants a realistic appraisal of how strong the group’s choice is. </w:t>
        </w:r>
      </w:ins>
      <w:ins w:id="200871" w:author="Claude" w:date="2026-09-27T12:00:00Z">
        <w:r>
          <w:t xml:space="preserve">Capable advocates do not so much decide that their claims need no testing as let groupthink decide it for them.</w:t>
        </w:r>
      </w:ins>
      <w:ins w:id="200872" w:author="Claude" w:date="2026-09-27T12:00:00Z">
        <w:r>
          <w:t xml:space="preserve"> </w:t>
        </w:r>
      </w:ins>
      <w:ins w:id="200873" w:author="Claude" w:date="2026-09-27T12:00:00Z">
        <w:r>
          <w:rPr>
            <w:i/>
            <w:iCs/>
          </w:rPr>
          <w:t xml:space="preserve">Skrmetti</w:t>
        </w:r>
      </w:ins>
      <w:ins w:id="200874" w:author="Claude" w:date="2026-09-27T12:00:00Z">
        <w:r>
          <w:t xml:space="preserve"> is a recent, but by no means the only, example of how groupthink wrecks legal strategy, invites predictable defeat, depletes judicial resources, and undermines clients’ causes.</w:t>
        </w:r>
      </w:ins>
      <w:ins w:id="200875" w:author="Claude" w:date="2026-09-27T12:00:00Z">
        <w:r>
          <w:rPr>
            <w:rStyle w:val="FootnoteReference"/>
            <w:color w:val="000000" w:themeColor="text1"/>
          </w:rPr>
          <w:footnoteReference w:id="716"/>
        </w:r>
      </w:ins>
      <w:ins w:id="200876" w:author="Claude" w:date="2026-09-27T12:00:00Z">
        <w:r>
          <w:t xml:space="preserve"> The Strangio-led trans rights movement “didn’t just lose on some of the key issues . . . but lost an enormous amount of background goodwill.”</w:t>
        </w:r>
      </w:ins>
      <w:ins w:id="200877" w:author="Claude" w:date="2026-09-27T12:00:00Z">
        <w:r>
          <w:rPr>
            <w:rStyle w:val="FootnoteReference"/>
            <w:color w:val="000000" w:themeColor="text1"/>
          </w:rPr>
          <w:footnoteReference w:id="717"/>
        </w:r>
      </w:ins>
      <w:ins w:id="200878" w:author="Claude" w:date="2026-09-27T12:00:00Z">
        <w:r>
          <w:t xml:space="preserve"> In a post-</w:t>
        </w:r>
      </w:ins>
      <w:ins w:id="200879" w:author="Claude" w:date="2026-09-27T12:00:00Z">
        <w:r>
          <w:rPr>
            <w:i/>
            <w:iCs/>
          </w:rPr>
          <w:t xml:space="preserve">Skrmetti</w:t>
        </w:r>
      </w:ins>
      <w:ins w:id="200880" w:author="Claude" w:date="2026-09-27T12:00:00Z">
        <w:r>
          <w:t xml:space="preserve"> interview, </w:t>
        </w:r>
      </w:ins>
      <w:ins w:id="200881" w:author="Claude" w:date="2026-09-27T12:00:00Z">
        <w:r>
          <w:t xml:space="preserve">Strangio </w:t>
        </w:r>
      </w:ins>
      <w:ins w:id="200882" w:author="Claude" w:date="2026-09-27T12:00:00Z">
        <w:r>
          <w:t xml:space="preserve">acknowledged these shortcomings and showed himself a litigator willing to learn—which makes </w:t>
        </w:r>
      </w:ins>
      <w:ins w:id="200883" w:author="Claude" w:date="2026-09-27T12:00:00Z">
        <w:r>
          <w:rPr>
            <w:i/>
            <w:iCs/>
          </w:rPr>
          <w:t xml:space="preserve">Skrmetti</w:t>
        </w:r>
      </w:ins>
      <w:ins w:id="200884" w:author="Claude" w:date="2026-09-27T12:00:00Z">
        <w:r>
          <w:t xml:space="preserve"> all the more telling as a case study in how pervasive groupthink is.</w:t>
        </w:r>
      </w:ins>
      <w:ins w:id="200885" w:author="Claude" w:date="2026-09-27T12:00:00Z">
        <w:r>
          <w:rPr>
            <w:rStyle w:val="FootnoteReference"/>
            <w:color w:val="000000" w:themeColor="text1"/>
          </w:rPr>
          <w:footnoteReference w:id="718"/>
        </w:r>
      </w:ins>
      <w:ins w:id="200886" w:author="Claude" w:date="2026-09-27T12:00:00Z">
        <w:r>
          <w:t xml:space="preserve"> </w:t>
        </w:r>
      </w:ins>
      <w:ins w:id="200887" w:author="Claude" w:date="2026-09-27T12:00:00Z">
        <w:r>
          <w:t xml:space="preserve">It is troubling that</w:t>
        </w:r>
      </w:ins>
      <w:ins w:id="200888" w:author="Claude" w:date="2026-09-27T12:00:00Z">
        <w:r>
          <w:t xml:space="preserve"> groupthink led a team like Strangio’s to neglect internal dissent. </w:t>
        </w:r>
      </w:ins>
      <w:ins w:id="200889" w:author="Claude" w:date="2026-09-27T12:00:00Z">
        <w:r>
          <w:t xml:space="preserve">More troubling still is that</w:t>
        </w:r>
      </w:ins>
      <w:ins w:id="200890" w:author="Claude" w:date="2026-09-27T12:00:00Z">
        <w:r>
          <w:t xml:space="preserve"> our modern legal system, stripped of the mechanisms that once compelled advocates to test their claims, does so little to demand it. </w:t>
        </w:r>
      </w:ins>
    </w:p>
    <w:p w14:paraId="39EF3F72" w14:textId="59222838" w:rsidR="00C97DF2" w:rsidRPr="00A9375B" w:rsidRDefault="00C97DF2" w:rsidP="003D74D8">
      <w:pPr>
        <w:pStyle w:val="BodyTextFirstIndent"/>
        <w:spacing w:line="480" w:lineRule="auto"/>
        <w:jc w:val="both"/>
        <w:rPr>
          <w:ins w:id="200942" w:author="Claude" w:date="2026-09-27T12:00:00Z"/>
        </w:rPr>
      </w:pPr>
      <w:ins w:id="200927" w:author="Claude" w:date="2026-09-27T12:00:00Z">
        <w:r>
          <w:t>Consider first how the case unfolded. In March 2023, Tennessee enacted S.B. 1, prohibiting healthcare providers from prescribing puberty blockers or hormones or performing surgeries to help minors transition to a gender different from their biological sex.</w:t>
        </w:r>
      </w:ins>
      <w:ins w:id="200928" w:author="Claude" w:date="2026-09-27T12:00:00Z">
        <w:r>
          <w:rPr>
            <w:rStyle w:val="FootnoteReference"/>
            <w:color w:val="000000" w:themeColor="text1"/>
          </w:rPr>
          <w:footnoteReference w:id="719"/>
        </w:r>
      </w:ins>
      <w:ins w:id="200929" w:author="Claude" w:date="2026-09-27T12:00:00Z">
        <w:r>
          <w:t xml:space="preserve"> The law’s preamble recited detailed legislative findings on health risks, evidentiary gaps, and irreversible harm associated with such treatments.</w:t>
        </w:r>
      </w:ins>
      <w:ins w:id="200930" w:author="Claude" w:date="2026-09-27T12:00:00Z">
        <w:r>
          <w:rPr>
            <w:rStyle w:val="FootnoteReference"/>
            <w:color w:val="000000" w:themeColor="text1"/>
          </w:rPr>
          <w:footnoteReference w:id="720"/>
        </w:r>
      </w:ins>
      <w:ins w:id="200931" w:author="Claude" w:date="2026-09-27T12:00:00Z">
        <w:r>
          <w:t xml:space="preserve"> S.B. 1 joined roughly a dozen similar state laws then in force, including Alabama’s, which had been challenged by the same LGBTQ legal organizations and the United States that later appeared in </w:t>
        </w:r>
      </w:ins>
      <w:ins w:id="200932" w:author="Claude" w:date="2026-09-27T12:00:00Z">
        <w:r>
          <w:rPr>
            <w:i/>
            <w:iCs/>
          </w:rPr>
          <w:t>Skrmetti</w:t>
        </w:r>
      </w:ins>
      <w:ins w:id="200933" w:author="Claude" w:date="2026-09-27T12:00:00Z">
        <w:r>
          <w:t>.</w:t>
        </w:r>
      </w:ins>
      <w:ins w:id="200934" w:author="Claude" w:date="2026-09-27T12:00:00Z">
        <w:r>
          <w:rPr>
            <w:rStyle w:val="FootnoteReference"/>
            <w:color w:val="000000" w:themeColor="text1"/>
          </w:rPr>
          <w:footnoteReference w:id="721"/>
        </w:r>
      </w:ins>
      <w:ins w:id="200935" w:author="Claude" w:date="2026-09-27T12:00:00Z">
        <w:r>
          <w:t xml:space="preserve"> The Plaintiffs in </w:t>
        </w:r>
      </w:ins>
      <w:ins w:id="200936" w:author="Claude" w:date="2026-09-27T12:00:00Z">
        <w:r>
          <w:rPr>
            <w:i/>
            <w:iCs/>
          </w:rPr>
          <w:t>Eknes-Tucker v. Marshall</w:t>
        </w:r>
      </w:ins>
      <w:ins w:id="200937" w:author="Claude" w:date="2026-09-27T12:00:00Z">
        <w:r>
          <w:t xml:space="preserve"> ultimately dismissed their own case after court-ordered discovery revealed documents that one </w:t>
        </w:r>
      </w:ins>
      <w:ins w:id="200938" w:author="Claude" w:date="2026-09-27T12:00:00Z">
        <w:r>
          <w:rPr>
            <w:i/>
            <w:iCs/>
          </w:rPr>
          <w:t>New York Times</w:t>
        </w:r>
      </w:ins>
      <w:ins w:id="200939" w:author="Claude" w:date="2026-09-27T12:00:00Z">
        <w:r>
          <w:t xml:space="preserve"> commentator said “would shock you.”</w:t>
        </w:r>
      </w:ins>
      <w:ins w:id="200940" w:author="Claude" w:date="2026-09-27T12:00:00Z">
        <w:r>
          <w:rPr>
            <w:rStyle w:val="FootnoteReference"/>
            <w:color w:val="000000" w:themeColor="text1"/>
          </w:rPr>
          <w:footnoteReference w:id="722"/>
        </w:r>
      </w:ins>
      <w:ins w:id="200941" w:author="Claude" w:date="2026-09-27T12:00:00Z">
        <w:r>
          <w:t xml:space="preserve"> Indeed they did.  </w:t>
        </w:r>
      </w:ins>
    </w:p>
    <w:p w14:paraId="242E3F84" w14:textId="45371511" w:rsidR="001D4FB2" w:rsidRPr="00A9375B" w:rsidRDefault="00113623" w:rsidP="003D74D8">
      <w:pPr>
        <w:pStyle w:val="BodyTextFirstIndent"/>
        <w:spacing w:line="480" w:lineRule="auto"/>
        <w:jc w:val="both"/>
        <w:rPr>
          <w:ins w:id="201004" w:author="Claude" w:date="2026-09-27T12:00:00Z"/>
        </w:rPr>
      </w:pPr>
      <w:ins w:id="200990" w:author="Claude" w:date="2026-09-27T12:00:00Z">
        <w:r>
          <w:t xml:space="preserve">The documents unearthed in </w:t>
        </w:r>
      </w:ins>
      <w:ins w:id="200991" w:author="Claude" w:date="2026-09-27T12:00:00Z">
        <w:r>
          <w:rPr>
            <w:i/>
            <w:iCs/>
          </w:rPr>
          <w:t xml:space="preserve">Marshall </w:t>
        </w:r>
      </w:ins>
      <w:ins w:id="200992" w:author="Claude" w:date="2026-09-27T12:00:00Z">
        <w:r>
          <w:t xml:space="preserve">involved the World Professional Association for Transgender Health (WPATH), the organization whose standards of care the advocates in the Alabama litigation invoked as an expert consensus, and whose latest version, SOC-8, the </w:t>
        </w:r>
      </w:ins>
      <w:ins w:id="200993" w:author="Claude" w:date="2026-09-27T12:00:00Z">
        <w:r>
          <w:rPr>
            <w:i/>
            <w:iCs/>
          </w:rPr>
          <w:t>Skrmetti</w:t>
        </w:r>
      </w:ins>
      <w:ins w:id="200994" w:author="Claude" w:date="2026-09-27T12:00:00Z">
        <w:r>
          <w:t xml:space="preserve"> </w:t>
          <w:t>Plaintiffs later urged courts to credit.</w:t>
        </w:r>
      </w:ins>
      <w:ins w:id="200995" w:author="Claude" w:date="2026-09-27T12:00:00Z">
        <w:r>
          <w:rPr>
            <w:rStyle w:val="FootnoteReference"/>
            <w:color w:val="000000" w:themeColor="text1"/>
          </w:rPr>
          <w:footnoteReference w:id="723"/>
        </w:r>
      </w:ins>
      <w:ins w:id="200996" w:author="Claude" w:date="2026-09-27T12:00:00Z">
        <w:r>
          <w:t xml:space="preserve"> The standards specified the available treatments, which varied by the patient’s developmental stage.</w:t>
        </w:r>
      </w:ins>
      <w:ins w:id="200997" w:author="Claude" w:date="2026-09-27T12:00:00Z">
        <w:r>
          <w:rPr>
            <w:rStyle w:val="FootnoteReference"/>
            <w:color w:val="000000" w:themeColor="text1"/>
          </w:rPr>
          <w:footnoteReference w:id="724"/>
        </w:r>
      </w:ins>
      <w:ins w:id="200998" w:author="Claude" w:date="2026-09-27T12:00:00Z">
        <w:r>
          <w:t xml:space="preserve"> In </w:t>
        </w:r>
      </w:ins>
      <w:ins w:id="200999" w:author="Claude" w:date="2026-09-27T12:00:00Z">
        <w:r>
          <w:rPr>
            <w:i/>
            <w:iCs/>
          </w:rPr>
          <w:t>Marshall</w:t>
        </w:r>
      </w:ins>
      <w:ins w:id="201000" w:author="Claude" w:date="2026-09-27T12:00:00Z">
        <w:r>
          <w:t>, the Plaintiffs claimed that WPATH “developed the standard of care, which represents an expert consensus based on the best available science, on transgender healthcare,” and that transition “is the only safe and effective treatment for gender dysphoria” and “has been endorsed by the mainstream medical community in the United States.”</w:t>
        </w:r>
      </w:ins>
      <w:ins w:id="201001" w:author="Claude" w:date="2026-09-27T12:00:00Z">
        <w:r>
          <w:rPr>
            <w:rStyle w:val="FootnoteReference"/>
            <w:color w:val="000000" w:themeColor="text1"/>
          </w:rPr>
          <w:footnoteReference w:id="725"/>
        </w:r>
      </w:ins>
      <w:ins w:id="201002" w:author="Claude" w:date="2026-09-27T12:00:00Z">
        <w:r>
          <w:t xml:space="preserve"> Yet WPATH’s own members undermined these claims: their internal communications revealed that the standards arose from “an ideological activist-driven process and not a scientific-driven process.”</w:t>
        </w:r>
      </w:ins>
      <w:ins w:id="201003" w:author="Claude" w:date="2026-09-27T12:00:00Z">
        <w:r>
          <w:rPr>
            <w:rStyle w:val="FootnoteReference"/>
            <w:color w:val="000000" w:themeColor="text1"/>
          </w:rPr>
          <w:footnoteReference w:id="726"/>
        </w:r>
      </w:ins>
    </w:p>
    <w:p w14:paraId="479B8493" w14:textId="5A2C5FF9" w:rsidR="002161F5" w:rsidRPr="00A9375B" w:rsidRDefault="00527ADC" w:rsidP="003D74D8">
      <w:pPr>
        <w:pStyle w:val="BodyTextFirstIndent"/>
        <w:spacing w:line="480" w:lineRule="auto"/>
        <w:jc w:val="both"/>
        <w:rPr>
          <w:ins w:id="201060" w:author="Claude" w:date="2026-09-27T12:00:00Z"/>
        </w:rPr>
      </w:pPr>
      <w:ins w:id="201050" w:author="Claude" w:date="2026-09-27T12:00:00Z">
        <w:r>
          <w:t>Neither the selection of SOC-8’s authors nor the process by which they wrote it was scientific.</w:t>
        </w:r>
      </w:ins>
      <w:ins w:id="201051" w:author="Claude" w:date="2026-09-27T12:00:00Z">
        <w:r>
          <w:t xml:space="preserve"> One hundred nineteen current WPATH members authored the guidelines. Dr. Marci Bowers </w:t>
          <w:t>testified that it was “important” for each author to be an advocate for transitioning treatments before the guidelines were created.</w:t>
        </w:r>
      </w:ins>
      <w:ins w:id="201052" w:author="Claude" w:date="2026-09-27T12:00:00Z">
        <w:r>
          <w:rPr>
            <w:rStyle w:val="FootnoteReference"/>
            <w:color w:val="000000" w:themeColor="text1"/>
          </w:rPr>
          <w:footnoteReference w:id="727"/>
        </w:r>
      </w:ins>
      <w:ins w:id="201053" w:author="Claude" w:date="2026-09-27T12:00:00Z">
        <w:r>
          <w:t xml:space="preserve"> Many of these authors regularly served as expert witnesses, advocating in court for the procedures those standards endorsed.</w:t>
        </w:r>
      </w:ins>
      <w:ins w:id="201054" w:author="Claude" w:date="2026-09-27T12:00:00Z">
        <w:r>
          <w:rPr>
            <w:rStyle w:val="FootnoteReference"/>
            <w:color w:val="000000" w:themeColor="text1"/>
          </w:rPr>
          <w:footnoteReference w:id="728"/>
        </w:r>
      </w:ins>
      <w:ins w:id="201055" w:author="Claude" w:date="2026-09-27T12:00:00Z">
        <w:r>
          <w:t xml:space="preserve"> Dr. Eli Coleman, the chair of WPATH’s SOC-8 guideline committee, testified that he thought it was “ethically justifiable” for the authors to “advocate for language changes [in SOC-8] to strengthen [their] position in court.”</w:t>
        </w:r>
      </w:ins>
      <w:ins w:id="201056" w:author="Claude" w:date="2026-09-27T12:00:00Z">
        <w:r>
          <w:rPr>
            <w:rStyle w:val="FootnoteReference"/>
            <w:color w:val="000000" w:themeColor="text1"/>
          </w:rPr>
          <w:footnoteReference w:id="729"/>
        </w:r>
      </w:ins>
      <w:ins w:id="201057" w:author="Claude" w:date="2026-09-27T12:00:00Z">
        <w:r>
          <w:t xml:space="preserve"> Another team member wrote, “[m]y hope with these SoC is that they land in such a way as to have serious effect in the law and policy settings.”</w:t>
        </w:r>
      </w:ins>
      <w:ins w:id="201058" w:author="Claude" w:date="2026-09-27T12:00:00Z">
        <w:r>
          <w:rPr>
            <w:rStyle w:val="FootnoteReference"/>
            <w:color w:val="000000" w:themeColor="text1"/>
          </w:rPr>
          <w:footnoteReference w:id="730"/>
        </w:r>
      </w:ins>
      <w:ins w:id="201059" w:author="Claude" w:date="2026-09-27T12:00:00Z">
        <w:r>
          <w:t xml:space="preserve"> </w:t>
        </w:r>
      </w:ins>
    </w:p>
    <w:p w14:paraId="404D54EA" w14:textId="62C174FA" w:rsidR="00C0099B" w:rsidRPr="00A9375B" w:rsidRDefault="00105CBB" w:rsidP="003D74D8">
      <w:pPr>
        <w:pStyle w:val="BodyTextFirstIndent"/>
        <w:spacing w:line="480" w:lineRule="auto"/>
        <w:jc w:val="both"/>
        <w:rPr>
          <w:ins w:id="201110" w:author="Claude" w:date="2026-09-27T12:00:00Z"/>
        </w:rPr>
      </w:pPr>
      <w:ins w:id="201103" w:author="Claude" w:date="2026-09-27T12:00:00Z">
        <w:r>
          <w:t>Most gravely, one author wrote that his chapter was not seeking a review of the evidence because “[o]ur concerns, echoed by the social justice lawyers we spoke with, is that evidence-based review reveals little or no evidence and puts us in an untenable position in terms of affecting policy or winning lawsuits.”</w:t>
        </w:r>
      </w:ins>
      <w:ins w:id="201104" w:author="Claude" w:date="2026-09-27T12:00:00Z">
        <w:r>
          <w:rPr>
            <w:rStyle w:val="FootnoteReference"/>
            <w:color w:val="000000" w:themeColor="text1"/>
          </w:rPr>
          <w:footnoteReference w:id="731"/>
        </w:r>
      </w:ins>
      <w:ins w:id="201105" w:author="Claude" w:date="2026-09-27T12:00:00Z">
        <w:r>
          <w:t xml:space="preserve"> Admiral Rachel Levine, the Biden Administration’s Assistant </w:t>
          <w:t>Secretary for Health, met regularly with WPATH’s leaders during the drafting and received an embargoed copy of the completed draft.</w:t>
        </w:r>
      </w:ins>
      <w:ins w:id="201106" w:author="Claude" w:date="2026-09-27T12:00:00Z">
        <w:r>
          <w:rPr>
            <w:rStyle w:val="FootnoteReference"/>
            <w:color w:val="000000" w:themeColor="text1"/>
          </w:rPr>
          <w:footnoteReference w:id="732"/>
        </w:r>
      </w:ins>
      <w:ins w:id="201107" w:author="Claude" w:date="2026-09-27T12:00:00Z">
        <w:r>
          <w:t xml:space="preserve"> Under political pressure from her and others, WPATH acquiesced and removed the age minimums from SOC-8.</w:t>
        </w:r>
      </w:ins>
      <w:ins w:id="201108" w:author="Claude" w:date="2026-09-27T12:00:00Z">
        <w:r>
          <w:rPr>
            <w:rStyle w:val="FootnoteReference"/>
            <w:color w:val="000000" w:themeColor="text1"/>
          </w:rPr>
          <w:footnoteReference w:id="733"/>
        </w:r>
      </w:ins>
      <w:ins w:id="201109" w:author="Claude" w:date="2026-09-27T12:00:00Z">
        <w:r>
          <w:t xml:space="preserve"> </w:t>
        </w:r>
      </w:ins>
    </w:p>
    <w:p w14:paraId="2C155791" w14:textId="2DEC093B" w:rsidR="007E3419" w:rsidRPr="00A9375B" w:rsidRDefault="00A168B3" w:rsidP="003D74D8">
      <w:pPr>
        <w:pStyle w:val="BodyTextFirstIndent"/>
        <w:spacing w:line="480" w:lineRule="auto"/>
        <w:jc w:val="both"/>
        <w:rPr>
          <w:ins w:id="201178" w:author="Claude" w:date="2026-09-27T12:00:00Z"/>
        </w:rPr>
      </w:pPr>
      <w:ins w:id="201155" w:author="Claude" w:date="2026-09-27T12:00:00Z">
        <w:r>
          <w:t xml:space="preserve">During discovery in </w:t>
        </w:r>
      </w:ins>
      <w:ins w:id="201156" w:author="Claude" w:date="2026-09-27T12:00:00Z">
        <w:r>
          <w:rPr>
            <w:i/>
            <w:iCs/>
          </w:rPr>
          <w:t xml:space="preserve">Marshall</w:t>
        </w:r>
      </w:ins>
      <w:ins w:id="201157" w:author="Claude" w:date="2026-09-27T12:00:00Z">
        <w:r>
          <w:t xml:space="preserve">, a legal team led by the ACLU and Lambda Legal initiated </w:t>
        </w:r>
      </w:ins>
      <w:ins w:id="201158" w:author="Claude" w:date="2026-09-27T12:00:00Z">
        <w:r>
          <w:rPr>
            <w:i/>
            <w:iCs/>
          </w:rPr>
          <w:t xml:space="preserve">Skrmetti</w:t>
        </w:r>
      </w:ins>
      <w:ins w:id="201159" w:author="Claude" w:date="2026-09-27T12:00:00Z">
        <w:r>
          <w:t xml:space="preserve"> by challenging S.B. 1 in federal court.</w:t>
        </w:r>
      </w:ins>
      <w:ins w:id="201160" w:author="Claude" w:date="2026-09-27T12:00:00Z">
        <w:r>
          <w:rPr>
            <w:rStyle w:val="FootnoteReference"/>
            <w:color w:val="000000" w:themeColor="text1"/>
          </w:rPr>
          <w:footnoteReference w:id="734"/>
        </w:r>
      </w:ins>
      <w:ins w:id="201161" w:author="Claude" w:date="2026-09-27T12:00:00Z">
        <w:r>
          <w:t xml:space="preserve"> The </w:t>
        </w:r>
      </w:ins>
      <w:ins w:id="201162" w:author="Claude" w:date="2026-09-27T12:00:00Z">
        <w:r>
          <w:rPr>
            <w:i/>
            <w:iCs/>
          </w:rPr>
          <w:t xml:space="preserve">Skrmetti</w:t>
        </w:r>
      </w:ins>
      <w:ins w:id="201163" w:author="Claude" w:date="2026-09-27T12:00:00Z">
        <w:r>
          <w:t xml:space="preserve"> Plaintiffs obtained a preliminary injunction, which the Sixth Circuit reversed on appeal.</w:t>
        </w:r>
      </w:ins>
      <w:ins w:id="201164" w:author="Claude" w:date="2026-09-27T12:00:00Z">
        <w:r>
          <w:rPr>
            <w:rStyle w:val="FootnoteReference"/>
            <w:color w:val="000000" w:themeColor="text1"/>
          </w:rPr>
          <w:footnoteReference w:id="735"/>
        </w:r>
      </w:ins>
      <w:ins w:id="201165" w:author="Claude" w:date="2026-09-27T12:00:00Z">
        <w:r>
          <w:t xml:space="preserve"> Writing for the appeals court, Chief Judge Sutton acknowledged that “</w:t>
        </w:r>
      </w:ins>
      <w:ins w:id="201166" w:author="Claude" w:date="2026-09-27T12:00:00Z">
        <w:r>
          <w:t xml:space="preserve">[n]o </w:t>
        </w:r>
      </w:ins>
      <w:ins w:id="201167" w:author="Claude" w:date="2026-09-27T12:00:00Z">
        <w:r>
          <w:t xml:space="preserve">one in these consolidated cases debates the existence of gender dysphoria or the distress caused by it. And no one doubts the value of providing psychological and related care to children facing it.”</w:t>
        </w:r>
      </w:ins>
      <w:ins w:id="201168" w:author="Claude" w:date="2026-09-27T12:00:00Z">
        <w:r>
          <w:rPr>
            <w:rStyle w:val="FootnoteReference"/>
            <w:color w:val="000000" w:themeColor="text1"/>
          </w:rPr>
          <w:footnoteReference w:id="736"/>
        </w:r>
      </w:ins>
      <w:ins w:id="201169" w:author="Claude" w:date="2026-09-27T12:00:00Z">
        <w:r>
          <w:t xml:space="preserve"> Nevertheless, the court found no sex discrimination because “the laws regulate sex-transition treatments for all minors, regardless of sex.”</w:t>
        </w:r>
      </w:ins>
      <w:ins w:id="201170" w:author="Claude" w:date="2026-09-27T12:00:00Z">
        <w:r>
          <w:rPr>
            <w:rStyle w:val="FootnoteReference"/>
            <w:color w:val="000000" w:themeColor="text1"/>
          </w:rPr>
          <w:footnoteReference w:id="737"/>
        </w:r>
      </w:ins>
      <w:ins w:id="201171" w:author="Claude" w:date="2026-09-27T12:00:00Z">
        <w:r>
          <w:t xml:space="preserve"> The United States petitioned for certiorari, and the Court granted review.</w:t>
        </w:r>
      </w:ins>
      <w:ins w:id="201172" w:author="Claude" w:date="2026-09-27T12:00:00Z">
        <w:r>
          <w:rPr>
            <w:rStyle w:val="FootnoteReference"/>
            <w:color w:val="000000" w:themeColor="text1"/>
          </w:rPr>
          <w:footnoteReference w:id="738"/>
        </w:r>
      </w:ins>
      <w:ins w:id="201173" w:author="Claude" w:date="2026-09-27T12:00:00Z">
        <w:r>
          <w:t xml:space="preserve"> Despite the damaging disclosures from </w:t>
        </w:r>
      </w:ins>
      <w:ins w:id="201174" w:author="Claude" w:date="2026-09-27T12:00:00Z">
        <w:r>
          <w:rPr>
            <w:i/>
            <w:iCs/>
          </w:rPr>
          <w:t xml:space="preserve">Marshall</w:t>
        </w:r>
      </w:ins>
      <w:ins w:id="201175" w:author="Claude" w:date="2026-09-27T12:00:00Z">
        <w:r>
          <w:t xml:space="preserve">, the United States continued to assert in its Supreme Court briefing that gender-affirming care remained supported by “the Nation’s major medical organizations,” and dismissed the disclosures as “out-of-context excerpts from the unadjudicated summary-judgment record in a different case.”</w:t>
        </w:r>
      </w:ins>
      <w:ins w:id="201176" w:author="Claude" w:date="2026-09-27T12:00:00Z">
        <w:r>
          <w:rPr>
            <w:rStyle w:val="FootnoteReference"/>
            <w:color w:val="000000" w:themeColor="text1"/>
          </w:rPr>
          <w:footnoteReference w:id="739"/>
        </w:r>
      </w:ins>
      <w:ins w:id="201177" w:author="Claude" w:date="2026-09-27T12:00:00Z">
        <w:r>
          <w:t xml:space="preserve"> </w:t>
        </w:r>
      </w:ins>
    </w:p>
    <w:p w14:paraId="1B966ABE" w14:textId="714442F6" w:rsidR="00F5008C" w:rsidRPr="00A9375B" w:rsidRDefault="006B2A16" w:rsidP="003D74D8">
      <w:pPr>
        <w:pStyle w:val="BodyTextFirstIndent"/>
        <w:spacing w:line="480" w:lineRule="auto"/>
        <w:jc w:val="both"/>
        <w:rPr>
          <w:ins w:id="201219" w:author="Claude" w:date="2026-09-27T12:00:00Z"/>
        </w:rPr>
      </w:pPr>
      <w:ins w:id="201208" w:author="Claude" w:date="2026-09-27T12:00:00Z">
        <w:r>
          <w:t xml:space="preserve">Beyond these evidentiary deficiencies, the legal theories in </w:t>
        </w:r>
      </w:ins>
      <w:ins w:id="201209" w:author="Claude" w:date="2026-09-27T12:00:00Z">
        <w:r>
          <w:rPr>
            <w:i/>
            <w:iCs/>
          </w:rPr>
          <w:t>Skrmetti</w:t>
        </w:r>
      </w:ins>
      <w:ins w:id="201210" w:author="Claude" w:date="2026-09-27T12:00:00Z">
        <w:r>
          <w:t xml:space="preserve"> were unpersuasive. Even before the Supreme Court heard oral argument, commentators across the ideological spectrum—especially liberal commentators one would expect to find in the Plaintiffs’ camp—questioned why anyone would have appealed the Sixth Circuit’s ruling.</w:t>
        </w:r>
      </w:ins>
      <w:ins w:id="201211" w:author="Claude" w:date="2026-09-27T12:00:00Z">
        <w:r>
          <w:rPr>
            <w:rStyle w:val="FootnoteReference"/>
            <w:color w:val="000000" w:themeColor="text1"/>
          </w:rPr>
          <w:footnoteReference w:id="740"/>
        </w:r>
      </w:ins>
      <w:ins w:id="201212" w:author="Claude" w:date="2026-09-27T12:00:00Z">
        <w:r>
          <w:t xml:space="preserve"> The Plaintiffs’ counsel wrote the </w:t>
        </w:r>
      </w:ins>
      <w:ins w:id="201213" w:author="Claude" w:date="2026-09-27T12:00:00Z">
        <w:r>
          <w:rPr>
            <w:i/>
            <w:iCs/>
          </w:rPr>
          <w:t>Skrmetti</w:t>
        </w:r>
      </w:ins>
      <w:ins w:id="201214" w:author="Claude" w:date="2026-09-27T12:00:00Z">
        <w:r>
          <w:t xml:space="preserve"> briefs hoping the Court would extend the reasoning of </w:t>
        </w:r>
      </w:ins>
      <w:ins w:id="201215" w:author="Claude" w:date="2026-09-27T12:00:00Z">
        <w:r>
          <w:rPr>
            <w:i/>
            <w:iCs/>
          </w:rPr>
          <w:t>Bostock v. Clayton County</w:t>
        </w:r>
      </w:ins>
      <w:ins w:id="201216" w:author="Claude" w:date="2026-09-27T12:00:00Z">
        <w:r>
          <w:t xml:space="preserve"> to this case.</w:t>
        </w:r>
      </w:ins>
      <w:ins w:id="201217" w:author="Claude" w:date="2026-09-27T12:00:00Z">
        <w:r>
          <w:rPr>
            <w:rStyle w:val="FootnoteReference"/>
            <w:color w:val="000000" w:themeColor="text1"/>
          </w:rPr>
          <w:footnoteReference w:id="741"/>
        </w:r>
      </w:ins>
      <w:ins w:id="201218" w:author="Claude" w:date="2026-09-27T12:00:00Z">
        <w:r>
          <w:t xml:space="preserve"> </w:t>
        </w:r>
      </w:ins>
    </w:p>
    <w:p w14:paraId="1967451A" w14:textId="3685DC39" w:rsidR="00EF33CF" w:rsidRPr="00A9375B" w:rsidRDefault="00105CBB" w:rsidP="003D74D8">
      <w:pPr>
        <w:pStyle w:val="BodyTextFirstIndent"/>
        <w:spacing w:line="480" w:lineRule="auto"/>
        <w:jc w:val="both"/>
        <w:rPr>
          <w:ins w:id="201263" w:author="Claude" w:date="2026-09-27T12:00:00Z"/>
        </w:rPr>
      </w:pPr>
      <w:ins w:id="201252" w:author="Claude" w:date="2026-09-27T12:00:00Z">
        <w:r>
          <w:rPr>
            <w:i/>
            <w:iCs/>
          </w:rPr>
          <w:t xml:space="preserve">Bostock</w:t>
        </w:r>
      </w:ins>
      <w:ins w:id="201253" w:author="Claude" w:date="2026-09-27T12:00:00Z">
        <w:r>
          <w:t xml:space="preserve"> involved workplace discrimination claims by transgender and gay employees under Title VII, which prohibits adverse employment actions “because of” sex.</w:t>
        </w:r>
      </w:ins>
      <w:ins w:id="201254" w:author="Claude" w:date="2026-09-27T12:00:00Z">
        <w:r>
          <w:rPr>
            <w:rStyle w:val="FootnoteReference"/>
            <w:color w:val="000000" w:themeColor="text1"/>
          </w:rPr>
          <w:footnoteReference w:id="742"/>
        </w:r>
      </w:ins>
      <w:ins w:id="201255" w:author="Claude" w:date="2026-09-27T12:00:00Z">
        <w:r>
          <w:t xml:space="preserve"> Bostock’s counsel crafted their case for a textualist and conservative Court, and emphasized in their reply brief that they were not seeking “a new meaning of what ‘sex’ is . . . rather, it is for a new application . . . the Court has already held that new applications of the text of Title VII are appropriate even when Congress did not envision them.”</w:t>
        </w:r>
      </w:ins>
      <w:ins w:id="201256" w:author="Claude" w:date="2026-09-27T12:00:00Z">
        <w:r>
          <w:rPr>
            <w:rStyle w:val="FootnoteReference"/>
            <w:color w:val="000000" w:themeColor="text1"/>
          </w:rPr>
          <w:footnoteReference w:id="743"/>
        </w:r>
      </w:ins>
      <w:ins w:id="201257" w:author="Claude" w:date="2026-09-27T12:00:00Z">
        <w:r>
          <w:t xml:space="preserve"> During oral argument, they continued this approach by urging the Court to “read the words of the statute.”</w:t>
        </w:r>
      </w:ins>
      <w:ins w:id="201258" w:author="Claude" w:date="2026-09-27T12:00:00Z">
        <w:r>
          <w:rPr>
            <w:rStyle w:val="FootnoteReference"/>
            <w:color w:val="000000" w:themeColor="text1"/>
          </w:rPr>
          <w:footnoteReference w:id="744"/>
        </w:r>
      </w:ins>
      <w:ins w:id="201259" w:author="Claude" w:date="2026-09-27T12:00:00Z">
        <w:r>
          <w:t xml:space="preserve"> Writing for the Court, Justice Gorsuch adopted precisely the reasoning they had urged, asserting that “</w:t>
        </w:r>
      </w:ins>
      <w:ins w:id="201260" w:author="Claude" w:date="2026-09-27T12:00:00Z">
        <w:r>
          <w:t xml:space="preserve">[w]hen </w:t>
        </w:r>
      </w:ins>
      <w:ins w:id="201261" w:author="Claude" w:date="2026-09-27T12:00:00Z">
        <w:r>
          <w:t xml:space="preserve">the express terms of a statute give us one answer and extratextual considerations suggest another, it’s no contest. Only the written word is the law, and all persons are entitled to its benefit.”</w:t>
        </w:r>
      </w:ins>
      <w:ins w:id="201262" w:author="Claude" w:date="2026-09-27T12:00:00Z">
        <w:r>
          <w:rPr>
            <w:rStyle w:val="FootnoteReference"/>
            <w:color w:val="000000" w:themeColor="text1"/>
          </w:rPr>
          <w:footnoteReference w:id="745"/>
        </w:r>
      </w:ins>
    </w:p>
    <w:p w14:paraId="35E7E4DB" w14:textId="284FAFB6" w:rsidR="00E2020C" w:rsidRPr="00A9375B" w:rsidRDefault="009E1496" w:rsidP="003D74D8">
      <w:pPr>
        <w:pStyle w:val="BodyTextFirstIndent"/>
        <w:spacing w:line="480" w:lineRule="auto"/>
        <w:jc w:val="both"/>
        <w:rPr>
          <w:ins w:id="201304" w:author="Claude" w:date="2026-09-27T12:00:00Z"/>
        </w:rPr>
      </w:pPr>
      <w:ins w:id="201291" w:author="Claude" w:date="2026-09-27T12:00:00Z">
        <w:r>
          <w:t xml:space="preserve">Returning to </w:t>
        </w:r>
      </w:ins>
      <w:ins w:id="201292" w:author="Claude" w:date="2026-09-27T12:00:00Z">
        <w:r>
          <w:rPr>
            <w:i/>
            <w:iCs/>
          </w:rPr>
          <w:t xml:space="preserve">Skrmetti</w:t>
        </w:r>
      </w:ins>
      <w:ins w:id="201293" w:author="Claude" w:date="2026-09-27T12:00:00Z">
        <w:r>
          <w:t xml:space="preserve">, the </w:t>
        </w:r>
      </w:ins>
      <w:ins w:id="201294" w:author="Claude" w:date="2026-09-27T12:00:00Z">
        <w:r>
          <w:t xml:space="preserve">United States </w:t>
        </w:r>
      </w:ins>
      <w:ins w:id="201295" w:author="Claude" w:date="2026-09-27T12:00:00Z">
        <w:r>
          <w:t xml:space="preserve">attempted to replicate this strategy, arguing in its reply brief that “Bostock used but-for causation the same way we do: to identify ‘sex-based rules’ that facially classify based on sex,” and that a policy facially discriminates based on sex “if changing the employee’s sex would have yielded a different choice by the employer.”</w:t>
        </w:r>
      </w:ins>
      <w:ins w:id="201296" w:author="Claude" w:date="2026-09-27T12:00:00Z">
        <w:r>
          <w:rPr>
            <w:rStyle w:val="FootnoteReference"/>
            <w:color w:val="000000" w:themeColor="text1"/>
          </w:rPr>
          <w:footnoteReference w:id="746"/>
        </w:r>
      </w:ins>
      <w:ins w:id="201297" w:author="Claude" w:date="2026-09-27T12:00:00Z">
        <w:r>
          <w:t xml:space="preserve"> During oral argument, the Solicitor General suggested that “this is an even easier sex classification than maybe the one the Court confronted in Bostock.”</w:t>
        </w:r>
      </w:ins>
      <w:ins w:id="201298" w:author="Claude" w:date="2026-09-27T12:00:00Z">
        <w:r>
          <w:rPr>
            <w:rStyle w:val="FootnoteReference"/>
            <w:color w:val="000000" w:themeColor="text1"/>
          </w:rPr>
          <w:footnoteReference w:id="747"/>
        </w:r>
      </w:ins>
      <w:ins w:id="201299" w:author="Claude" w:date="2026-09-27T12:00:00Z">
        <w:r>
          <w:t xml:space="preserve"> The Plaintiffs had also pressed a parental-rights theory, but the Court granted only the United States’ petition, which raised equal protection alone.</w:t>
        </w:r>
      </w:ins>
      <w:ins w:id="201300" w:author="Claude" w:date="2026-09-27T12:00:00Z">
        <w:r>
          <w:rPr>
            <w:rStyle w:val="FootnoteReference"/>
            <w:color w:val="000000" w:themeColor="text1"/>
          </w:rPr>
          <w:footnoteReference w:id="748"/>
        </w:r>
      </w:ins>
      <w:ins w:id="201301" w:author="Claude" w:date="2026-09-27T12:00:00Z">
        <w:r>
          <w:t xml:space="preserve"> Chief Justice Roberts, writing for the Court, rejected the </w:t>
        </w:r>
      </w:ins>
      <w:ins w:id="201302" w:author="Claude" w:date="2026-09-27T12:00:00Z">
        <w:r>
          <w:rPr>
            <w:i/>
            <w:iCs/>
          </w:rPr>
          <w:t xml:space="preserve">Bostock</w:t>
        </w:r>
      </w:ins>
      <w:ins w:id="201303" w:author="Claude" w:date="2026-09-27T12:00:00Z">
        <w:r>
          <w:t xml:space="preserve"> analogy:</w:t>
        </w:r>
      </w:ins>
    </w:p>
    <w:p w14:paraId="5466416E" w14:textId="50B264B8" w:rsidR="00E2020C" w:rsidRPr="00A9375B" w:rsidRDefault="00CE67E5" w:rsidP="003D74D8">
      <w:pPr>
        <w:pStyle w:val="BodyTextFirstIndent2"/>
        <w:spacing w:line="480" w:lineRule="auto"/>
        <w:ind w:left="720" w:right="720" w:firstLine="0"/>
        <w:jc w:val="both"/>
        <w:rPr>
          <w:ins w:id="201317" w:author="Claude" w:date="2026-09-27T12:00:00Z"/>
        </w:rPr>
      </w:pPr>
      <w:ins w:id="201310" w:author="Claude" w:date="2026-09-27T12:00:00Z">
        <w:r>
          <w:t xml:space="preserve">Unlike the homosexual male employee [in </w:t>
        </w:r>
      </w:ins>
      <w:ins w:id="201311" w:author="Claude" w:date="2026-09-27T12:00:00Z">
        <w:r>
          <w:rPr>
            <w:i/>
            <w:iCs/>
          </w:rPr>
          <w:t>Bostock</w:t>
        </w:r>
      </w:ins>
      <w:ins w:id="201312" w:author="Claude" w:date="2026-09-27T12:00:00Z">
        <w:r>
          <w:t xml:space="preserve">] whose sexuality automatically switches to straight when his sex is changed from male to female, there is no reason why a female minor’s diagnosis of hirsutism automatically changes to gender dysphoria when her sex is changed from female to male. Under the logic of </w:t>
        </w:r>
      </w:ins>
      <w:ins w:id="201313" w:author="Claude" w:date="2026-09-27T12:00:00Z">
        <w:r>
          <w:rPr>
            <w:i/>
            <w:iCs/>
          </w:rPr>
          <w:t>Bostock,</w:t>
        </w:r>
      </w:ins>
      <w:ins w:id="201314" w:author="Claude" w:date="2026-09-27T12:00:00Z">
        <w:r>
          <w:t xml:space="preserve"> then, sex is simply not a but-for cause of SB1’s operation.</w:t>
        </w:r>
      </w:ins>
      <w:ins w:id="201315" w:author="Claude" w:date="2026-09-27T12:00:00Z">
        <w:r>
          <w:rPr>
            <w:rStyle w:val="FootnoteReference"/>
            <w:color w:val="000000" w:themeColor="text1"/>
          </w:rPr>
          <w:footnoteReference w:id="749"/>
        </w:r>
      </w:ins>
      <w:ins w:id="201316" w:author="Claude" w:date="2026-09-27T12:00:00Z">
        <w:r>
          <w:t xml:space="preserve"> </w:t>
        </w:r>
      </w:ins>
    </w:p>
    <w:p w14:paraId="697BEF34" w14:textId="73AAC4FA" w:rsidR="00B41952" w:rsidRPr="00A9375B" w:rsidRDefault="00E170D6" w:rsidP="003D74D8">
      <w:pPr>
        <w:pStyle w:val="BodyTextFirstIndent"/>
        <w:spacing w:line="480" w:lineRule="auto"/>
        <w:jc w:val="both"/>
        <w:rPr>
          <w:ins w:id="201376" w:author="Claude" w:date="2026-09-27T12:00:00Z"/>
        </w:rPr>
      </w:pPr>
      <w:ins w:id="201353" w:author="Claude" w:date="2026-09-27T12:00:00Z">
        <w:r>
          <w:t xml:space="preserve">The Court rejected the equal-protection claim and devoted the rest of the opinion to rational-basis review.</w:t>
        </w:r>
      </w:ins>
      <w:ins w:id="201354" w:author="Claude" w:date="2026-09-27T12:00:00Z">
        <w:r>
          <w:rPr>
            <w:rStyle w:val="FootnoteReference"/>
            <w:color w:val="000000" w:themeColor="text1"/>
          </w:rPr>
          <w:footnoteReference w:id="750"/>
        </w:r>
      </w:ins>
      <w:ins w:id="201355" w:author="Claude" w:date="2026-09-27T12:00:00Z">
        <w:r>
          <w:t xml:space="preserve"> </w:t>
        </w:r>
      </w:ins>
      <w:ins w:id="201356" w:author="Claude" w:date="2026-09-27T12:00:00Z">
        <w:r>
          <w:t xml:space="preserve">In sum, the flawed </w:t>
        </w:r>
      </w:ins>
      <w:ins w:id="201357" w:author="Claude" w:date="2026-09-27T12:00:00Z">
        <w:r>
          <w:rPr>
            <w:i/>
            <w:iCs/>
          </w:rPr>
          <w:t xml:space="preserve">Bostock</w:t>
        </w:r>
      </w:ins>
      <w:ins w:id="201358" w:author="Claude" w:date="2026-09-27T12:00:00Z">
        <w:r>
          <w:t xml:space="preserve"> analogy and ideologically compromised science predictably foundered before the Court.</w:t>
        </w:r>
      </w:ins>
      <w:ins w:id="201359" w:author="Claude" w:date="2026-09-27T12:00:00Z">
        <w:r>
          <w:rPr>
            <w:rStyle w:val="FootnoteReference"/>
            <w:color w:val="000000" w:themeColor="text1"/>
          </w:rPr>
          <w:footnoteReference w:id="751"/>
        </w:r>
      </w:ins>
      <w:ins w:id="201360" w:author="Claude" w:date="2026-09-27T12:00:00Z">
        <w:r>
          <w:t xml:space="preserve"> Beyond its strategic missteps, </w:t>
        </w:r>
      </w:ins>
      <w:ins w:id="201361" w:author="Claude" w:date="2026-09-27T12:00:00Z">
        <w:r>
          <w:rPr>
            <w:i/>
            <w:iCs/>
          </w:rPr>
          <w:t xml:space="preserve">Skrmetti</w:t>
        </w:r>
      </w:ins>
      <w:ins w:id="201362" w:author="Claude" w:date="2026-09-27T12:00:00Z">
        <w:r>
          <w:t xml:space="preserve"> illustrates how groupthink can pervade even well-resourced legal organizations when a cohesive team’s cognitive biases go unchallenged. Of course, no one can know whether the presence of ideological diversity within the ACLU’s team would have altered the outcome. Nonetheless, the case demonstrates why welcoming dissenting perspectives advances clients’ best interests because, by </w:t>
        </w:r>
      </w:ins>
      <w:ins w:id="201363" w:author="Claude" w:date="2026-09-27T12:00:00Z">
        <w:r>
          <w:t xml:space="preserve">many accounts</w:t>
        </w:r>
      </w:ins>
      <w:ins w:id="201364" w:author="Claude" w:date="2026-09-27T12:00:00Z">
        <w:r>
          <w:t xml:space="preserve">, the ACLU’s advocacy was extremely underwhelming. </w:t>
        </w:r>
      </w:ins>
      <w:ins w:id="201365" w:author="Claude" w:date="2026-09-27T12:00:00Z">
        <w:r>
          <w:t xml:space="preserve">Its </w:t>
        </w:r>
      </w:ins>
      <w:ins w:id="201366" w:author="Claude" w:date="2026-09-27T12:00:00Z">
        <w:r>
          <w:t xml:space="preserve">error was not in litigating but in failing to break the echo chamber in which the strategy was developed. Transgender individuals facing discrimination are entitled to their day in court, and the ACLU was entirely right to litigate on behalf of its clients. No other forum could have given the </w:t>
        </w:r>
      </w:ins>
      <w:ins w:id="201367" w:author="Claude" w:date="2026-09-27T12:00:00Z">
        <w:r>
          <w:rPr>
            <w:i/>
            <w:iCs/>
          </w:rPr>
          <w:t xml:space="preserve">Skrmetti</w:t>
        </w:r>
      </w:ins>
      <w:ins w:id="201368" w:author="Claude" w:date="2026-09-27T12:00:00Z">
        <w:r>
          <w:t xml:space="preserve"> Plaintiffs full relief on their constitutional claims, and a legal team is free to pursue the fuller remedies that only courts provide. But precisely because the courtroom carries the gravest stakes, a claim should be tested before it is filed.</w:t>
        </w:r>
      </w:ins>
      <w:ins w:id="201369" w:author="Claude" w:date="2026-09-27T12:00:00Z">
        <w:r>
          <w:rPr>
            <w:rStyle w:val="FootnoteReference"/>
            <w:color w:val="000000" w:themeColor="text1"/>
          </w:rPr>
          <w:footnoteReference w:id="752"/>
        </w:r>
      </w:ins>
      <w:ins w:id="201370" w:author="Claude" w:date="2026-09-27T12:00:00Z">
        <w:r>
          <w:t xml:space="preserve"> </w:t>
        </w:r>
      </w:ins>
      <w:ins w:id="201371" w:author="Claude" w:date="2026-09-27T12:00:00Z">
        <w:r>
          <w:t xml:space="preserve">I now turn </w:t>
        </w:r>
      </w:ins>
      <w:ins w:id="201372" w:author="Claude" w:date="2026-09-27T12:00:00Z">
        <w:r>
          <w:t xml:space="preserve">to the NAACP Legal Defense Fund (LDF) as an exercise </w:t>
        </w:r>
      </w:ins>
      <w:ins w:id="201373" w:author="Claude" w:date="2026-09-27T12:00:00Z">
        <w:r>
          <w:t xml:space="preserve">in </w:t>
        </w:r>
      </w:ins>
      <w:ins w:id="201374" w:author="Claude" w:date="2026-09-27T12:00:00Z">
        <w:r>
          <w:t xml:space="preserve">what Charles Tilly calls an “individualizing comparison”: setting one case beside another to bring out features that would remain obscured if the first were examined in isolation.</w:t>
        </w:r>
      </w:ins>
      <w:ins w:id="201375" w:author="Claude" w:date="2026-09-27T12:00:00Z">
        <w:r>
          <w:rPr>
            <w:rStyle w:val="FootnoteReference"/>
            <w:color w:val="000000" w:themeColor="text1"/>
          </w:rPr>
          <w:footnoteReference w:id="753"/>
        </w:r>
      </w:ins>
    </w:p>
    <w:p>
      <w:pPr>
        <w:pStyle w:val="ListParagraph"/>
        <w:numPr>
          <w:ilvl w:val="0"/>
          <w:numId w:val="8"/>
        </w:numPr>
        <w:spacing w:line="480" w:lineRule="auto"/>
        <w:jc w:val="both"/>
        <w:rPr>
          <w:ins w:id="201378" w:author="Claude" w:date="2026-09-27T12:00:00Z"/>
          <w:i/>
          <w:iCs/>
          <w:color w:val="000000" w:themeColor="text1"/>
        </w:rPr>
      </w:pPr>
      <w:ins w:id="201377" w:author="Claude" w:date="2026-09-27T12:00:00Z">
        <w:r>
          <w:rPr>
            <w:i/>
            <w:color w:val="000000" w:themeColor="text1"/>
          </w:rPr>
          <w:t>Contrasting Case Study: NAACP Legal Defense Fund</w:t>
        </w:r>
      </w:ins>
    </w:p>
    <w:p w14:paraId="1DCE77A8" w14:textId="77777777" w:rsidR="00DB56DC" w:rsidRDefault="00A726E0" w:rsidP="003D74D8">
      <w:pPr>
        <w:pStyle w:val="BodyTextFirstIndent"/>
        <w:spacing w:line="480" w:lineRule="auto"/>
        <w:jc w:val="both"/>
        <w:rPr>
          <w:ins w:id="201420" w:author="Claude" w:date="2026-09-27T12:00:00Z"/>
        </w:rPr>
      </w:pPr>
      <w:ins w:id="201412" w:author="Claude" w:date="2026-09-27T12:00:00Z">
        <w:r>
          <w:t xml:space="preserve">The LDF institutionalized adversarial self-testing during its two-decade campaign against school segregation. Charles Hamilton Houston, for example, established a tradition at Howard University Law School of presenting his facts and legal arguments to students and professors before every Supreme Court argument, with professors playing the </w:t>
        </w:r>
      </w:ins>
      <w:ins w:id="201413" w:author="Claude" w:date="2026-09-27T12:00:00Z">
        <w:r>
          <w:t xml:space="preserve">Justices.</w:t>
        </w:r>
      </w:ins>
      <w:ins w:id="201414" w:author="Claude" w:date="2026-09-27T12:00:00Z">
        <w:r>
          <w:rPr>
            <w:rStyle w:val="FootnoteReference"/>
            <w:color w:val="000000" w:themeColor="text1"/>
          </w:rPr>
          <w:footnoteReference w:id="754"/>
        </w:r>
      </w:ins>
      <w:ins w:id="201415" w:author="Claude" w:date="2026-09-27T12:00:00Z">
        <w:r>
          <w:t xml:space="preserve"> Closed to the public but open to every member of the faculty, the student body, and any friendly lawyer in Washington, these sessions filled Howard’s largest meeting hall and brought a wide range of perspectives to bear on each argument.</w:t>
        </w:r>
      </w:ins>
      <w:ins w:id="201416" w:author="Claude" w:date="2026-09-27T12:00:00Z">
        <w:r>
          <w:rPr>
            <w:rStyle w:val="FootnoteReference"/>
            <w:color w:val="000000" w:themeColor="text1"/>
          </w:rPr>
          <w:footnoteReference w:id="755"/>
        </w:r>
      </w:ins>
      <w:ins w:id="201417" w:author="Claude" w:date="2026-09-27T12:00:00Z">
        <w:r>
          <w:t xml:space="preserve"> Jack Greenberg recalled that “[n]either I nor any LDF lawyer was ever asked a question in actual argument that had not first been asked at the dry run.”</w:t>
        </w:r>
      </w:ins>
      <w:ins w:id="201418" w:author="Claude" w:date="2026-09-27T12:00:00Z">
        <w:r>
          <w:rPr>
            <w:rStyle w:val="FootnoteReference"/>
            <w:color w:val="000000" w:themeColor="text1"/>
          </w:rPr>
          <w:footnoteReference w:id="756"/>
        </w:r>
      </w:ins>
      <w:ins w:id="201419" w:author="Claude" w:date="2026-09-27T12:00:00Z">
        <w:r>
          <w:t xml:space="preserve"> </w:t>
        </w:r>
      </w:ins>
    </w:p>
    <w:p w14:paraId="4E0CA421" w14:textId="7B7EFF39" w:rsidR="00A726E0" w:rsidRPr="00A9375B" w:rsidRDefault="00DB56DC" w:rsidP="00DB56DC">
      <w:pPr>
        <w:pStyle w:val="BodyTextFirstIndent"/>
        <w:spacing w:line="480" w:lineRule="auto"/>
        <w:jc w:val="both"/>
        <w:rPr>
          <w:ins w:id="201422" w:author="Claude" w:date="2026-09-27T12:00:00Z"/>
        </w:rPr>
      </w:pPr>
      <w:ins w:id="201421" w:author="Claude" w:date="2026-09-27T12:00:00Z">
        <w:r>
          <w:t xml:space="preserve">Unlike the ACLU, whenever the NAACP sought to launch a new legal attack it convened a pre-filing committee in which a cognitively diverse group of lawyers stress-tested the proposed approach. As Thurgood Marshall’s legal assistant, Robert L. Carter, explained:</w:t>
        </w:r>
      </w:ins>
    </w:p>
    <w:p w14:paraId="560170AF" w14:textId="2313C795" w:rsidR="00A726E0" w:rsidRPr="00A9375B" w:rsidRDefault="00DB56DC" w:rsidP="003D74D8">
      <w:pPr>
        <w:pStyle w:val="BodyTextFirstIndent2"/>
        <w:spacing w:line="480" w:lineRule="auto"/>
        <w:ind w:left="720" w:right="720" w:firstLine="0"/>
        <w:jc w:val="both"/>
        <w:rPr>
          <w:ins w:id="201437" w:author="Claude" w:date="2026-09-27T12:00:00Z"/>
        </w:rPr>
      </w:pPr>
      <w:ins w:id="201433" w:author="Claude" w:date="2026-09-27T12:00:00Z">
        <w:r>
          <w:t xml:space="preserve">[S]ome of the best legal minds in the country were willing to give time and thought to help us improve and strengthen our legal attack on racial segregation in education. The committee was composed of black and white men, law professors and those engaged in the practice of </w:t>
        </w:r>
      </w:ins>
      <w:ins w:id="201434" w:author="Claude" w:date="2026-09-27T12:00:00Z">
        <w:r>
          <w:t xml:space="preserve">law . . . . There </w:t>
        </w:r>
      </w:ins>
      <w:ins w:id="201435" w:author="Claude" w:date="2026-09-27T12:00:00Z">
        <w:r>
          <w:t xml:space="preserve">were no holds barred. Every idea or concept offered was subjected to close scrutiny and often to withering attack. If the proposition could not be successfully defended against attack by the committee, it was felt, it could not survive court testing.</w:t>
        </w:r>
      </w:ins>
      <w:ins w:id="201436" w:author="Claude" w:date="2026-09-27T12:00:00Z">
        <w:r>
          <w:rPr>
            <w:rStyle w:val="FootnoteReference"/>
          </w:rPr>
          <w:footnoteReference w:id="757"/>
        </w:r>
      </w:ins>
    </w:p>
    <w:p w14:paraId="64ECE876" w14:textId="5863AB56" w:rsidR="001C30CC" w:rsidRDefault="00A726E0" w:rsidP="003D74D8">
      <w:pPr>
        <w:pStyle w:val="BodyTextFirstIndent"/>
        <w:spacing w:line="480" w:lineRule="auto"/>
        <w:jc w:val="both"/>
        <w:rPr>
          <w:ins w:id="201454" w:author="Claude" w:date="2026-09-27T12:00:00Z"/>
        </w:rPr>
      </w:pPr>
      <w:ins w:id="201449" w:author="Claude" w:date="2026-09-27T12:00:00Z">
        <w:r>
          <w:t xml:space="preserve">One observer who watched Marshall argue a year after </w:t>
        </w:r>
      </w:ins>
      <w:ins w:id="201450" w:author="Claude" w:date="2026-09-27T12:00:00Z">
        <w:r>
          <w:rPr>
            <w:i/>
            <w:iCs/>
          </w:rPr>
          <w:t>Sweatt v. Painter</w:t>
        </w:r>
      </w:ins>
      <w:ins w:id="201451" w:author="Claude" w:date="2026-09-27T12:00:00Z">
        <w:r>
          <w:t xml:space="preserve"> described him as “like a chess grandmaster playing against Frankfurter, a good club player.” The explanation lay in his preparation: “Having faced the hardest questions at the practice rounds, Marshall was poised for the justices.”</w:t>
        </w:r>
      </w:ins>
      <w:ins w:id="201452" w:author="Claude" w:date="2026-09-27T12:00:00Z">
        <w:r>
          <w:rPr>
            <w:rStyle w:val="FootnoteReference"/>
            <w:color w:val="000000" w:themeColor="text1"/>
          </w:rPr>
          <w:footnoteReference w:id="758"/>
        </w:r>
      </w:ins>
      <w:ins w:id="201453" w:author="Claude" w:date="2026-09-27T12:00:00Z">
        <w:r>
          <w:t xml:space="preserve"> </w:t>
        </w:r>
      </w:ins>
    </w:p>
    <w:p w14:paraId="6FB75FB9" w14:textId="197E532B" w:rsidR="00A726E0" w:rsidRPr="00A9375B" w:rsidRDefault="001C30CC" w:rsidP="001C30CC">
      <w:pPr>
        <w:pStyle w:val="BodyTextFirstIndent"/>
        <w:spacing w:line="480" w:lineRule="auto"/>
        <w:jc w:val="both"/>
        <w:rPr>
          <w:ins w:id="201487" w:author="Claude" w:date="2026-09-27T12:00:00Z"/>
        </w:rPr>
      </w:pPr>
      <w:ins w:id="201478" w:author="Claude" w:date="2026-09-27T12:00:00Z">
        <w:r>
          <w:t xml:space="preserve">The NAACP’s institutionalized practices enabled it to resist dogma. For example, when historical research for the </w:t>
        </w:r>
      </w:ins>
      <w:ins w:id="201479" w:author="Claude" w:date="2026-09-27T12:00:00Z">
        <w:r>
          <w:rPr>
            <w:i/>
            <w:iCs/>
          </w:rPr>
          <w:t>Brown</w:t>
        </w:r>
      </w:ins>
      <w:ins w:id="201480" w:author="Claude" w:date="2026-09-27T12:00:00Z">
        <w:r>
          <w:t xml:space="preserve"> reargument produced ambiguous findings on the Fourteenth Amendment’s framers, Marshall convened his inner circle with two outside historians for a four-day intensive re-examination of the evidence. As the historian Alfred H. Kelly recalled, “the role I was expected to play was that of devil’s advocate, of a foil to prepare them all for the main event.”</w:t>
        </w:r>
      </w:ins>
      <w:ins w:id="201481" w:author="Claude" w:date="2026-09-27T12:00:00Z">
        <w:r>
          <w:rPr>
            <w:rStyle w:val="FootnoteReference"/>
            <w:color w:val="000000" w:themeColor="text1"/>
          </w:rPr>
          <w:footnoteReference w:id="759"/>
        </w:r>
      </w:ins>
      <w:ins w:id="201482" w:author="Claude" w:date="2026-09-27T12:00:00Z">
        <w:r>
          <w:t xml:space="preserve"> During these strategy conferences, Marshall would “listen a lot and challenge virtually everything everyone said, often fiercely,” forcing participants to defend their positions rather than defer to institutional consensus.</w:t>
        </w:r>
      </w:ins>
      <w:ins w:id="201483" w:author="Claude" w:date="2026-09-27T12:00:00Z">
        <w:r>
          <w:rPr>
            <w:rStyle w:val="FootnoteReference"/>
            <w:color w:val="000000" w:themeColor="text1"/>
          </w:rPr>
          <w:footnoteReference w:id="760"/>
        </w:r>
      </w:ins>
      <w:ins w:id="201484" w:author="Claude" w:date="2026-09-27T12:00:00Z">
        <w:r>
          <w:t xml:space="preserve"> David Krech, a social psychologist who worked with the LDF </w:t>
          <w:t xml:space="preserve">in Charleston, watched Marshall pose the questions he expected the state to ask the next day. When a staff member offered an answer, Marshall “would then lay into that staff member, spell out counter-arguments, refer to counter-citations, and completely destroy, or so I thought, the staff member’s answer.” The exchange “went on and on—between beer and sandwiches and coffee—to Marshall’s seemingly huge amusement.”</w:t>
        </w:r>
      </w:ins>
      <w:ins w:id="201485" w:author="Claude" w:date="2026-09-27T12:00:00Z">
        <w:r>
          <w:rPr>
            <w:rStyle w:val="FootnoteReference"/>
            <w:color w:val="000000" w:themeColor="text1"/>
          </w:rPr>
          <w:footnoteReference w:id="761"/>
        </w:r>
      </w:ins>
      <w:ins w:id="201486" w:author="Claude" w:date="2026-09-27T12:00:00Z">
        <w:r>
          <w:t xml:space="preserve"> Now that is an adversarial room.</w:t>
        </w:r>
      </w:ins>
    </w:p>
    <w:p w14:paraId="165CD7FB" w14:textId="2EDD6059" w:rsidR="00CC616A" w:rsidRPr="00A9375B" w:rsidRDefault="00A726E0" w:rsidP="003D74D8">
      <w:pPr>
        <w:pStyle w:val="BodyTextFirstIndent"/>
        <w:spacing w:line="480" w:lineRule="auto"/>
        <w:jc w:val="both"/>
        <w:rPr>
          <w:ins w:id="201512" w:author="Claude" w:date="2026-09-27T12:00:00Z"/>
        </w:rPr>
      </w:pPr>
      <w:ins w:id="201507" w:author="Claude" w:date="2026-09-27T12:00:00Z">
        <w:r>
          <w:t>Marshall’s genius lay in gathering brilliant minds, letting them debate freely, and extracting the best ideas while discarding the rest.</w:t>
        </w:r>
      </w:ins>
      <w:ins w:id="201508" w:author="Claude" w:date="2026-09-27T12:00:00Z">
        <w:r>
          <w:rPr>
            <w:rStyle w:val="FootnoteReference"/>
            <w:color w:val="000000" w:themeColor="text1"/>
          </w:rPr>
          <w:footnoteReference w:id="762"/>
        </w:r>
      </w:ins>
      <w:ins w:id="201509" w:author="Claude" w:date="2026-09-27T12:00:00Z">
        <w:r>
          <w:t xml:space="preserve"> Whereas in many modern firms challenging the lead partner’s theory may spell trouble or ostracism, at the NAACP participants absorbed a culture of authentic dissent, and no litigator was above anyone else. As one participant put it best, Marshall “could be counted on to support whatever concept I proposed as long as I stood up to any attack leveled against it by our legal group.”</w:t>
        </w:r>
      </w:ins>
      <w:ins w:id="201510" w:author="Claude" w:date="2026-09-27T12:00:00Z">
        <w:r>
          <w:rPr>
            <w:rStyle w:val="FootnoteReference"/>
            <w:color w:val="000000" w:themeColor="text1"/>
          </w:rPr>
          <w:footnoteReference w:id="763"/>
        </w:r>
      </w:ins>
      <w:ins w:id="201511" w:author="Claude" w:date="2026-09-27T12:00:00Z">
        <w:r>
          <w:t xml:space="preserve"> </w:t>
        </w:r>
      </w:ins>
    </w:p>
    <w:p w14:paraId="73B1A0EB" w14:textId="27A60170" w:rsidR="00A02CFD" w:rsidRDefault="00CC616A" w:rsidP="001C30CC">
      <w:pPr>
        <w:pStyle w:val="BodyTextFirstIndent"/>
        <w:spacing w:line="480" w:lineRule="auto"/>
        <w:jc w:val="both"/>
        <w:rPr>
          <w:ins w:id="201524" w:author="Claude" w:date="2026-09-27T12:00:00Z"/>
        </w:rPr>
      </w:pPr>
      <w:ins w:id="201519" w:author="Claude" w:date="2026-09-27T12:00:00Z">
        <w:r>
          <w:t xml:space="preserve">The NAACP’s campaign against school segregation is one of many examples this Note will discuss which demonstrate that dedicating time, energy, and resources to scrutinizing one’s claim before filing is a prerequisite for strong litigation. Such scrutiny is the cure for groupthink</w:t>
        </w:r>
      </w:ins>
      <w:ins w:id="201520" w:author="Claude" w:date="2026-09-27T12:00:00Z">
        <w:r>
          <w:t xml:space="preserve">. It </w:t>
        </w:r>
      </w:ins>
      <w:ins w:id="201521" w:author="Claude" w:date="2026-09-27T12:00:00Z">
        <w:r>
          <w:t xml:space="preserve">counteracts the cognitive biases that any cohesive team, however talented, will develop when united by a shared objective of zealous advocacy for its client.</w:t>
        </w:r>
      </w:ins>
      <w:ins w:id="201522" w:author="Claude" w:date="2026-09-27T12:00:00Z">
        <w:r>
          <w:rPr>
            <w:rStyle w:val="FootnoteReference"/>
          </w:rPr>
          <w:footnoteReference w:id="764"/>
        </w:r>
      </w:ins>
      <w:ins w:id="201523" w:author="Claude" w:date="2026-09-27T12:00:00Z">
        <w:r>
          <w:t xml:space="preserve"> </w:t>
        </w:r>
      </w:ins>
    </w:p>
    <w:p w14:paraId="3163932A" w14:textId="5A25EC7B" w:rsidR="001971D1" w:rsidRDefault="00A02CFD" w:rsidP="001971D1">
      <w:pPr>
        <w:pStyle w:val="BodyTextFirstIndent"/>
        <w:spacing w:line="480" w:lineRule="auto"/>
        <w:jc w:val="both"/>
        <w:rPr>
          <w:ins w:id="201568" w:author="Claude" w:date="2026-09-27T12:00:00Z"/>
        </w:rPr>
      </w:pPr>
      <w:ins w:id="201559" w:author="Claude" w:date="2026-09-27T12:00:00Z">
        <w:r>
          <w:t xml:space="preserve">Contrast the NAACP’s team, whose members spoke a range of interpretive languages, with the Strangio-led ACLU, which, as one commentator put it, “could have benefitted from conservative team members—not to tell them that they were wrong on the law, but to tell them why this case was nothing like Bostock and why [the] conservative justice[s] could vote one way in Bostock and be nowhere in the realm of gettable for this case.”</w:t>
        </w:r>
      </w:ins>
      <w:ins w:id="201560" w:author="Claude" w:date="2026-09-27T12:00:00Z">
        <w:r>
          <w:rPr>
            <w:rStyle w:val="FootnoteReference"/>
          </w:rPr>
          <w:footnoteReference w:id="765"/>
        </w:r>
      </w:ins>
      <w:ins w:id="201561" w:author="Claude" w:date="2026-09-27T12:00:00Z">
        <w:r>
          <w:t xml:space="preserve"> This is not to say that the </w:t>
        </w:r>
      </w:ins>
      <w:ins w:id="201562" w:author="Claude" w:date="2026-09-27T12:00:00Z">
        <w:r>
          <w:rPr>
            <w:i/>
            <w:iCs/>
          </w:rPr>
          <w:t>Skrmetti</w:t>
        </w:r>
      </w:ins>
      <w:ins w:id="201563" w:author="Claude" w:date="2026-09-27T12:00:00Z">
        <w:r>
          <w:t xml:space="preserve"> advocates should have forsaken the complete relief that only formal adjudication offers. It is to say that they owed their clients the rigor of first confirming that their theory could withstand adversarial scrutiny.</w:t>
        </w:r>
      </w:ins>
      <w:ins w:id="201564" w:author="Claude" w:date="2026-09-27T12:00:00Z">
        <w:r>
          <w:rPr>
            <w:rStyle w:val="FootnoteReference"/>
            <w:color w:val="000000" w:themeColor="text1"/>
          </w:rPr>
          <w:footnoteReference w:id="766"/>
        </w:r>
      </w:ins>
      <w:ins w:id="201565" w:author="Claude" w:date="2026-09-27T12:00:00Z">
        <w:r>
          <w:t xml:space="preserve"> They should have followed the playbook of the NAACP, which “avoid[ed] litigating until they had an ‘air-tight case’ [because] the issues were ‘so big that we cannot afford to omit any detail of preparation in a hasty attempt at grandstand play.’”</w:t>
        </w:r>
      </w:ins>
      <w:ins w:id="201566" w:author="Claude" w:date="2026-09-27T12:00:00Z">
        <w:r>
          <w:rPr>
            <w:rStyle w:val="FootnoteReference"/>
            <w:rFonts w:eastAsiaTheme="majorEastAsia"/>
          </w:rPr>
          <w:footnoteReference w:id="767"/>
        </w:r>
      </w:ins>
      <w:ins w:id="201567" w:author="Claude" w:date="2026-09-27T12:00:00Z">
        <w:r>
          <w:t xml:space="preserve"> </w:t>
        </w:r>
      </w:ins>
    </w:p>
    <w:p>
      <w:pPr>
        <w:pStyle w:val="ListParagraph"/>
        <w:numPr>
          <w:ilvl w:val="0"/>
          <w:numId w:val="8"/>
        </w:numPr>
        <w:spacing w:line="480" w:lineRule="auto"/>
        <w:jc w:val="both"/>
        <w:rPr>
          <w:ins w:id="201570" w:author="Claude" w:date="2026-09-27T12:00:00Z"/>
          <w:i/>
          <w:iCs/>
          <w:color w:val="000000" w:themeColor="text1"/>
        </w:rPr>
      </w:pPr>
      <w:ins w:id="201569" w:author="Claude" w:date="2026-09-27T12:00:00Z">
        <w:r>
          <w:rPr>
            <w:i/>
            <w:color w:val="000000" w:themeColor="text1"/>
          </w:rPr>
          <w:t>Roadmap</w:t>
        </w:r>
      </w:ins>
    </w:p>
    <w:p w14:paraId="3CABCD77" w14:textId="22292CCF" w:rsidR="00B16CD7" w:rsidRDefault="001971D1" w:rsidP="001971D1">
      <w:pPr>
        <w:pStyle w:val="BodyTextFirstIndent"/>
        <w:spacing w:line="480" w:lineRule="auto"/>
        <w:jc w:val="both"/>
        <w:rPr>
          <w:ins w:id="201591" w:author="Claude" w:date="2026-09-27T12:00:00Z"/>
        </w:rPr>
      </w:pPr>
      <w:ins w:id="201585" w:author="Claude" w:date="2026-09-27T12:00:00Z">
        <w:r>
          <w:t xml:space="preserve">This Note argues that throughout history, across cultures and civilizations, advocacy teams looked much more like the NAACP than the ACLU, and that, for reasons unique to the history of American law, we have many more teams composed like the ACLU’s than clients deserve or our legal system can tolerate. Section II explains why capable legal teams fall into this trap. Drawing on psychologist Irving Janis’s work on groupthink, it shows </w:t>
        </w:r>
      </w:ins>
      <w:ins w:id="201586" w:author="Claude" w:date="2026-09-27T12:00:00Z">
        <w:r>
          <w:t xml:space="preserve">that </w:t>
        </w:r>
      </w:ins>
      <w:ins w:id="201587" w:author="Claude" w:date="2026-09-27T12:00:00Z">
        <w:r>
          <w:t xml:space="preserve">the more like-minded a team becomes, the more zealous its advocacy seems to its own members. This fallacious thinking starts in law school, where “[t]he ideological imbalance that pervades legal academia not only fosters groupthink, it undermines the ability of law schools to train effective legal advocates.”</w:t>
        </w:r>
      </w:ins>
      <w:ins w:id="201588" w:author="Claude" w:date="2026-09-27T12:00:00Z">
        <w:r>
          <w:rPr>
            <w:rStyle w:val="FootnoteReference"/>
            <w:rFonts w:eastAsiaTheme="majorEastAsia"/>
          </w:rPr>
          <w:footnoteReference w:id="768"/>
        </w:r>
      </w:ins>
      <w:ins w:id="201589" w:author="Claude" w:date="2026-09-27T12:00:00Z">
        <w:r>
          <w:t xml:space="preserve"> And as the ACLU’s experience shows, when “legal professionals only engage with like-minded colleagues, they may fail to anticipate and truly understand opposing arguments, to the detriment of client interests.”</w:t>
        </w:r>
      </w:ins>
      <w:ins w:id="201590" w:author="Claude" w:date="2026-09-27T12:00:00Z">
        <w:r>
          <w:rPr>
            <w:rStyle w:val="FootnoteReference"/>
            <w:rFonts w:eastAsiaTheme="majorEastAsia"/>
          </w:rPr>
          <w:footnoteReference w:id="769"/>
        </w:r>
      </w:ins>
    </w:p>
    <w:p w14:paraId="25F62094" w14:textId="20A8C815" w:rsidR="00B16CD7" w:rsidRDefault="00B16CD7" w:rsidP="00B16CD7">
      <w:pPr>
        <w:pStyle w:val="BodyTextFirstIndent"/>
        <w:spacing w:line="480" w:lineRule="auto"/>
        <w:jc w:val="both"/>
        <w:rPr>
          <w:ins w:id="201619" w:author="Claude" w:date="2026-09-27T12:00:00Z"/>
        </w:rPr>
      </w:pPr>
      <w:ins w:id="201613" w:author="Claude" w:date="2026-09-27T12:00:00Z">
        <w:r>
          <w:t>Section III turns to the Constitutional Convention of 1787, which demonstrates that deliberate institutional design can prevent insular advocacy. The framers, whose client was the new nation,</w:t>
        </w:r>
      </w:ins>
      <w:ins w:id="201614" w:author="Claude" w:date="2026-09-27T12:00:00Z">
        <w:r>
          <w:rPr>
            <w:rStyle w:val="FootnoteReference"/>
            <w:rFonts w:eastAsiaTheme="majorEastAsia"/>
          </w:rPr>
          <w:footnoteReference w:id="770"/>
        </w:r>
      </w:ins>
      <w:ins w:id="201615" w:author="Claude" w:date="2026-09-27T12:00:00Z">
        <w:r>
          <w:t xml:space="preserve"> spent months testing their own claim—that the nation needed a new Constitution—under rules “devised to free the delegates to float new ideas, change their minds, alter course, and flexibly respond to new arguments, evidence, and proposals without fear of recrimination.”</w:t>
        </w:r>
      </w:ins>
      <w:ins w:id="201616" w:author="Claude" w:date="2026-09-27T12:00:00Z">
        <w:r>
          <w:rPr>
            <w:rStyle w:val="FootnoteReference"/>
            <w:rFonts w:eastAsiaTheme="majorEastAsia"/>
          </w:rPr>
          <w:footnoteReference w:id="771"/>
        </w:r>
      </w:ins>
      <w:ins w:id="201617" w:author="Claude" w:date="2026-09-27T12:00:00Z">
        <w:r>
          <w:t xml:space="preserve"> Benjamin Franklin captured the spirit of those rules in his closing speech: “I have experienced many </w:t>
          <w:t>Instances of being oblig’d, by better Information or fuller Consideration, to change Opinions even on important Subjects, which I once thought right, but found to be otherwise.”</w:t>
        </w:r>
      </w:ins>
      <w:ins w:id="201618" w:author="Claude" w:date="2026-09-27T12:00:00Z">
        <w:r>
          <w:rPr>
            <w:rStyle w:val="FootnoteReference"/>
            <w:rFonts w:eastAsiaTheme="majorEastAsia"/>
          </w:rPr>
          <w:footnoteReference w:id="772"/>
        </w:r>
      </w:ins>
    </w:p>
    <w:p w14:paraId="6E4C9924" w14:textId="77777777" w:rsidR="00B16CD7" w:rsidRDefault="00B16CD7" w:rsidP="00B16CD7">
      <w:pPr>
        <w:pStyle w:val="BodyTextFirstIndent"/>
        <w:spacing w:line="480" w:lineRule="auto"/>
        <w:jc w:val="both"/>
        <w:rPr>
          <w:ins w:id="201642" w:author="Claude" w:date="2026-09-27T12:00:00Z"/>
        </w:rPr>
      </w:pPr>
      <w:ins w:id="201638" w:author="Claude" w:date="2026-09-27T12:00:00Z">
        <w:r>
          <w:t>Section IV traces the 4,000-year history of pre-filing dispute resolution across Ancient Near Eastern, Classical Greek, Roman, Traditional Chinese, Indigenous, and Medieval English societies. Each society attached profound personal consequences to formal litigation—consequences this Note calls Quality Control Mechanisms (QCMs)—which compelled would-be litigants to test their claims before filing. For example, a Roman advocate had to swear that “he would not present any case that he considered desperate, groundless, or based on untruths,”</w:t>
        </w:r>
      </w:ins>
      <w:ins w:id="201639" w:author="Claude" w:date="2026-09-27T12:00:00Z">
        <w:r>
          <w:rPr>
            <w:rStyle w:val="FootnoteReference"/>
            <w:rFonts w:eastAsiaTheme="majorEastAsia"/>
          </w:rPr>
          <w:footnoteReference w:id="773"/>
        </w:r>
      </w:ins>
      <w:ins w:id="201640" w:author="Claude" w:date="2026-09-27T12:00:00Z">
        <w:r>
          <w:t xml:space="preserve"> while Confucian teaching held that before bringing a claim to court, “the correct attitude would be that of self-scrutiny.”</w:t>
        </w:r>
      </w:ins>
      <w:ins w:id="201641" w:author="Claude" w:date="2026-09-27T12:00:00Z">
        <w:r>
          <w:rPr>
            <w:rStyle w:val="FootnoteReference"/>
            <w:rFonts w:eastAsiaTheme="majorEastAsia"/>
          </w:rPr>
          <w:footnoteReference w:id="774"/>
        </w:r>
      </w:ins>
    </w:p>
    <w:p w14:paraId="0B9BEFF2" w14:textId="77777777" w:rsidR="00B16CD7" w:rsidRDefault="00B16CD7" w:rsidP="00B16CD7">
      <w:pPr>
        <w:pStyle w:val="BodyTextFirstIndent"/>
        <w:spacing w:line="480" w:lineRule="auto"/>
        <w:jc w:val="both"/>
        <w:rPr>
          <w:ins w:id="201653" w:author="Claude" w:date="2026-09-27T12:00:00Z"/>
        </w:rPr>
      </w:pPr>
      <w:ins w:id="201650" w:author="Claude" w:date="2026-09-27T12:00:00Z">
        <w:r>
          <w:t>Section V examines the history of American law and explains why the previous section’s practices are categorically distinct from American advocacy today. There, I argue that three historical developments eroded the practice of pre-filing scrutiny. First, the profession chose the zealous advocate over the objective case assessor, adopting George Sharswood’s view that “the lawyer, who refuses his professional assistance because in his judgment the case is unjust and indefensible, usurps the functions of both judge and jury.”</w:t>
        </w:r>
      </w:ins>
      <w:ins w:id="201651" w:author="Claude" w:date="2026-09-27T12:00:00Z">
        <w:r>
          <w:rPr>
            <w:rStyle w:val="FootnoteReference"/>
            <w:rFonts w:eastAsiaTheme="majorEastAsia"/>
          </w:rPr>
          <w:footnoteReference w:id="775"/>
        </w:r>
      </w:ins>
      <w:ins w:id="201652" w:author="Claude" w:date="2026-09-27T12:00:00Z">
        <w:r>
          <w:t xml:space="preserve"> Second, the legal system’s expanding capacity for disputes let lawyers capture the informal forums that had once absorbed weak claims. </w:t>
          <w:t>Third, hourly billing and the American Rule on attorneys’ fees shielded lawyers and clients alike from the cost of pursuing weak claims.</w:t>
        </w:r>
      </w:ins>
    </w:p>
    <w:p w14:paraId="7850BFBF" w14:textId="7DAD623E" w:rsidR="00B16CD7" w:rsidRDefault="00B16CD7" w:rsidP="00B16CD7">
      <w:pPr>
        <w:pStyle w:val="BodyTextFirstIndent"/>
        <w:spacing w:line="480" w:lineRule="auto"/>
        <w:jc w:val="both"/>
        <w:rPr>
          <w:ins w:id="201662" w:author="Claude" w:date="2026-09-27T12:00:00Z"/>
        </w:rPr>
      </w:pPr>
      <w:ins w:id="201659" w:author="Claude" w:date="2026-09-27T12:00:00Z">
        <w:r>
          <w:t>Section VI explores, in psychology and practice, why modern legal teams no longer test their claims and how they can start again. “A law firm might press a doomed litigation strategy,” Cass Sunstein and Reid Hastie observe, in part because a young lawyer who warns the firm’s senior members “that their current litigation strategy is way off course” may “risk her own position inside the firm.”</w:t>
        </w:r>
      </w:ins>
      <w:ins w:id="201660" w:author="Claude" w:date="2026-09-27T12:00:00Z">
        <w:r>
          <w:rPr>
            <w:rStyle w:val="FootnoteReference"/>
            <w:color w:val="000000" w:themeColor="text1"/>
          </w:rPr>
          <w:footnoteReference w:id="776"/>
        </w:r>
      </w:ins>
      <w:ins w:id="201661" w:author="Claude" w:date="2026-09-27T12:00:00Z">
        <w:r>
          <w:t xml:space="preserve"> Even when an organization’s top litigators are on the case, and even when they prepare through moots and other traditional practices, they can still produce poor advocacy if everyone around them thinks alike or if they do not deliberately seek out cognitively diverse perspectives. </w:t>
        </w:r>
      </w:ins>
    </w:p>
    <w:p w14:paraId="04084143" w14:textId="0610A107" w:rsidR="001B76BD" w:rsidRDefault="00000000">
      <w:pPr>
        <w:pStyle w:val="BodyTextFirstIndent"/>
        <w:spacing w:line="480" w:lineRule="auto"/>
        <w:jc w:val="both"/>
        <w:rPr>
          <w:ins w:id="201672" w:author="Claude" w:date="2026-09-27T12:00:00Z"/>
        </w:rPr>
      </w:pPr>
      <w:ins w:id="201668" w:author="Claude" w:date="2026-09-27T12:00:00Z">
        <w:r>
          <w:t xml:space="preserve">Section VII moves from theory to practice. It draws on interviews I conducted with some of the country’s top Supreme Court advocates, such as Carter Phillips and Michael Huston, who told me how much of that theory translates into their work. It closes with the Note’s final case study: Theodore Olson and David Boies’s challenge to California’s Proposition 8. Mindful of his own conservative reputation, Olson recruited his former </w:t>
        </w:r>
      </w:ins>
      <w:ins w:id="201669" w:author="Claude" w:date="2026-09-27T12:00:00Z">
        <w:r>
          <w:rPr>
            <w:i/>
            <w:iCs/>
          </w:rPr>
          <w:t>Bush v. Gore</w:t>
        </w:r>
      </w:ins>
      <w:ins w:id="201670" w:author="Claude" w:date="2026-09-27T12:00:00Z">
        <w:r>
          <w:t xml:space="preserve"> adversary to ensure that any legal attack would be attacked from ideologically diverse perspectives. As Olson later wrote, “[w]e all too often consult only with people who give us the answer we want to hear or the answer that they think we want to hear.”</w:t>
        </w:r>
      </w:ins>
      <w:ins w:id="201671" w:author="Claude" w:date="2026-09-27T12:00:00Z">
        <w:r>
          <w:rPr>
            <w:rStyle w:val="FootnoteReference"/>
            <w:color w:val="000000" w:themeColor="text1"/>
          </w:rPr>
          <w:footnoteReference w:id="777"/>
        </w:r>
      </w:ins>
    </w:p>
    <w:p w14:paraId="4CD9025D" w14:textId="7845F5EE" w:rsidR="00B16CD7" w:rsidRDefault="00B16CD7" w:rsidP="00B16CD7">
      <w:pPr>
        <w:pStyle w:val="BodyTextFirstIndent"/>
        <w:spacing w:line="480" w:lineRule="auto"/>
        <w:jc w:val="both"/>
        <w:rPr>
          <w:ins w:id="201678" w:author="Claude" w:date="2026-09-27T12:00:00Z"/>
        </w:rPr>
      </w:pPr>
      <w:ins w:id="201673" w:author="Claude" w:date="2026-09-27T12:00:00Z">
        <w:r>
          <w:t xml:space="preserve">Finally, Section VIII concludes with my thoughts on the future of advocacy. For most of recorded history, personal consequences forced disputants to test their claims before they went to court. Today, almost nothing does, so the discipline must come from advocates themselves. </w:t>
        </w:r>
      </w:ins>
      <w:ins w:id="201674" w:author="Claude" w:date="2026-09-27T12:00:00Z">
        <w:r>
          <w:t xml:space="preserve">Curiously</w:t>
        </w:r>
      </w:ins>
      <w:ins w:id="201675" w:author="Claude" w:date="2026-09-27T12:00:00Z">
        <w:r>
          <w:t xml:space="preserve">, despite having every incentive under the norms of zealous advocacy and hourly billing to implement my methods, the ACLUs of the world are much more pervasive than the NAACPs. Those methods, as the Note shows, are a prerequisite for remarkable advocacy. </w:t>
        </w:r>
      </w:ins>
      <w:ins w:id="201676" w:author="Claude" w:date="2026-09-27T12:00:00Z">
        <w:r>
          <w:t xml:space="preserve">We once tested our claims before filing them. We should do so again.</w:t>
        </w:r>
      </w:ins>
      <w:ins w:id="201677" w:author="Claude" w:date="2026-09-27T12:00:00Z">
        <w:r>
          <w:t xml:space="preserve"> </w:t>
        </w:r>
      </w:ins>
    </w:p>
    <w:p w14:paraId="04F0C2B7" w14:textId="77777777" w:rsidR="001B515B" w:rsidRPr="001B515B" w:rsidRDefault="001B515B" w:rsidP="001B515B">
      <w:pPr>
        <w:spacing w:line="480" w:lineRule="auto"/>
        <w:ind w:left="360"/>
        <w:rPr>
          <w:del w:id="200001" w:author="Claude" w:date="2026-09-27T12:00:00Z"/>
          <w:smallCaps/>
          <w:color w:val="000000" w:themeColor="text1"/>
        </w:rPr>
      </w:pPr>
    </w:p>
    <w:p w14:paraId="2959CB45" w14:textId="267CE834" w:rsidR="009178CF" w:rsidRPr="00A9375B" w:rsidRDefault="00D57597" w:rsidP="003D74D8">
      <w:pPr>
        <w:pStyle w:val="BodyTextFirstIndent"/>
        <w:spacing w:line="480" w:lineRule="auto"/>
        <w:jc w:val="both"/>
        <w:rPr>
          <w:del w:id="200022" w:author="Claude" w:date="2026-09-27T12:00:00Z"/>
        </w:rPr>
      </w:pPr>
      <w:del w:id="200002" w:author="Claude" w:date="2026-09-27T12:00:00Z">
        <w:r>
          <w:delText>Contemporary Alternative Dispute Resolution (ADR) has lost the plot. On the prevailing understanding, a “dispute” is a conflict that a team of advocates (a “Deliberative Body”</w:delText>
        </w:r>
      </w:del>
      <w:del w:id="200003" w:author="Claude" w:date="2026-09-27T12:00:00Z">
        <w:r>
          <w:rPr>
            <w:rStyle w:val="FootnoteReference"/>
            <w:color w:val="000000" w:themeColor="text1"/>
          </w:rPr>
          <w:footnoteReference w:id="2"/>
        </w:r>
      </w:del>
      <w:del w:id="200004" w:author="Claude" w:date="2026-09-27T12:00:00Z">
        <w:r>
          <w:delText>) has already conveyed from its internal chambers into the adversarial arena (“Externalized”</w:delText>
        </w:r>
      </w:del>
      <w:del w:id="200005" w:author="Claude" w:date="2026-09-27T12:00:00Z">
        <w:r>
          <w:rPr>
            <w:rStyle w:val="FootnoteReference"/>
            <w:color w:val="000000" w:themeColor="text1"/>
          </w:rPr>
          <w:footnoteReference w:id="3"/>
        </w:r>
      </w:del>
      <w:del w:id="200006" w:author="Claude" w:date="2026-09-27T12:00:00Z">
        <w:r>
          <w:delText>). Negotiation, mediation, and arbitration earn the name “alternatives” because each can relieve a party’s normative demands</w:delText>
        </w:r>
      </w:del>
      <w:bookmarkStart w:id="2" w:name="_Ref214049453"/>
      <w:del w:id="200007" w:author="Claude" w:date="2026-09-27T12:00:00Z">
        <w:r>
          <w:delText>.</w:delText>
        </w:r>
      </w:del>
      <w:del w:id="200008" w:author="Claude" w:date="2026-09-27T12:00:00Z">
        <w:r>
          <w:rPr>
            <w:rStyle w:val="FootnoteReference"/>
            <w:color w:val="000000" w:themeColor="text1"/>
          </w:rPr>
          <w:footnoteReference w:id="4"/>
        </w:r>
      </w:del>
      <w:bookmarkEnd w:id="2"/>
      <w:del w:id="200009" w:author="Claude" w:date="2026-09-27T12:00:00Z">
        <w:r>
          <w:delText xml:space="preserve"> Choosing among these parallel forums is now the first step in the </w:delText>
          <w:lastRenderedPageBreak/>
          <w:delText xml:space="preserve">dispute-resolution process, and whether Externalization is merited at all is no longer a question. That neglect stems from a sustained separation from historical practice.</w:delText>
        </w:r>
      </w:del>
      <w:del w:id="200010" w:author="Claude" w:date="2026-09-27T12:00:00Z">
        <w:r>
          <w:rPr>
            <w:rStyle w:val="FootnoteReference"/>
            <w:color w:val="000000" w:themeColor="text1"/>
          </w:rPr>
          <w:footnoteReference w:id="5"/>
        </w:r>
      </w:del>
      <w:del w:id="200011" w:author="Claude" w:date="2026-09-27T12:00:00Z">
        <w:r>
          <w:delText xml:space="preserve"> The 1976 Pound Conference ratified the divorce, when “Frank Sander delivered his famous remarks [and] the modern dispute resolution movement was born.”</w:delText>
        </w:r>
      </w:del>
      <w:del w:id="200012" w:author="Claude" w:date="2026-09-27T12:00:00Z">
        <w:r>
          <w:rPr>
            <w:rStyle w:val="FootnoteReference"/>
            <w:color w:val="000000" w:themeColor="text1"/>
          </w:rPr>
          <w:footnoteReference w:id="6"/>
        </w:r>
      </w:del>
      <w:del w:id="200013" w:author="Claude" w:date="2026-09-27T12:00:00Z">
        <w:r>
          <w:delText xml:space="preserve"> And what were Frank Sander’s famous remarks? That “one might envision by the year 2000 not simply a courthouse but a Dispute Resolution Center, where the grievant would first be channeled through a screening clerk.”</w:delText>
        </w:r>
      </w:del>
      <w:del w:id="200014" w:author="Claude" w:date="2026-09-27T12:00:00Z">
        <w:r>
          <w:rPr>
            <w:rStyle w:val="FootnoteReference"/>
          </w:rPr>
          <w:footnoteReference w:id="7"/>
        </w:r>
      </w:del>
      <w:del w:id="200015" w:author="Claude" w:date="2026-09-27T12:00:00Z">
        <w:r>
          <w:delTex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delText>
        </w:r>
      </w:del>
      <w:bookmarkStart w:id="3" w:name="_Ref222257400"/>
      <w:del w:id="200016" w:author="Claude" w:date="2026-09-27T12:00:00Z">
        <w:r>
          <w:rPr>
            <w:rStyle w:val="FootnoteReference"/>
            <w:color w:val="000000" w:themeColor="text1"/>
          </w:rPr>
          <w:footnoteReference w:id="8"/>
        </w:r>
      </w:del>
      <w:bookmarkEnd w:id="3"/>
      <w:del w:id="200017" w:author="Claude" w:date="2026-09-27T12:00:00Z">
        <w:r>
          <w:delText xml:space="preserve"> Perhaps the ignorance of modern practitioners is forgivable. Like the prisoners in Plato’s cave, chained to face </w:delText>
          <w:lastRenderedPageBreak/>
          <w:delText>the wall and mistaking the shadows projected before them for the whole of reality,</w:delText>
        </w:r>
      </w:del>
      <w:del w:id="200018" w:author="Claude" w:date="2026-09-27T12:00:00Z">
        <w:r>
          <w:rPr>
            <w:rStyle w:val="FootnoteReference"/>
            <w:color w:val="000000" w:themeColor="text1"/>
          </w:rPr>
          <w:footnoteReference w:id="9"/>
        </w:r>
      </w:del>
      <w:del w:id="200019" w:author="Claude" w:date="2026-09-27T12:00:00Z">
        <w:r>
          <w:delText xml:space="preserve"> Deliberative Bodies are chained to Sander’s vision of selecting among external forums and mistake it for the whole of dispute resolution. The field’s theoretical ambitions have narrowed as it matured.</w:delText>
        </w:r>
      </w:del>
      <w:del w:id="200020" w:author="Claude" w:date="2026-09-27T12:00:00Z">
        <w:r>
          <w:rPr>
            <w:rStyle w:val="FootnoteReference"/>
            <w:color w:val="000000" w:themeColor="text1"/>
          </w:rPr>
          <w:footnoteReference w:id="10"/>
        </w:r>
      </w:del>
      <w:del w:id="200021" w:author="Claude" w:date="2026-09-27T12:00:00Z">
        <w:r>
          <w:delText xml:space="preserve"> </w:delText>
        </w:r>
      </w:del>
    </w:p>
    <w:p w14:paraId="72F3002C" w14:textId="69A75B2E" w:rsidR="003E09AC" w:rsidRPr="00A9375B" w:rsidRDefault="005A4EE5" w:rsidP="003D74D8">
      <w:pPr>
        <w:pStyle w:val="BodyTextFirstIndent"/>
        <w:spacing w:line="480" w:lineRule="auto"/>
        <w:jc w:val="both"/>
        <w:rPr>
          <w:del w:id="200028" w:author="Claude" w:date="2026-09-27T12:00:00Z"/>
        </w:rPr>
      </w:pPr>
      <w:del w:id="200023" w:author="Claude" w:date="2026-09-27T12:00:00Z">
        <w:r>
          <w:delText>Step outside the cave, and the world that comes into view is arranged nothing like ours. Throughout much of recorded human history, the conceptual analogs to negotiation, mediation, arbitration, and trial did not occupy the same track.</w:delText>
        </w:r>
      </w:del>
      <w:del w:id="200024" w:author="Claude" w:date="2026-09-27T12:00:00Z">
        <w:r>
          <w:rPr>
            <w:rStyle w:val="FootnoteReference"/>
          </w:rPr>
          <w:footnoteReference w:id="11"/>
        </w:r>
      </w:del>
      <w:del w:id="200025" w:author="Claude" w:date="2026-09-27T12:00:00Z">
        <w:r>
          <w:delText xml:space="preserve"> Each of the societies examined in this Note—Ancient Near Eastern, Classical Greek, Ancient Roman, Traditional Chinese, and Medieval English—maintained Quality Control Mechanisms (QCMs), institutional features that attached profound personal consequences to the act of formal litigation and so compelled would-be litigants </w:delText>
          <w:lastRenderedPageBreak/>
          <w:delText>to scrutinize the strength of their claims. When that scrutiny revealed a grievance’s deficiencies, the would-be litigant’s first option was not to relinquish their claim but to seek relief through the “Alternative” system instead—whether that was the elders’ councils of the Ancient Near East, the compromissum of Imperial Rome, or the church meetings of colonial Puritan communities.</w:delText>
        </w:r>
      </w:del>
      <w:del w:id="200026" w:author="Claude" w:date="2026-09-27T12:00:00Z">
        <w:r>
          <w:rPr>
            <w:rStyle w:val="FootnoteReference"/>
            <w:color w:val="000000" w:themeColor="text1"/>
          </w:rPr>
          <w:footnoteReference w:id="12"/>
        </w:r>
      </w:del>
      <w:del w:id="200027" w:author="Claude" w:date="2026-09-27T12:00:00Z">
        <w:r>
          <w:delText xml:space="preserve"> Their second option, taken when their grievance could only be remedied by the full relief offered via the formal system (i.e., constitutional rights violations), was to address the weaknesses in their claim through pre-filing scrutiny, and to persist in court once they were confident they could prevail for their clients. Historically, this model succeeded in relieving court dockets (what modern ADR claims as its principal benefit), as QCMs sorted disputants into either the formal (strong claims) or informal (weak claims) forums. But QCMs had another purpose. By compelling individual claimants to test the strength of their claims before externalizing, they imposed the adversarial testing of assumptions that modern social psychology has identified as the chief safeguard against groupthink—the compounding of cognitive biases within a cohesive group whose shared objective of externalizing a claim forecloses any occasion for critical self-examination, causing the team to adopt strategies that would not survive the pre-filing scrutiny QCMs once guaranteed. The historical model put the burden of filtering strong and weak claims on the disputant. The American model puts it on courts and administrations. That experiment failed, and the ADR forums it built collapsed onto the same track as trial. It did not merely leave the formal docket full of baseless claims. By removing pre-filing scrutiny from the disputant’s workflow, it eliminated the only institutional occasion on which a Deliberative Body’s assumptions face the pre-filing testing that prevents weak cases from coming into court. Because my thesis involves several moving parts and </w:delText>
          <w:lastRenderedPageBreak/>
          <w:delText>defined terms, I have presented it in the following figure, which abstracts the main points, before turning to the history.</w:delText>
        </w:r>
      </w:del>
    </w:p>
    <w:p w14:paraId="64D47805" w14:textId="5D1B9576" w:rsidR="00E60807" w:rsidRPr="00A9375B" w:rsidRDefault="00B166F7" w:rsidP="003D74D8">
      <w:pPr>
        <w:jc w:val="both"/>
        <w:rPr>
          <w:del w:id="200030" w:author="Claude" w:date="2026-09-27T12:00:00Z"/>
          <w:color w:val="000000" w:themeColor="text1"/>
        </w:rPr>
      </w:pPr>
      <w:del w:id="200029" w:author="Claude" w:date="2026-09-27T12:00:00Z">
        <w:r>
          <w:rPr>
            <w:noProof/>
            <w:color w:val="000000" w:themeColor="text1"/>
            <w14:ligatures w14:val="standardContextual"/>
          </w:rPr>
          <w:drawing>
            <wp:inline distT="0" distB="0" distL="0" distR="0" wp14:anchorId="1DCF783A" wp14:editId="4398F9C9">
              <wp:extent cx="5943600" cy="2175934"/>
              <wp:effectExtent l="0" t="0" r="0" b="0"/>
              <wp:docPr id="1831582831"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2831" name="Picture 2" descr="A screenshot of a diagram  Description automatically generated"/>
                      <pic:cNvPicPr/>
                    </pic:nvPicPr>
                    <pic:blipFill rotWithShape="1">
                      <a:blip r:embed="rId8" cstate="print">
                        <a:extLst>
                          <a:ext uri="{28A0092B-C50C-407E-A947-70E740481C1C}">
                            <a14:useLocalDpi xmlns:a14="http://schemas.microsoft.com/office/drawing/2010/main" val="0"/>
                          </a:ext>
                        </a:extLst>
                      </a:blip>
                      <a:srcRect b="31357"/>
                      <a:stretch/>
                    </pic:blipFill>
                    <pic:spPr bwMode="auto">
                      <a:xfrm>
                        <a:off x="0" y="0"/>
                        <a:ext cx="5943600" cy="2175934"/>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0641B58C" wp14:editId="26847C15">
              <wp:extent cx="5943600" cy="2015066"/>
              <wp:effectExtent l="0" t="0" r="0" b="4445"/>
              <wp:docPr id="25897144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1443" name="Picture 3" descr="A screenshot of a computer  Description automatically generated"/>
                      <pic:cNvPicPr/>
                    </pic:nvPicPr>
                    <pic:blipFill rotWithShape="1">
                      <a:blip r:embed="rId9" cstate="print">
                        <a:extLst>
                          <a:ext uri="{28A0092B-C50C-407E-A947-70E740481C1C}">
                            <a14:useLocalDpi xmlns:a14="http://schemas.microsoft.com/office/drawing/2010/main" val="0"/>
                          </a:ext>
                        </a:extLst>
                      </a:blip>
                      <a:srcRect b="36431"/>
                      <a:stretch/>
                    </pic:blipFill>
                    <pic:spPr bwMode="auto">
                      <a:xfrm>
                        <a:off x="0" y="0"/>
                        <a:ext cx="5943600" cy="2015066"/>
                      </a:xfrm>
                      <a:prstGeom prst="rect">
                        <a:avLst/>
                      </a:prstGeom>
                      <a:ln>
                        <a:noFill/>
                      </a:ln>
                      <a:extLst>
                        <a:ext uri="{53640926-AAD7-44D8-BBD7-CCE9431645EC}">
                          <a14:shadowObscured xmlns:a14="http://schemas.microsoft.com/office/drawing/2010/main"/>
                        </a:ext>
                      </a:extLst>
                    </pic:spPr>
                  </pic:pic>
                </a:graphicData>
              </a:graphic>
            </wp:inline>
          </w:drawing>
        </w:r>
      </w:del>
    </w:p>
    <w:p w14:paraId="7F8C2B82" w14:textId="50A370BB" w:rsidR="00655A0D" w:rsidRPr="00A9375B" w:rsidRDefault="003E09AC" w:rsidP="003D74D8">
      <w:pPr>
        <w:pStyle w:val="BodyTextFirstIndent"/>
        <w:spacing w:line="480" w:lineRule="auto"/>
        <w:jc w:val="both"/>
        <w:rPr>
          <w:del w:id="200048" w:author="Claude" w:date="2026-09-27T12:00:00Z"/>
        </w:rPr>
      </w:pPr>
      <w:del w:id="200031" w:author="Claude" w:date="2026-09-27T12:00:00Z">
        <w:r>
          <w:delText>A hypothetical will illustrate how my theory of ADR operates in practice. The characters and events are fictional; the historical records behind them are not. The setting is Mesopotamia circa 1800 BCE, in the city of Larsa.</w:delText>
        </w:r>
      </w:del>
      <w:del w:id="200032" w:author="Claude" w:date="2026-09-27T12:00:00Z">
        <w:r>
          <w:rPr>
            <w:rStyle w:val="FootnoteReference"/>
            <w:color w:val="000000" w:themeColor="text1"/>
          </w:rPr>
          <w:footnoteReference w:id="13"/>
        </w:r>
      </w:del>
      <w:del w:id="200033" w:author="Claude" w:date="2026-09-27T12:00:00Z">
        <w:r>
          <w:delText xml:space="preserve"> A farmer named Shamash-iddin and his family believed their neighbor Warad-Sin had diverted irrigation water from the shared canal, leaving Shamash-iddin’s </w:delText>
          <w:lastRenderedPageBreak/>
          <w:delText>barley fields to wither.</w:delText>
        </w:r>
      </w:del>
      <w:del w:id="200034" w:author="Claude" w:date="2026-09-27T12:00:00Z">
        <w:r>
          <w:rPr>
            <w:rStyle w:val="FootnoteReference"/>
            <w:color w:val="000000" w:themeColor="text1"/>
          </w:rPr>
          <w:footnoteReference w:id="14"/>
        </w:r>
      </w:del>
      <w:del w:id="200035" w:author="Claude" w:date="2026-09-27T12:00:00Z">
        <w:r>
          <w:delText xml:space="preserve"> Before Shamash-iddin would even consider bringing a formal claim before the assembly</w:delText>
        </w:r>
      </w:del>
      <w:del w:id="200036" w:author="Claude" w:date="2026-09-27T12:00:00Z">
        <w:r>
          <w:rPr>
            <w:rStyle w:val="FootnoteReference"/>
            <w:color w:val="000000" w:themeColor="text1"/>
          </w:rPr>
          <w:footnoteReference w:id="15"/>
        </w:r>
      </w:del>
      <w:del w:id="200037" w:author="Claude" w:date="2026-09-27T12:00:00Z">
        <w:r>
          <w:delText>—a process requiring a sworn oath before the gods with the risk of divine punishment for baseless claims—he would first test the strength of his claim by presenting his grievance to the neighborhood council of elders.</w:delText>
        </w:r>
      </w:del>
      <w:del w:id="200038" w:author="Claude" w:date="2026-09-27T12:00:00Z">
        <w:r>
          <w:rPr>
            <w:rStyle w:val="FootnoteReference"/>
            <w:color w:val="000000" w:themeColor="text1"/>
          </w:rPr>
          <w:footnoteReference w:id="16"/>
        </w:r>
      </w:del>
      <w:del w:id="200039" w:author="Claude" w:date="2026-09-27T12:00:00Z">
        <w:r>
          <w:delText xml:space="preserve"> Shamash-iddin was confident that someone had intentionally diverted the water because levels remained too low this late into the season. Yet his theory fell apart once presented to the council.</w:delText>
        </w:r>
      </w:del>
      <w:del w:id="200040" w:author="Claude" w:date="2026-09-27T12:00:00Z">
        <w:r>
          <w:rPr>
            <w:rStyle w:val="FootnoteReference"/>
            <w:color w:val="000000" w:themeColor="text1"/>
          </w:rPr>
          <w:footnoteReference w:id="17"/>
        </w:r>
      </w:del>
      <w:del w:id="200041" w:author="Claude" w:date="2026-09-27T12:00:00Z">
        <w:r>
          <w:delText xml:space="preserve"> One of these elders owned adjacent fields and benefited from the same canal, another was Warad-Sin’s cousin, and a third had previously </w:delText>
          <w:lastRenderedPageBreak/>
          <w:delText>disputed a property boundary with Shamash-iddin.</w:delText>
        </w:r>
      </w:del>
      <w:del w:id="200042" w:author="Claude" w:date="2026-09-27T12:00:00Z">
        <w:r>
          <w:rPr>
            <w:rStyle w:val="FootnoteReference"/>
            <w:color w:val="000000" w:themeColor="text1"/>
          </w:rPr>
          <w:footnoteReference w:id="18"/>
        </w:r>
      </w:del>
      <w:del w:id="200043" w:author="Claude" w:date="2026-09-27T12:00:00Z">
        <w:r>
          <w:delText xml:space="preserve"> The cousin challenged the timeline, the adjacent landowner noted that all farmers faced low water this season, and the rival asked why, if Warad-Sin was stealing water, his own barley looked equally parched.</w:delText>
        </w:r>
      </w:del>
      <w:del w:id="200044" w:author="Claude" w:date="2026-09-27T12:00:00Z">
        <w:r>
          <w:rPr>
            <w:rStyle w:val="FootnoteReference"/>
            <w:color w:val="000000" w:themeColor="text1"/>
          </w:rPr>
          <w:footnoteReference w:id="19"/>
        </w:r>
      </w:del>
      <w:del w:id="200045" w:author="Claude" w:date="2026-09-27T12:00:00Z">
        <w:r>
          <w:delText xml:space="preserve"> Confronted with these challenges, Shamash-iddin conceded that his claim was baseless and never brought it.</w:delText>
        </w:r>
      </w:del>
      <w:del w:id="200046" w:author="Claude" w:date="2026-09-27T12:00:00Z">
        <w:r>
          <w:rPr>
            <w:rStyle w:val="FootnoteReference"/>
            <w:color w:val="000000" w:themeColor="text1"/>
          </w:rPr>
          <w:footnoteReference w:id="20"/>
        </w:r>
      </w:del>
      <w:del w:id="200047" w:author="Claude" w:date="2026-09-27T12:00:00Z">
        <w:r>
          <w:delText xml:space="preserve"> </w:delText>
        </w:r>
      </w:del>
    </w:p>
    <w:p w14:paraId="4A5598AC" w14:textId="44857C25" w:rsidR="006E1CB3" w:rsidRPr="00A9375B" w:rsidRDefault="009017D7" w:rsidP="003D74D8">
      <w:pPr>
        <w:pStyle w:val="BodyTextFirstIndent"/>
        <w:spacing w:line="480" w:lineRule="auto"/>
        <w:jc w:val="both"/>
        <w:rPr>
          <w:del w:id="200052" w:author="Claude" w:date="2026-09-27T12:00:00Z"/>
        </w:rPr>
      </w:pPr>
      <w:del w:id="200049" w:author="Claude" w:date="2026-09-27T12:00:00Z">
        <w:r>
          <w:delText xml:space="preserve">Before the QCM (the oath) compelled Shamash-iddin to test the strength of his claim, his Deliberative Body—himself and his household—naturally concurred in his judgment that his neighbor was at fault. They shared an interest in the dispute, and therefore shared the instinct to overcredit evidence favoring their position. Shamash-iddin understood his claim was not worthy of an oath only when he broke this cohesion by drawing on competing interests, personal histories, and social positions. This practice of testing one’s claim before using the formal system has parallels across human history. As Fernanda Pirie writes, “the variety of the world’s legal </w:delText>
          <w:lastRenderedPageBreak/>
          <w:delText>processes is almost as great as the variety of its societies,” and yet “for all the differences in their laws, in premodern societies people everywhere came up with similar solutions” to solving the problem of baseless litigation. While “oaths and ordeals might seem exotic to us now, even barbaric,” premodern societies the world over used oaths, or oath-adjacent QCMs, to</w:delText>
        </w:r>
      </w:del>
      <w:bookmarkStart w:id="4" w:name="_Ref221994663"/>
      <w:del w:id="200050" w:author="Claude" w:date="2026-09-27T12:00:00Z">
        <w:r>
          <w:delText xml:space="preserve"> save courts and clients from weak, untested claims.</w:delText>
        </w:r>
      </w:del>
      <w:del w:id="200051" w:author="Claude" w:date="2026-09-27T12:00:00Z">
        <w:r>
          <w:rPr>
            <w:rStyle w:val="FootnoteReference"/>
            <w:color w:val="000000" w:themeColor="text1"/>
          </w:rPr>
          <w:footnoteReference w:id="21"/>
        </w:r>
      </w:del>
      <w:bookmarkEnd w:id="4"/>
    </w:p>
    <w:p w14:paraId="4FB5C107" w14:textId="77777777" w:rsidR="00CC4B9B" w:rsidRPr="00A9375B" w:rsidRDefault="00CC4B9B" w:rsidP="003D74D8">
      <w:pPr>
        <w:pStyle w:val="BodyTextFirstIndent"/>
        <w:spacing w:line="480" w:lineRule="auto"/>
        <w:ind w:firstLine="0"/>
        <w:jc w:val="both"/>
        <w:rPr>
          <w:del w:id="200053" w:author="Claude" w:date="2026-09-27T12:00:00Z"/>
        </w:rPr>
      </w:pPr>
    </w:p>
    <w:p w14:paraId="4A7FA23A" w14:textId="5D45E347" w:rsidR="00CC4B9B" w:rsidRPr="00A9375B" w:rsidRDefault="00CC4B9B" w:rsidP="003D74D8">
      <w:pPr>
        <w:pStyle w:val="BodyTextFirstIndent"/>
        <w:numPr>
          <w:ilvl w:val="0"/>
          <w:numId w:val="33"/>
        </w:numPr>
        <w:spacing w:line="480" w:lineRule="auto"/>
        <w:jc w:val="both"/>
        <w:rPr>
          <w:del w:id="200055" w:author="Claude" w:date="2026-09-27T12:00:00Z"/>
          <w:i/>
          <w:iCs/>
        </w:rPr>
      </w:pPr>
      <w:del w:id="200054" w:author="Claude" w:date="2026-09-27T12:00:00Z">
        <w:r>
          <w:rPr>
            <w:i/>
            <w:iCs/>
          </w:rPr>
          <w:delText>Features of QCMs</w:delText>
        </w:r>
      </w:del>
    </w:p>
    <w:p w14:paraId="686ACA24" w14:textId="77777777" w:rsidR="00CC4B9B" w:rsidRPr="00A9375B" w:rsidRDefault="00CC4B9B" w:rsidP="003D74D8">
      <w:pPr>
        <w:pStyle w:val="BodyTextFirstIndent"/>
        <w:spacing w:line="480" w:lineRule="auto"/>
        <w:ind w:left="360" w:firstLine="0"/>
        <w:jc w:val="both"/>
        <w:rPr>
          <w:del w:id="200056" w:author="Claude" w:date="2026-09-27T12:00:00Z"/>
        </w:rPr>
      </w:pPr>
    </w:p>
    <w:p w14:paraId="623E9916" w14:textId="4FF876C0" w:rsidR="006E1CB3" w:rsidRPr="00A9375B" w:rsidRDefault="006E1CB3" w:rsidP="003D74D8">
      <w:pPr>
        <w:pStyle w:val="BodyTextFirstIndent"/>
        <w:spacing w:line="480" w:lineRule="auto"/>
        <w:jc w:val="both"/>
        <w:rPr>
          <w:del w:id="200062" w:author="Claude" w:date="2026-09-27T12:00:00Z"/>
        </w:rPr>
      </w:pPr>
      <w:del w:id="200057" w:author="Claude" w:date="2026-09-27T12:00:00Z">
        <w:r>
          <w:delText>Three points about QCMs warrant emphasis. First, many societies used the term “oath” for their respective QCM, but the concept reaches past a bare sworn affirmation to a supreme deity to a broader spectrum of secular mechanisms designed to force a potential litigant to internalize the existential costs of advancing a weak claim.</w:delText>
        </w:r>
      </w:del>
      <w:del w:id="200058" w:author="Claude" w:date="2026-09-27T12:00:00Z">
        <w:r>
          <w:rPr>
            <w:rStyle w:val="FootnoteReference"/>
            <w:color w:val="000000" w:themeColor="text1"/>
          </w:rPr>
          <w:footnoteReference w:id="22"/>
        </w:r>
      </w:del>
      <w:del w:id="200059" w:author="Claude" w:date="2026-09-27T12:00:00Z">
        <w:r>
          <w:delText xml:space="preserve"> Where the QCM took the form of an oath invoking misfortune, it signaled a disputant was “therefore tak[ing] a costly risk, thereby honestly communicating one’s desire to obtain a given verdict.”</w:delText>
        </w:r>
      </w:del>
      <w:del w:id="200060" w:author="Claude" w:date="2026-09-27T12:00:00Z">
        <w:r>
          <w:rPr>
            <w:rStyle w:val="FootnoteReference"/>
            <w:color w:val="000000" w:themeColor="text1"/>
          </w:rPr>
          <w:footnoteReference w:id="23"/>
        </w:r>
      </w:del>
      <w:del w:id="200061" w:author="Claude" w:date="2026-09-27T12:00:00Z">
        <w:r>
          <w:delText xml:space="preserve"> </w:delText>
        </w:r>
      </w:del>
    </w:p>
    <w:p w14:paraId="1683C074" w14:textId="2DA290CF" w:rsidR="006E1CB3" w:rsidRPr="00A9375B" w:rsidRDefault="008534A1" w:rsidP="003D74D8">
      <w:pPr>
        <w:pStyle w:val="BodyTextFirstIndent"/>
        <w:spacing w:line="480" w:lineRule="auto"/>
        <w:jc w:val="both"/>
        <w:rPr>
          <w:del w:id="200072" w:author="Claude" w:date="2026-09-27T12:00:00Z"/>
        </w:rPr>
      </w:pPr>
      <w:del w:id="200063" w:author="Claude" w:date="2026-09-27T12:00:00Z">
        <w:r>
          <w:delText xml:space="preserve">Fear of the divine was the source of the oath’s power in Ancient Near Eastern societies. In Classical Athens the “oath” meant something else: the relentless cultural emphasis on individual character enforced through the courts, whose speeches publicized a litigant’s past misconduct and </w:delText>
          <w:lastRenderedPageBreak/>
          <w:delText>exposed him to informal social sanction.</w:delText>
        </w:r>
      </w:del>
      <w:bookmarkStart w:id="5" w:name="_Ref221994504"/>
      <w:del w:id="200064" w:author="Claude" w:date="2026-09-27T12:00:00Z">
        <w:r>
          <w:rPr>
            <w:rStyle w:val="FootnoteReference"/>
            <w:color w:val="000000" w:themeColor="text1"/>
          </w:rPr>
          <w:footnoteReference w:id="24"/>
        </w:r>
      </w:del>
      <w:bookmarkEnd w:id="5"/>
      <w:del w:id="200065" w:author="Claude" w:date="2026-09-27T12:00:00Z">
        <w:r>
          <w:delText xml:space="preserve"> As Adriaan Lanni observes,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delText>
        </w:r>
      </w:del>
      <w:del w:id="200066" w:author="Claude" w:date="2026-09-27T12:00:00Z">
        <w:r>
          <w:rPr>
            <w:rStyle w:val="FootnoteReference"/>
            <w:color w:val="000000" w:themeColor="text1"/>
          </w:rPr>
          <w:footnoteReference w:id="25"/>
        </w:r>
      </w:del>
      <w:del w:id="200067" w:author="Claude" w:date="2026-09-27T12:00:00Z">
        <w:r>
          <w:delText xml:space="preserve"> This system “gave litigants incentives to investigate their opponents and uncover any past violations of statutory or extrastatutory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delText>
        </w:r>
      </w:del>
      <w:del w:id="200068" w:author="Claude" w:date="2026-09-27T12:00:00Z">
        <w:r>
          <w:rPr>
            <w:rStyle w:val="FootnoteReference"/>
            <w:color w:val="000000" w:themeColor="text1"/>
          </w:rPr>
          <w:footnoteReference w:id="26"/>
        </w:r>
      </w:del>
      <w:del w:id="200069" w:author="Claude" w:date="2026-09-27T12:00:00Z">
        <w:r>
          <w:delText xml:space="preserve"> For example, Phrynion, upon a “realisation that his claims that she was his slave were weak,” “drop[ped] that case in favour of arbitration”—deterred by the formal tier’s binary structure that precluded compromise, oaths that risked branding him a perjurer, and financial penalties designed to “make someone hesitate” before obstructing justice.</w:delText>
        </w:r>
      </w:del>
      <w:del w:id="200070" w:author="Claude" w:date="2026-09-27T12:00:00Z">
        <w:r>
          <w:rPr>
            <w:rStyle w:val="FootnoteReference"/>
            <w:color w:val="000000" w:themeColor="text1"/>
          </w:rPr>
          <w:footnoteReference w:id="27"/>
        </w:r>
      </w:del>
      <w:del w:id="200071" w:author="Claude" w:date="2026-09-27T12:00:00Z">
        <w:r>
          <w:delText xml:space="preserve"> The “oath” thus had no connection to the divine in Athens, instead serving as a proxy for total reputational risk because the adjudicative process declined to sever the legal claim from the moral standing of the claimant. The following figure represents some of the differing QCMs.</w:delText>
        </w:r>
      </w:del>
    </w:p>
    <w:p w14:paraId="2B1FF12D" w14:textId="6AE0A8B2" w:rsidR="003E09AC" w:rsidRPr="00A9375B" w:rsidRDefault="00BB165A" w:rsidP="003D74D8">
      <w:pPr>
        <w:spacing w:line="480" w:lineRule="auto"/>
        <w:jc w:val="both"/>
        <w:rPr>
          <w:del w:id="200074" w:author="Claude" w:date="2026-09-27T12:00:00Z"/>
          <w:color w:val="000000" w:themeColor="text1"/>
        </w:rPr>
      </w:pPr>
      <w:del w:id="200073" w:author="Claude" w:date="2026-09-27T12:00:00Z">
        <w:r>
          <w:rPr>
            <w:noProof/>
            <w:color w:val="000000" w:themeColor="text1"/>
          </w:rPr>
          <w:lastRenderedPageBreak/>
          <w:drawing>
            <wp:inline distT="0" distB="0" distL="0" distR="0" wp14:anchorId="47B49266" wp14:editId="7DE00DC7">
              <wp:extent cx="5943600" cy="3691255"/>
              <wp:effectExtent l="0" t="0" r="0" b="4445"/>
              <wp:docPr id="825428860"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0"/>
                      <a:stretch>
                        <a:fillRect/>
                      </a:stretch>
                    </pic:blipFill>
                    <pic:spPr>
                      <a:xfrm>
                        <a:off x="0" y="0"/>
                        <a:ext cx="5943600" cy="3691255"/>
                      </a:xfrm>
                      <a:prstGeom prst="rect">
                        <a:avLst/>
                      </a:prstGeom>
                    </pic:spPr>
                  </pic:pic>
                </a:graphicData>
              </a:graphic>
            </wp:inline>
          </w:drawing>
        </w:r>
      </w:del>
    </w:p>
    <w:p w14:paraId="1AA7FB99" w14:textId="2A73638E" w:rsidR="00655A0D" w:rsidRPr="00A9375B" w:rsidRDefault="000F5FFF" w:rsidP="003D74D8">
      <w:pPr>
        <w:pStyle w:val="BodyTextFirstIndent"/>
        <w:spacing w:line="480" w:lineRule="auto"/>
        <w:jc w:val="both"/>
        <w:rPr>
          <w:del w:id="200082" w:author="Claude" w:date="2026-09-27T12:00:00Z"/>
        </w:rPr>
      </w:pPr>
      <w:del w:id="200075" w:author="Claude" w:date="2026-09-27T12:00:00Z">
        <w:r>
          <w:delText>This figure shows a principle that recurs throughout the civilizations surveyed in this Note. The most reliable way of (1) relieving the formal docket from excessive litigation and (2) ensuring clients receive strong advocacy was never the administrative placement of ADR forums alongside it—as modern American practice assumes—but the imposition of the burden on disputants themselves, whose QCM-compelled scrutiny of their own claims before filing accomplished what no screening clerk could replicate.</w:delText>
        </w:r>
      </w:del>
      <w:del w:id="200076" w:author="Claude" w:date="2026-09-27T12:00:00Z">
        <w:r>
          <w:rPr>
            <w:rStyle w:val="FootnoteReference"/>
            <w:color w:val="000000" w:themeColor="text1"/>
          </w:rPr>
          <w:footnoteReference w:id="28"/>
        </w:r>
      </w:del>
      <w:del w:id="200077" w:author="Claude" w:date="2026-09-27T12:00:00Z">
        <w:r>
          <w:delText xml:space="preserve"> This brings me to the second point about the QCM. Up until the Roman Empire, throughout much of human history, litigants were conceptually “pro se,” so to speak.</w:delText>
        </w:r>
      </w:del>
      <w:bookmarkStart w:id="6" w:name="_Ref222161048"/>
      <w:del w:id="200078" w:author="Claude" w:date="2026-09-27T12:00:00Z">
        <w:r>
          <w:rPr>
            <w:rStyle w:val="FootnoteReference"/>
            <w:color w:val="000000" w:themeColor="text1"/>
          </w:rPr>
          <w:footnoteReference w:id="29"/>
        </w:r>
      </w:del>
      <w:bookmarkEnd w:id="6"/>
      <w:del w:id="200079" w:author="Claude" w:date="2026-09-27T12:00:00Z">
        <w:r>
          <w:delText xml:space="preserve">Accordingly, the historic oath/QCM should not be confused with a modern juror swearing </w:delText>
          <w:lastRenderedPageBreak/>
          <w:delText>their testimony is truthful or the ABA’s “oath” (if you can call it that), as these QCMs applied to the individual advancing legal arguments in court.</w:delText>
        </w:r>
      </w:del>
      <w:del w:id="200080" w:author="Claude" w:date="2026-09-27T12:00:00Z">
        <w:r>
          <w:rPr>
            <w:rStyle w:val="FootnoteReference"/>
            <w:color w:val="000000" w:themeColor="text1"/>
          </w:rPr>
          <w:footnoteReference w:id="30"/>
        </w:r>
      </w:del>
      <w:del w:id="200081" w:author="Claude" w:date="2026-09-27T12:00:00Z">
        <w:r>
          <w:delText xml:space="preserve"> </w:delText>
        </w:r>
      </w:del>
    </w:p>
    <w:p w14:paraId="2522D8DA" w14:textId="2F3CC009" w:rsidR="000F5FFF" w:rsidRPr="00A9375B" w:rsidRDefault="000F5FFF" w:rsidP="003D74D8">
      <w:pPr>
        <w:pStyle w:val="BodyTextFirstIndent"/>
        <w:spacing w:line="480" w:lineRule="auto"/>
        <w:jc w:val="both"/>
        <w:rPr>
          <w:del w:id="200089" w:author="Claude" w:date="2026-09-27T12:00:00Z"/>
        </w:rPr>
      </w:pPr>
      <w:del w:id="200083" w:author="Claude" w:date="2026-09-27T12:00:00Z">
        <w:r>
          <w:delText>Rome professionalized counsel, and the calumny oath came with the profession. It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refuse”—a pre-filing certification requirement that bound the advocate’s professional identity to the merit of the claim.</w:delText>
        </w:r>
      </w:del>
      <w:del w:id="200084" w:author="Claude" w:date="2026-09-27T12:00:00Z">
        <w:r>
          <w:rPr>
            <w:rStyle w:val="FootnoteReference"/>
            <w:color w:val="000000" w:themeColor="text1"/>
          </w:rPr>
          <w:footnoteReference w:id="31"/>
        </w:r>
      </w:del>
      <w:del w:id="200085" w:author="Claude" w:date="2026-09-27T12:00:00Z">
        <w:r>
          <w:delText xml:space="preserve"> The Roman code also stipulated counsel must “resign from any case that he discovered to be baseless after he had undertaken it” and serve “in the role of gatekeeper for the court, responsible for making a preliminary assessment of a case’s merits and for deciding whether </w:delText>
          <w:lastRenderedPageBreak/>
          <w:delText>or not a prospective client had a reasonable cause of action.”</w:delText>
        </w:r>
      </w:del>
      <w:del w:id="200086" w:author="Claude" w:date="2026-09-27T12:00:00Z">
        <w:r>
          <w:rPr>
            <w:rStyle w:val="FootnoteReference"/>
          </w:rPr>
          <w:footnoteReference w:id="32"/>
        </w:r>
      </w:del>
      <w:del w:id="200087" w:author="Claude" w:date="2026-09-27T12:00:00Z">
        <w:r>
          <w:delText> A cost-shifting rule (which exists today) reinforced this oath, whereby “the party who lost a lawsuit became responsible for paying all the direct expenses that the winner incurred,” a mechanism designed, in theory, so that “anyone who brought a foolish lawsuit or defended a hopeless case potentially put himself in financial jeopardy.”</w:delText>
        </w:r>
      </w:del>
      <w:del w:id="200088" w:author="Claude" w:date="2026-09-27T12:00:00Z">
        <w:r>
          <w:rPr>
            <w:rStyle w:val="FootnoteReference"/>
            <w:color w:val="000000" w:themeColor="text1"/>
          </w:rPr>
          <w:footnoteReference w:id="33"/>
        </w:r>
      </w:del>
    </w:p>
    <w:p w14:paraId="71ABACA8" w14:textId="220F5C96" w:rsidR="00254412" w:rsidRPr="00A9375B" w:rsidRDefault="00254412" w:rsidP="003D74D8">
      <w:pPr>
        <w:pStyle w:val="BodyTextFirstIndent"/>
        <w:spacing w:line="480" w:lineRule="auto"/>
        <w:jc w:val="both"/>
        <w:rPr>
          <w:del w:id="200094" w:author="Claude" w:date="2026-09-27T12:00:00Z"/>
        </w:rPr>
      </w:pPr>
      <w:del w:id="200090" w:author="Claude" w:date="2026-09-27T12:00:00Z">
        <w:r>
          <w:delText>In both the United States and England the nineteenth-century bar “shorten[ed] and dilute[d]” the lawyer’s oath until it “eliminate[d] most of its meaning.” It reduced what was once “the lawyer’s first, if not his only, personal formulation of ethical standards” to a form that is “often more symbolic than substantive.”</w:delText>
        </w:r>
      </w:del>
      <w:del w:id="200091" w:author="Claude" w:date="2026-09-27T12:00:00Z">
        <w:r>
          <w:rPr>
            <w:rStyle w:val="FootnoteReference"/>
            <w:color w:val="000000" w:themeColor="text1"/>
          </w:rPr>
          <w:footnoteReference w:id="34"/>
        </w:r>
      </w:del>
      <w:del w:id="200092" w:author="Claude" w:date="2026-09-27T12:00:00Z">
        <w:r>
          <w:delText xml:space="preserve"> I must interject here that the dilution of the oath is not merely a curiosity of professional regulation but a revealing symptom of American law’s broader tendency to dismantle, one by one, the very QCMs that had historically compelled individual legal advocates to confront the weaknesses of their own positions before presenting them—a tendency whose cumulative effect, as I shall argue, is to leave modern Deliberative Bodies defenseless against groupthink.</w:delText>
        </w:r>
      </w:del>
      <w:del w:id="200093" w:author="Claude" w:date="2026-09-27T12:00:00Z">
        <w:r>
          <w:rPr>
            <w:rStyle w:val="FootnoteReference"/>
            <w:color w:val="000000" w:themeColor="text1"/>
          </w:rPr>
          <w:footnoteReference w:id="35"/>
        </w:r>
      </w:del>
    </w:p>
    <w:p w14:paraId="620BA2A3" w14:textId="42ABA214" w:rsidR="00254412" w:rsidRPr="00A9375B" w:rsidRDefault="00254412" w:rsidP="003D74D8">
      <w:pPr>
        <w:pStyle w:val="BodyTextFirstIndent"/>
        <w:spacing w:line="480" w:lineRule="auto"/>
        <w:jc w:val="both"/>
        <w:rPr>
          <w:del w:id="200116" w:author="Claude" w:date="2026-09-27T12:00:00Z"/>
        </w:rPr>
      </w:pPr>
      <w:del w:id="200095" w:author="Claude" w:date="2026-09-27T12:00:00Z">
        <w:r>
          <w:delText xml:space="preserve">The third point about QCMs concerns their survival. Although the separation of church and state has influenced most modern legal systems—a development that has impacted divine QCMs like the Ancient Near Eastern Oath—the spirit of historical QCM variations persists in modern </w:delText>
          <w:lastRenderedPageBreak/>
          <w:delText>practice where authoritative legal rules are unavailable.</w:delText>
        </w:r>
      </w:del>
      <w:del w:id="200096" w:author="Claude" w:date="2026-09-27T12:00:00Z">
        <w:r>
          <w:rPr>
            <w:rStyle w:val="FootnoteReference"/>
            <w:color w:val="000000" w:themeColor="text1"/>
          </w:rPr>
          <w:footnoteReference w:id="36"/>
        </w:r>
      </w:del>
      <w:del w:id="200097" w:author="Claude" w:date="2026-09-27T12:00:00Z">
        <w:r>
          <w:delText xml:space="preserve"> Fish do not talk about water.</w:delText>
        </w:r>
      </w:del>
      <w:del w:id="200098" w:author="Claude" w:date="2026-09-27T12:00:00Z">
        <w:r>
          <w:rPr>
            <w:rStyle w:val="FootnoteReference"/>
            <w:color w:val="000000" w:themeColor="text1"/>
          </w:rPr>
          <w:footnoteReference w:id="37"/>
        </w:r>
      </w:del>
      <w:del w:id="200099" w:author="Claude" w:date="2026-09-27T12:00:00Z">
        <w:r>
          <w:delText xml:space="preserve"> In a secularized society divine oaths are impractical, because “modern societies don’t believe ordeals are </w:delText>
        </w:r>
      </w:del>
      <w:del w:id="200100" w:author="Claude" w:date="2026-09-27T12:00:00Z">
        <w:r>
          <w:rPr>
            <w:i/>
            <w:iCs/>
          </w:rPr>
          <w:delText>iudicia</w:delText>
        </w:r>
      </w:del>
      <w:del w:id="200101" w:author="Claude" w:date="2026-09-27T12:00:00Z">
        <w:r>
          <w:delText xml:space="preserve"> </w:delText>
        </w:r>
      </w:del>
      <w:del w:id="200102" w:author="Claude" w:date="2026-09-27T12:00:00Z">
        <w:r>
          <w:rPr>
            <w:i/>
            <w:iCs/>
          </w:rPr>
          <w:delText>Dei</w:delText>
        </w:r>
      </w:del>
      <w:del w:id="200103" w:author="Claude" w:date="2026-09-27T12:00:00Z">
        <w:r>
          <w:delText>, which ordeals require to work” (</w:delText>
        </w:r>
      </w:del>
      <w:del w:id="200104" w:author="Claude" w:date="2026-09-27T12:00:00Z">
        <w:r>
          <w:rPr>
            <w:i/>
            <w:iCs/>
          </w:rPr>
          <w:delText>iudicia</w:delText>
        </w:r>
      </w:del>
      <w:del w:id="200105" w:author="Claude" w:date="2026-09-27T12:00:00Z">
        <w:r>
          <w:delText xml:space="preserve"> </w:delText>
        </w:r>
      </w:del>
      <w:del w:id="200106" w:author="Claude" w:date="2026-09-27T12:00:00Z">
        <w:r>
          <w:rPr>
            <w:i/>
            <w:iCs/>
          </w:rPr>
          <w:delText>Dei</w:delText>
        </w:r>
      </w:del>
      <w:del w:id="200107" w:author="Claude" w:date="2026-09-27T12:00:00Z">
        <w:r>
          <w:delText xml:space="preserve"> is a term meaning “judgments of God,” referring to the superstition that God miraculously intervenes to condemn the guilty and exonerate the innocent).</w:delText>
        </w:r>
      </w:del>
      <w:del w:id="200108" w:author="Claude" w:date="2026-09-27T12:00:00Z">
        <w:r>
          <w:rPr>
            <w:rStyle w:val="FootnoteReference"/>
            <w:color w:val="000000" w:themeColor="text1"/>
          </w:rPr>
          <w:footnoteReference w:id="38"/>
        </w:r>
      </w:del>
      <w:del w:id="200109" w:author="Claude" w:date="2026-09-27T12:00:00Z">
        <w:r>
          <w:delText xml:space="preserve"> While other societies have adapted to this cultural transition</w:delText>
        </w:r>
      </w:del>
      <w:del w:id="200110" w:author="Claude" w:date="2026-09-27T12:00:00Z">
        <w:r>
          <w:rPr>
            <w:rStyle w:val="FootnoteReference"/>
            <w:color w:val="000000" w:themeColor="text1"/>
          </w:rPr>
          <w:footnoteReference w:id="39"/>
        </w:r>
      </w:del>
      <w:del w:id="200111" w:author="Claude" w:date="2026-09-27T12:00:00Z">
        <w:r>
          <w:delText xml:space="preserve">, a series </w:delText>
          <w:lastRenderedPageBreak/>
          <w:delText>of historical circumstances unique to American society</w:delText>
        </w:r>
      </w:del>
      <w:del w:id="200112" w:author="Claude" w:date="2026-09-27T12:00:00Z">
        <w:r>
          <w:rPr>
            <w:rStyle w:val="FootnoteReference"/>
            <w:color w:val="000000" w:themeColor="text1"/>
          </w:rPr>
          <w:footnoteReference w:id="40"/>
        </w:r>
      </w:del>
      <w:del w:id="200113" w:author="Claude" w:date="2026-09-27T12:00:00Z">
        <w:r>
          <w:delText xml:space="preserve"> means that the oath “once was the principal source of ethical regulation of lawyers, but it is now an often overlooked part of the labyrinth of laws and standards governing lawyer conduct.”</w:delText>
        </w:r>
      </w:del>
      <w:del w:id="200114" w:author="Claude" w:date="2026-09-27T12:00:00Z">
        <w:r>
          <w:rPr>
            <w:rStyle w:val="FootnoteReference"/>
            <w:color w:val="000000" w:themeColor="text1"/>
          </w:rPr>
          <w:footnoteReference w:id="41"/>
        </w:r>
      </w:del>
      <w:del w:id="200115" w:author="Claude" w:date="2026-09-27T12:00:00Z">
        <w:r>
          <w:delText xml:space="preserve"> What follows are just a few examples of how the concept of the oath persists in modern practice.</w:delText>
        </w:r>
      </w:del>
    </w:p>
    <w:p w14:paraId="74803279" w14:textId="4D75BB32" w:rsidR="00254412" w:rsidRPr="00A9375B" w:rsidRDefault="00254412" w:rsidP="003D74D8">
      <w:pPr>
        <w:pStyle w:val="BodyTextFirstIndent"/>
        <w:spacing w:line="480" w:lineRule="auto"/>
        <w:jc w:val="both"/>
        <w:rPr>
          <w:del w:id="200128" w:author="Claude" w:date="2026-09-27T12:00:00Z"/>
        </w:rPr>
      </w:pPr>
      <w:del w:id="200117" w:author="Claude" w:date="2026-09-27T12:00:00Z">
        <w:r>
          <w:delText>The civil codes of Egypt, Iraq, and other jurisdictions still offer the Ancient Near Eastern decisive oath—the mechanism that allows a plaintiff to shift the burden of proof to a defendant who must swear or accept liability—where it continues to screen claims lacking decisive evidence.</w:delText>
        </w:r>
      </w:del>
      <w:del w:id="200118" w:author="Claude" w:date="2026-09-27T12:00:00Z">
        <w:r>
          <w:rPr>
            <w:rStyle w:val="FootnoteReference"/>
            <w:color w:val="000000" w:themeColor="text1"/>
          </w:rPr>
          <w:footnoteReference w:id="42"/>
        </w:r>
      </w:del>
      <w:del w:id="200119" w:author="Claude" w:date="2026-09-27T12:00:00Z">
        <w:r>
          <w:delText xml:space="preserve"> In modern Greece, unlike the ABA’s oath, which evolved to permit any defense deemed “honestly debatable”</w:delText>
        </w:r>
      </w:del>
      <w:del w:id="200120" w:author="Claude" w:date="2026-09-27T12:00:00Z">
        <w:r>
          <w:rPr>
            <w:rStyle w:val="FootnoteReference"/>
            <w:color w:val="000000" w:themeColor="text1"/>
          </w:rPr>
          <w:footnoteReference w:id="43"/>
        </w:r>
      </w:del>
      <w:del w:id="200121" w:author="Claude" w:date="2026-09-27T12:00:00Z">
        <w:r>
          <w:delText xml:space="preserve"> regardless of its content, Article 116 of the Greek Code of Civil Procedure states a general duty to tell the truth and to conduct litigation according to “good faith and morality.”</w:delText>
        </w:r>
      </w:del>
      <w:del w:id="200122" w:author="Claude" w:date="2026-09-27T12:00:00Z">
        <w:r>
          <w:rPr>
            <w:rStyle w:val="FootnoteReference"/>
            <w:color w:val="000000" w:themeColor="text1"/>
          </w:rPr>
          <w:footnoteReference w:id="44"/>
        </w:r>
      </w:del>
      <w:del w:id="200123" w:author="Claude" w:date="2026-09-27T12:00:00Z">
        <w:r>
          <w:delText xml:space="preserve"> By imposing a positive “duty to tell the truth,” the modern Greek code echoes the ancient extra-statutory norm that viewed the abuse of legal procedure not as zealous advocacy, but as the act of a “common enemy” who threatens the moral fabric of the community.</w:delText>
        </w:r>
      </w:del>
      <w:del w:id="200124" w:author="Claude" w:date="2026-09-27T12:00:00Z">
        <w:r>
          <w:rPr>
            <w:rStyle w:val="FootnoteReference"/>
            <w:color w:val="000000" w:themeColor="text1"/>
          </w:rPr>
          <w:footnoteReference w:id="45"/>
        </w:r>
      </w:del>
      <w:del w:id="200125" w:author="Claude" w:date="2026-09-27T12:00:00Z">
        <w:r>
          <w:delText xml:space="preserve"> In modern </w:delText>
          <w:lastRenderedPageBreak/>
          <w:delText>Rome, the calumny oath, discussed above, “remain[s] embedded in modern [romano-canonical] procedural codes.”</w:delText>
        </w:r>
      </w:del>
      <w:del w:id="200126" w:author="Claude" w:date="2026-09-27T12:00:00Z">
        <w:r>
          <w:rPr>
            <w:rStyle w:val="FootnoteReference"/>
            <w:color w:val="000000" w:themeColor="text1"/>
          </w:rPr>
          <w:footnoteReference w:id="46"/>
        </w:r>
      </w:del>
      <w:del w:id="200127" w:author="Claude" w:date="2026-09-27T12:00:00Z">
        <w:r>
          <w:delText xml:space="preserve"> </w:delText>
        </w:r>
      </w:del>
    </w:p>
    <w:p w14:paraId="751D41D1" w14:textId="14D9A907" w:rsidR="00254412" w:rsidRPr="00A9375B" w:rsidRDefault="00254412" w:rsidP="003D74D8">
      <w:pPr>
        <w:pStyle w:val="BodyTextFirstIndent"/>
        <w:spacing w:line="480" w:lineRule="auto"/>
        <w:jc w:val="both"/>
        <w:rPr>
          <w:del w:id="200139" w:author="Claude" w:date="2026-09-27T12:00:00Z"/>
        </w:rPr>
      </w:pPr>
      <w:del w:id="200129" w:author="Claude" w:date="2026-09-27T12:00:00Z">
        <w:r>
          <w:delText>In modern China, the Arbitration Law embeds Confucian ideals of social harmony (where disruption is the ‘cost’ of formal litigation) directly, and it “strongly encourages the practice of mediation during arbitration proceedings” and empowers arbitral tribunals to initiate mediation even without a party’s request.</w:delText>
        </w:r>
      </w:del>
      <w:del w:id="200130" w:author="Claude" w:date="2026-09-27T12:00:00Z">
        <w:r>
          <w:rPr>
            <w:rStyle w:val="FootnoteReference"/>
            <w:color w:val="000000" w:themeColor="text1"/>
          </w:rPr>
          <w:footnoteReference w:id="47"/>
        </w:r>
      </w:del>
      <w:del w:id="200131" w:author="Claude" w:date="2026-09-27T12:00:00Z">
        <w:r>
          <w:delText xml:space="preserve"> This practice parallels the traditional authority of a village elder restoring communal harmony through deference, face-saving, and relational obligation.</w:delText>
        </w:r>
      </w:del>
      <w:del w:id="200132" w:author="Claude" w:date="2026-09-27T12:00:00Z">
        <w:r>
          <w:rPr>
            <w:rStyle w:val="FootnoteReference"/>
            <w:color w:val="000000" w:themeColor="text1"/>
          </w:rPr>
          <w:footnoteReference w:id="48"/>
        </w:r>
      </w:del>
      <w:del w:id="200133" w:author="Claude" w:date="2026-09-27T12:00:00Z">
        <w:r>
          <w:delText> At the grassroots level, People’s Mediation Committees rooted in Confucian community ordering continue to function as a pre-adjudicative filter, preventing tens of thousands of civil disputes from escalating into criminal matters each year.</w:delText>
        </w:r>
      </w:del>
      <w:del w:id="200134" w:author="Claude" w:date="2026-09-27T12:00:00Z">
        <w:r>
          <w:rPr>
            <w:rStyle w:val="FootnoteReference"/>
            <w:color w:val="000000" w:themeColor="text1"/>
          </w:rPr>
          <w:footnoteReference w:id="49"/>
        </w:r>
      </w:del>
      <w:del w:id="200135" w:author="Claude" w:date="2026-09-27T12:00:00Z">
        <w:r>
          <w:delText xml:space="preserve"> And in England, where dispute resolution through arbitration and mediation predates the common law itself, medieval lovedays evolved into formalized commercial arbitration through the procedural mechanism of penal bonds.</w:delText>
        </w:r>
      </w:del>
      <w:del w:id="200136" w:author="Claude" w:date="2026-09-27T12:00:00Z">
        <w:r>
          <w:rPr>
            <w:rStyle w:val="FootnoteReference"/>
            <w:color w:val="000000" w:themeColor="text1"/>
          </w:rPr>
          <w:footnoteReference w:id="50"/>
        </w:r>
      </w:del>
      <w:del w:id="200137" w:author="Claude" w:date="2026-09-27T12:00:00Z">
        <w:r>
          <w:delText xml:space="preserve"> Unlike the United States’ placement of ADR forums on the same track as litigation, Parliament’s </w:delText>
          <w:lastRenderedPageBreak/>
          <w:delText>uninterrupted support for pro-arbitration statutes from 1698 through the present has sustained a statutory policy favoring arbitration.</w:delText>
        </w:r>
      </w:del>
      <w:del w:id="200138" w:author="Claude" w:date="2026-09-27T12:00:00Z">
        <w:r>
          <w:rPr>
            <w:rStyle w:val="FootnoteReference"/>
            <w:color w:val="000000" w:themeColor="text1"/>
          </w:rPr>
          <w:footnoteReference w:id="51"/>
        </w:r>
      </w:del>
    </w:p>
    <w:p w14:paraId="5CF63D47" w14:textId="1607AF9E" w:rsidR="004F5266" w:rsidRPr="00A9375B" w:rsidRDefault="009D146A" w:rsidP="003D74D8">
      <w:pPr>
        <w:pStyle w:val="BodyTextFirstIndent"/>
        <w:spacing w:line="480" w:lineRule="auto"/>
        <w:jc w:val="both"/>
        <w:rPr>
          <w:del w:id="200147" w:author="Claude" w:date="2026-09-27T12:00:00Z"/>
        </w:rPr>
      </w:pPr>
      <w:del w:id="200140" w:author="Claude" w:date="2026-09-27T12:00:00Z">
        <w:r>
          <w:delText>QCMs have served, and in much of the world continue to serve, an indispensable purpose. They preserve the formal system for genuinely meritorious claims by imposing existential costs on those who would advance a grievance without first having it tested. Viewed from a sufficient distance, the same spatial relationship recurs across every civilization surveyed in this Note—two parallel tracks, one formal and one informal, running independently of one another, with QCMs standing between them as the mechanism that determined which path a grievance would travel. Modern American ADR has flattened this geometry entirely, compressing both tracks onto a single post-filing plane where negotiation, mediation, arbitration, and litigation sit side by side, distinguished only by procedure and never by whether the underlying claim merited externalization in the first place.</w:delText>
        </w:r>
      </w:del>
      <w:del w:id="200141" w:author="Claude" w:date="2026-09-27T12:00:00Z">
        <w:r>
          <w:rPr>
            <w:rStyle w:val="FootnoteReference"/>
            <w:color w:val="000000" w:themeColor="text1"/>
          </w:rPr>
          <w:footnoteReference w:id="52"/>
        </w:r>
      </w:del>
      <w:del w:id="200142" w:author="Claude" w:date="2026-09-27T12:00:00Z">
        <w:r>
          <w:delText xml:space="preserve"> The choice among these forums is merely a choice among post-</w:delText>
          <w:lastRenderedPageBreak/>
          <w:delText>externalization venues, not a decision about whether to externalize at all. The disappearance of pre-externalization gatekeeping does not merely deprive the system of an administrative filter; it eliminates the institutional occasion on which a claimant’s assumptions were exposed to the kind of heterogeneous, pre-filing scrutiny that groupthink scholarship recognizes as the principal safeguard against the deterioration of group judgment. Once Deliberative Bodies drop the question “should this dispute be externalized at all?”, they orient their strategic development toward preparing disputes for external forums, working backward from what those forums expect and thereby forfeiting the only occasion to subject their own assumptions, and the biases embedded in them, to authentically cultivated dissent.</w:delText>
        </w:r>
      </w:del>
      <w:bookmarkStart w:id="7" w:name="_Ref222081948"/>
      <w:del w:id="200143" w:author="Claude" w:date="2026-09-27T12:00:00Z">
        <w:r>
          <w:rPr>
            <w:rStyle w:val="FootnoteReference"/>
            <w:color w:val="000000" w:themeColor="text1"/>
          </w:rPr>
          <w:footnoteReference w:id="53"/>
        </w:r>
      </w:del>
      <w:bookmarkEnd w:id="7"/>
      <w:del w:id="200144" w:author="Claude" w:date="2026-09-27T12:00:00Z">
        <w:r>
          <w:delText xml:space="preserve"> This is not to say that every claim belongs in an informal forum;  some grievances can obtain full relief only through formal adjudication, and Deliberative </w:delText>
          <w:lastRenderedPageBreak/>
          <w:delText>Bodies that elect to seek it are entitled to that choice—but that choice is best made after, not instead of, testing the claim.</w:delText>
        </w:r>
      </w:del>
      <w:del w:id="200145" w:author="Claude" w:date="2026-09-27T12:00:00Z">
        <w:r>
          <w:rPr>
            <w:rStyle w:val="FootnoteReference"/>
            <w:color w:val="000000" w:themeColor="text1"/>
          </w:rPr>
          <w:footnoteReference w:id="54"/>
        </w:r>
      </w:del>
      <w:del w:id="200146" w:author="Claude" w:date="2026-09-27T12:00:00Z">
        <w:r>
          <w:delText xml:space="preserve"> I have represented this collapse in the following figure. </w:delText>
        </w:r>
      </w:del>
    </w:p>
    <w:p w14:paraId="23927515" w14:textId="513243E6" w:rsidR="009F0FBF" w:rsidRPr="00A9375B" w:rsidRDefault="00C303BD" w:rsidP="003D74D8">
      <w:pPr>
        <w:spacing w:line="480" w:lineRule="auto"/>
        <w:jc w:val="both"/>
        <w:rPr>
          <w:del w:id="200150" w:author="Claude" w:date="2026-09-27T12:00:00Z"/>
          <w:color w:val="000000" w:themeColor="text1"/>
        </w:rPr>
      </w:pPr>
      <w:del w:id="200148" w:author="Claude" w:date="2026-09-27T12:00:00Z">
        <w:r>
          <w:rPr>
            <w:noProof/>
            <w:color w:val="000000" w:themeColor="text1"/>
            <w14:ligatures w14:val="standardContextual"/>
          </w:rPr>
          <w:drawing>
            <wp:inline distT="0" distB="0" distL="0" distR="0" wp14:anchorId="3E08FA2E" wp14:editId="3DDDAB00">
              <wp:extent cx="5943600" cy="3242945"/>
              <wp:effectExtent l="0" t="0" r="0" b="0"/>
              <wp:docPr id="1466458500" name="Picture 1" descr="A diagram of a history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8500" name="Picture 1" descr="A diagram of a history  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del>
      <w:del w:id="200149" w:author="Claude" w:date="2026-09-27T12:00:00Z">
        <w:r>
          <w:rPr>
            <w:rStyle w:val="FootnoteReference"/>
            <w:color w:val="000000" w:themeColor="text1"/>
          </w:rPr>
          <w:footnoteReference w:id="55"/>
        </w:r>
      </w:del>
    </w:p>
    <w:p w14:paraId="27B6B39D" w14:textId="386995A4" w:rsidR="00321619" w:rsidRPr="00A9375B" w:rsidRDefault="009D146A" w:rsidP="003D74D8">
      <w:pPr>
        <w:pStyle w:val="BodyTextFirstIndent"/>
        <w:spacing w:line="480" w:lineRule="auto"/>
        <w:jc w:val="both"/>
        <w:rPr>
          <w:del w:id="200158" w:author="Claude" w:date="2026-09-27T12:00:00Z"/>
        </w:rPr>
      </w:pPr>
      <w:del w:id="200151" w:author="Claude" w:date="2026-09-27T12:00:00Z">
        <w:r>
          <w:delText xml:space="preserve">Why do I turn to history when I could instead focus this Note entirely on the present? The short answer is persuasiveness, but the longer answer is that a particular kind of persuasiveness is required. The cognitive biases that afflict modern Deliberative Bodies also impacted every Deliberative Body in recorded history, and the societies examined in this Note understood this and built institutions accordingly. To convince modern Deliberative Bodies that they should change the manner in which they conceptualize disputes as a process of looking outward, I cannot usefully cite scholarship and empirical studies that conclusively establish the benefits of testing one’s claim before filing it, for these studies, sound as they are, speak only in the idiom of the system that </w:delText>
          <w:lastRenderedPageBreak/>
          <w:delText>produced the deficiency. Instead, my task in writing was to demonstrate that the practice I advocate is not an academic novelty but the recovery of something so embedded in human dispute resolution that its absence, and not its presence, is the historical anomaly requiring explanation. In undertaking this approach, I reject the “dominant supposition” that law review notes must merely “prescribe more law” or “address the world in the terms and categories constructed by the official legal apparatus.</w:delText>
        </w:r>
      </w:del>
      <w:bookmarkStart w:id="8" w:name="_Ref217223724"/>
      <w:del w:id="200152" w:author="Claude" w:date="2026-09-27T12:00:00Z">
        <w:r>
          <w:delText>”</w:delText>
        </w:r>
      </w:del>
      <w:del w:id="200153" w:author="Claude" w:date="2026-09-27T12:00:00Z">
        <w:r>
          <w:rPr>
            <w:rStyle w:val="FootnoteReference"/>
            <w:color w:val="000000" w:themeColor="text1"/>
          </w:rPr>
          <w:footnoteReference w:id="56"/>
        </w:r>
      </w:del>
      <w:bookmarkEnd w:id="8"/>
      <w:del w:id="200154" w:author="Claude" w:date="2026-09-27T12:00:00Z">
        <w:r>
          <w:delText xml:space="preserve"> Rather, I submit that groupthink (the cause of poor litigation strategy) can be avoided only if Deliberative Bodies cultivate the ideological diversity required to question those terms before filing. My approach also adheres to current Supreme Court jurisprudence , which asks whether a modern practice is “relevantly similar” to what tradition permits, “apply[ing] faithfully the balance struck by the founding generation to modern circumstances.”</w:delText>
        </w:r>
      </w:del>
      <w:del w:id="200155" w:author="Claude" w:date="2026-09-27T12:00:00Z">
        <w:r>
          <w:rPr>
            <w:rStyle w:val="FootnoteReference"/>
            <w:color w:val="000000" w:themeColor="text1"/>
          </w:rPr>
          <w:footnoteReference w:id="57"/>
        </w:r>
      </w:del>
      <w:del w:id="200156" w:author="Claude" w:date="2026-09-27T12:00:00Z">
        <w:r>
          <w:delText xml:space="preserve"> I encourage readers not to dismiss ancient dispute practices as irrelevant to modern legal organizations, for what we know and think about conflict resolution “is not a new fountain gushing fresh from the barren rock of the unknown at the stroke of the rod of our own intellect; it is a stream which flows by us and through us, fed by the far-off rivulets of long ago.”</w:delText>
        </w:r>
      </w:del>
      <w:bookmarkStart w:id="9" w:name="_Ref222160954"/>
      <w:del w:id="200157" w:author="Claude" w:date="2026-09-27T12:00:00Z">
        <w:r>
          <w:rPr>
            <w:rStyle w:val="FootnoteReference"/>
            <w:color w:val="000000" w:themeColor="text1"/>
          </w:rPr>
          <w:footnoteReference w:id="58"/>
        </w:r>
      </w:del>
      <w:bookmarkEnd w:id="9"/>
    </w:p>
    <w:p w14:paraId="0D8319CC" w14:textId="77777777" w:rsidR="00CC4B9B" w:rsidRPr="00A9375B" w:rsidRDefault="00CC4B9B" w:rsidP="003D74D8">
      <w:pPr>
        <w:pStyle w:val="BodyTextFirstIndent"/>
        <w:spacing w:line="480" w:lineRule="auto"/>
        <w:ind w:firstLine="0"/>
        <w:jc w:val="both"/>
        <w:rPr>
          <w:del w:id="200159" w:author="Claude" w:date="2026-09-27T12:00:00Z"/>
        </w:rPr>
      </w:pPr>
    </w:p>
    <w:p w14:paraId="723AE123" w14:textId="186CD35F" w:rsidR="00CC4B9B" w:rsidRPr="00A9375B" w:rsidRDefault="00CC4B9B" w:rsidP="003D74D8">
      <w:pPr>
        <w:pStyle w:val="BodyTextFirstIndent"/>
        <w:numPr>
          <w:ilvl w:val="0"/>
          <w:numId w:val="33"/>
        </w:numPr>
        <w:spacing w:line="480" w:lineRule="auto"/>
        <w:jc w:val="both"/>
        <w:rPr>
          <w:del w:id="200161" w:author="Claude" w:date="2026-09-27T12:00:00Z"/>
          <w:i/>
          <w:iCs/>
        </w:rPr>
      </w:pPr>
      <w:del w:id="200160" w:author="Claude" w:date="2026-09-27T12:00:00Z">
        <w:r>
          <w:rPr>
            <w:i/>
            <w:iCs/>
          </w:rPr>
          <w:delText>Lawyers File Disputes Without Testing Them Because of Three Historical Reasons</w:delText>
        </w:r>
      </w:del>
    </w:p>
    <w:p w14:paraId="37C06446" w14:textId="77777777" w:rsidR="003B6B60" w:rsidRPr="00A9375B" w:rsidRDefault="003B6B60" w:rsidP="003D74D8">
      <w:pPr>
        <w:pStyle w:val="BodyTextFirstIndent"/>
        <w:spacing w:line="480" w:lineRule="auto"/>
        <w:ind w:left="360" w:firstLine="0"/>
        <w:jc w:val="both"/>
        <w:rPr>
          <w:del w:id="200162" w:author="Claude" w:date="2026-09-27T12:00:00Z"/>
        </w:rPr>
      </w:pPr>
    </w:p>
    <w:p w14:paraId="11F3F2D2" w14:textId="5859F504" w:rsidR="00BD7E7F" w:rsidRPr="00A9375B" w:rsidRDefault="00BD7E7F" w:rsidP="003D74D8">
      <w:pPr>
        <w:pStyle w:val="BodyTextFirstIndent2"/>
        <w:spacing w:line="480" w:lineRule="auto"/>
        <w:ind w:left="0"/>
        <w:jc w:val="both"/>
        <w:rPr>
          <w:del w:id="200166" w:author="Claude" w:date="2026-09-27T12:00:00Z"/>
        </w:rPr>
      </w:pPr>
      <w:del w:id="200163" w:author="Claude" w:date="2026-09-27T12:00:00Z">
        <w:r>
          <w:lastRenderedPageBreak/>
          <w:delText>Historical formal adjudicative systems had entry fees: divine oaths, reputational exposure, communal pressure, all of which could be ‘paid’ by self-scrutinizing one’s claim. In the United States, three historical developments eliminated the fees, thereby extinguishing the ‘payment’ where disputants tested the strength of their claims.</w:delText>
        </w:r>
      </w:del>
      <w:del w:id="200164" w:author="Claude" w:date="2026-09-27T12:00:00Z">
        <w:r>
          <w:rPr>
            <w:rStyle w:val="FootnoteReference"/>
            <w:color w:val="000000" w:themeColor="text1"/>
          </w:rPr>
          <w:footnoteReference w:id="59"/>
        </w:r>
      </w:del>
      <w:del w:id="200165" w:author="Claude" w:date="2026-09-27T12:00:00Z">
        <w:r>
          <w:delText xml:space="preserve"> Not only did QCMs disappear, but the informal forums that had historically operated as a coequal track alongside the formal system collapsed into procedural variations of the same adversarial process, causing cognitive biases to run rampant as the shared goal of selecting the optimal forum for a dispute eclipsed any assessment into whether a dispute was worthy of a forum at all. These biases operate on an individual level and across entire legal groups. An introduction to each of the three developments follows, along with an explanation of how each contributes to the creation of cognitive bias. </w:delText>
        </w:r>
      </w:del>
    </w:p>
    <w:p w14:paraId="001CF5B8" w14:textId="77777777" w:rsidR="00BD7E7F" w:rsidRPr="00A9375B" w:rsidRDefault="00BD7E7F" w:rsidP="003D74D8">
      <w:pPr>
        <w:pStyle w:val="BodyTextFirstIndent2"/>
        <w:spacing w:line="480" w:lineRule="auto"/>
        <w:ind w:left="0" w:firstLine="0"/>
        <w:jc w:val="both"/>
        <w:rPr>
          <w:del w:id="200167" w:author="Claude" w:date="2026-09-27T12:00:00Z"/>
        </w:rPr>
      </w:pPr>
    </w:p>
    <w:p w14:paraId="269B0113" w14:textId="425210F0" w:rsidR="00C708D7" w:rsidRPr="00A9375B" w:rsidRDefault="00C708D7" w:rsidP="003D74D8">
      <w:pPr>
        <w:pStyle w:val="BodyTextFirstIndent2"/>
        <w:numPr>
          <w:ilvl w:val="0"/>
          <w:numId w:val="35"/>
        </w:numPr>
        <w:spacing w:line="480" w:lineRule="auto"/>
        <w:jc w:val="both"/>
        <w:rPr>
          <w:del w:id="200169" w:author="Claude" w:date="2026-09-27T12:00:00Z"/>
          <w:i/>
          <w:iCs/>
          <w:smallCaps/>
        </w:rPr>
      </w:pPr>
      <w:del w:id="200168" w:author="Claude" w:date="2026-09-27T12:00:00Z">
        <w:r>
          <w:rPr>
            <w:i/>
            <w:iCs/>
            <w:smallCaps/>
          </w:rPr>
          <w:delText>First Historical Development – Choice of Lawyers Role</w:delText>
        </w:r>
      </w:del>
    </w:p>
    <w:p w14:paraId="2CEAD5CA" w14:textId="77777777" w:rsidR="00B57D67" w:rsidRPr="00A9375B" w:rsidRDefault="00B57D67" w:rsidP="003D74D8">
      <w:pPr>
        <w:pStyle w:val="BodyTextFirstIndent2"/>
        <w:spacing w:line="480" w:lineRule="auto"/>
        <w:ind w:left="720" w:firstLine="0"/>
        <w:jc w:val="both"/>
        <w:rPr>
          <w:del w:id="200170" w:author="Claude" w:date="2026-09-27T12:00:00Z"/>
        </w:rPr>
      </w:pPr>
    </w:p>
    <w:p w14:paraId="483DFA56" w14:textId="051B8A0E" w:rsidR="00094246" w:rsidRPr="00A9375B" w:rsidRDefault="00B663C8" w:rsidP="003D74D8">
      <w:pPr>
        <w:pStyle w:val="BodyTextFirstIndent2"/>
        <w:spacing w:line="480" w:lineRule="auto"/>
        <w:ind w:left="0"/>
        <w:jc w:val="both"/>
        <w:rPr>
          <w:del w:id="200175" w:author="Claude" w:date="2026-09-27T12:00:00Z"/>
        </w:rPr>
      </w:pPr>
      <w:del w:id="200171" w:author="Claude" w:date="2026-09-27T12:00:00Z">
        <w:r>
          <w:delText>First, after the nation’s founding, the legal profession stood at an identity crossroads. David Hoffman cast the lawyer as an objective case assessor. He wrote: “If, after duly examining a case, I am persuaded that my client’s claim or defence (as the case may be,) cannot, or rather ought not, to be sustained, I will promptly advise him to abandon it.”</w:delText>
        </w:r>
      </w:del>
      <w:del w:id="200172" w:author="Claude" w:date="2026-09-27T12:00:00Z">
        <w:r>
          <w:rPr>
            <w:rStyle w:val="FootnoteReference"/>
            <w:color w:val="000000" w:themeColor="text1"/>
          </w:rPr>
          <w:footnoteReference w:id="60"/>
        </w:r>
      </w:del>
      <w:del w:id="200173" w:author="Claude" w:date="2026-09-27T12:00:00Z">
        <w:r>
          <w:delText xml:space="preserve"> George Sharswood cast him as a zealous advocate: “the lawyer, who refuses his professional assistance because in his judgment the case is unjust and indefensible, usurps the functions of both judge and jury.”</w:delText>
        </w:r>
      </w:del>
      <w:del w:id="200174" w:author="Claude" w:date="2026-09-27T12:00:00Z">
        <w:r>
          <w:rPr>
            <w:rStyle w:val="FootnoteReference"/>
          </w:rPr>
          <w:footnoteReference w:id="61"/>
        </w:r>
      </w:del>
    </w:p>
    <w:p w14:paraId="7B0E8787" w14:textId="689D5FE7" w:rsidR="000B08B7" w:rsidRPr="00A9375B" w:rsidRDefault="00B663C8" w:rsidP="003D74D8">
      <w:pPr>
        <w:pStyle w:val="BodyTextFirstIndent"/>
        <w:spacing w:line="480" w:lineRule="auto"/>
        <w:jc w:val="both"/>
        <w:rPr>
          <w:del w:id="200185" w:author="Claude" w:date="2026-09-27T12:00:00Z"/>
        </w:rPr>
      </w:pPr>
      <w:del w:id="200176" w:author="Claude" w:date="2026-09-27T12:00:00Z">
        <w:r>
          <w:lastRenderedPageBreak/>
          <w:delText>The profession adopted Sharswood’s view as “the basis for the Canons [which] later evolved into the Model Code and the Model Rules.”</w:delText>
        </w:r>
      </w:del>
      <w:del w:id="200177" w:author="Claude" w:date="2026-09-27T12:00:00Z">
        <w:r>
          <w:rPr>
            <w:rStyle w:val="FootnoteReference"/>
          </w:rPr>
          <w:footnoteReference w:id="62"/>
        </w:r>
      </w:del>
      <w:del w:id="200178" w:author="Claude" w:date="2026-09-27T12:00:00Z">
        <w:r>
          <w:delText xml:space="preserve"> As a result, “one byproduct of an adversary model is that it polarizes the participants, imposing pressures on them to dogmatically pursue their own perceived interests or their own assessments of the proper outcomes of their cases”.</w:delText>
        </w:r>
      </w:del>
      <w:del w:id="200179" w:author="Claude" w:date="2026-09-27T12:00:00Z">
        <w:r>
          <w:rPr>
            <w:rStyle w:val="FootnoteReference"/>
            <w:color w:val="000000" w:themeColor="text1"/>
          </w:rPr>
          <w:footnoteReference w:id="63"/>
        </w:r>
      </w:del>
      <w:del w:id="200180" w:author="Claude" w:date="2026-09-27T12:00:00Z">
        <w:r>
          <w:delText xml:space="preserve"> The Model Code and Model Rules carried Sharswood’s principle that “the responsibility for advising as to questionable transactions, for bringing questionable suits, for urging questionable defenses, [was] the lawyer's responsibility.”</w:delText>
        </w:r>
      </w:del>
      <w:del w:id="200181" w:author="Claude" w:date="2026-09-27T12:00:00Z">
        <w:r>
          <w:rPr>
            <w:rStyle w:val="FootnoteReference"/>
          </w:rPr>
          <w:footnoteReference w:id="64"/>
        </w:r>
      </w:del>
      <w:del w:id="200182" w:author="Claude" w:date="2026-09-27T12:00:00Z">
        <w:r>
          <w:delText xml:space="preserve"> Delegating case assessment to the lawyer’s sole province proved particularly improvident in an era in which “private interests were primary” and “[w]hether a lawyer behaved ethically became a test of private conscience, not public honor.”</w:delText>
        </w:r>
      </w:del>
      <w:del w:id="200183" w:author="Claude" w:date="2026-09-27T12:00:00Z">
        <w:r>
          <w:rPr>
            <w:rStyle w:val="FootnoteReference"/>
          </w:rPr>
          <w:footnoteReference w:id="65"/>
        </w:r>
      </w:del>
      <w:del w:id="200184" w:author="Claude" w:date="2026-09-27T12:00:00Z">
        <w:r>
          <w:delText xml:space="preserve"> </w:delText>
        </w:r>
      </w:del>
    </w:p>
    <w:p w14:paraId="7126D178" w14:textId="46504588" w:rsidR="000B08B7" w:rsidRPr="00A9375B" w:rsidRDefault="00D70590" w:rsidP="003D74D8">
      <w:pPr>
        <w:pStyle w:val="BodyTextFirstIndent"/>
        <w:spacing w:line="480" w:lineRule="auto"/>
        <w:jc w:val="both"/>
        <w:rPr>
          <w:del w:id="200199" w:author="Claude" w:date="2026-09-27T12:00:00Z"/>
        </w:rPr>
      </w:pPr>
      <w:del w:id="200186" w:author="Claude" w:date="2026-09-27T12:00:00Z">
        <w:r>
          <w:delText>Dan Simon and Minwoo Ahn describe a logic of reciprocity within the adversarial mindset. On that logic, “the reflexively and thoughtlessly conjured schemas of a biased, untrustworthy and distrusting counterpart are by and large justifiable plainly because people on both sides of an adversarial divide tend to be biased, untrustworthy and distrusting.”</w:delText>
        </w:r>
      </w:del>
      <w:del w:id="200187" w:author="Claude" w:date="2026-09-27T12:00:00Z">
        <w:r>
          <w:rPr>
            <w:rStyle w:val="FootnoteReference"/>
          </w:rPr>
          <w:footnoteReference w:id="66"/>
        </w:r>
      </w:del>
      <w:del w:id="200188" w:author="Claude" w:date="2026-09-27T12:00:00Z">
        <w:r>
          <w:delText xml:space="preserve"> Today Holger Spamann finds that law students develop this dogmatic thinking within forty minutes of being assigned an </w:delText>
          <w:lastRenderedPageBreak/>
          <w:delText>advocacy role,</w:delText>
        </w:r>
      </w:del>
      <w:del w:id="200189" w:author="Claude" w:date="2026-09-27T12:00:00Z">
        <w:r>
          <w:rPr>
            <w:rStyle w:val="FootnoteReference"/>
            <w:color w:val="000000" w:themeColor="text1"/>
          </w:rPr>
          <w:footnoteReference w:id="67"/>
        </w:r>
      </w:del>
      <w:del w:id="200190" w:author="Claude" w:date="2026-09-27T12:00:00Z">
        <w:r>
          <w:delText xml:space="preserve"> with the legal mandate of zealous advocacy “bias[ing] a range of judgments automatically and without conscious control.”</w:delText>
        </w:r>
      </w:del>
      <w:del w:id="200191" w:author="Claude" w:date="2026-09-27T12:00:00Z">
        <w:r>
          <w:rPr>
            <w:rStyle w:val="FootnoteReference"/>
            <w:color w:val="000000" w:themeColor="text1"/>
          </w:rPr>
          <w:footnoteReference w:id="68"/>
        </w:r>
      </w:del>
      <w:del w:id="200192" w:author="Claude" w:date="2026-09-27T12:00:00Z">
        <w:r>
          <w:delText xml:space="preserve"> In part, this occurs because the mere act of placing people in hypercompetitive roles impairs one’s ability to assess situations objectively.</w:delText>
        </w:r>
      </w:del>
      <w:del w:id="200193" w:author="Claude" w:date="2026-09-27T12:00:00Z">
        <w:r>
          <w:rPr>
            <w:rStyle w:val="FootnoteReference"/>
            <w:color w:val="000000" w:themeColor="text1"/>
          </w:rPr>
          <w:footnoteReference w:id="69"/>
        </w:r>
      </w:del>
      <w:del w:id="200194" w:author="Claude" w:date="2026-09-27T12:00:00Z">
        <w:r>
          <w:delText xml:space="preserve"> “[z]eal might cloud the mind of the advocate, undermining their sensitivity to the sensibilities of their audience and blinding them to the weaknesses of their argument.”</w:delText>
        </w:r>
      </w:del>
      <w:del w:id="200195" w:author="Claude" w:date="2026-09-27T12:00:00Z">
        <w:r>
          <w:rPr>
            <w:rStyle w:val="FootnoteReference"/>
          </w:rPr>
          <w:footnoteReference w:id="70"/>
        </w:r>
      </w:del>
      <w:del w:id="200196" w:author="Claude" w:date="2026-09-27T12:00:00Z">
        <w:r>
          <w:delText xml:space="preserve"> Such bias is so pervasive that advocates cannot provide an objective assessment of their case even when they become aware of the bias itself.</w:delText>
        </w:r>
      </w:del>
      <w:del w:id="200197" w:author="Claude" w:date="2026-09-27T12:00:00Z">
        <w:r>
          <w:rPr>
            <w:rStyle w:val="FootnoteReference"/>
            <w:color w:val="000000" w:themeColor="text1"/>
          </w:rPr>
          <w:footnoteReference w:id="71"/>
        </w:r>
      </w:del>
      <w:del w:id="200198" w:author="Claude" w:date="2026-09-27T12:00:00Z">
        <w:r>
          <w:delText xml:space="preserve"> </w:delText>
        </w:r>
      </w:del>
    </w:p>
    <w:p w14:paraId="7BE1216F" w14:textId="77777777" w:rsidR="003B6B60" w:rsidRPr="00A9375B" w:rsidRDefault="003B6B60" w:rsidP="003D74D8">
      <w:pPr>
        <w:pStyle w:val="BodyTextFirstIndent"/>
        <w:spacing w:line="480" w:lineRule="auto"/>
        <w:jc w:val="both"/>
        <w:rPr>
          <w:del w:id="200200" w:author="Claude" w:date="2026-09-27T12:00:00Z"/>
        </w:rPr>
      </w:pPr>
    </w:p>
    <w:p w14:paraId="127FCD55" w14:textId="15DF79E0" w:rsidR="00C708D7" w:rsidRPr="00A9375B" w:rsidRDefault="00C708D7" w:rsidP="003D74D8">
      <w:pPr>
        <w:pStyle w:val="BodyTextFirstIndent2"/>
        <w:numPr>
          <w:ilvl w:val="0"/>
          <w:numId w:val="35"/>
        </w:numPr>
        <w:spacing w:line="480" w:lineRule="auto"/>
        <w:jc w:val="both"/>
        <w:rPr>
          <w:del w:id="200202" w:author="Claude" w:date="2026-09-27T12:00:00Z"/>
          <w:i/>
          <w:iCs/>
          <w:smallCaps/>
        </w:rPr>
      </w:pPr>
      <w:del w:id="200201" w:author="Claude" w:date="2026-09-27T12:00:00Z">
        <w:r>
          <w:rPr>
            <w:i/>
            <w:iCs/>
            <w:smallCaps/>
          </w:rPr>
          <w:delText>Second Historical Development – Institutional Capacity for Disputes</w:delText>
        </w:r>
      </w:del>
    </w:p>
    <w:p w14:paraId="0A9C7419" w14:textId="77777777" w:rsidR="00B57D67" w:rsidRPr="00A9375B" w:rsidRDefault="00B57D67" w:rsidP="003D74D8">
      <w:pPr>
        <w:pStyle w:val="BodyTextFirstIndent2"/>
        <w:spacing w:line="480" w:lineRule="auto"/>
        <w:ind w:left="720" w:firstLine="0"/>
        <w:jc w:val="both"/>
        <w:rPr>
          <w:del w:id="200203" w:author="Claude" w:date="2026-09-27T12:00:00Z"/>
        </w:rPr>
      </w:pPr>
    </w:p>
    <w:p w14:paraId="1C1689F2" w14:textId="5F3727E8" w:rsidR="00B573FE" w:rsidRPr="00A9375B" w:rsidRDefault="00B663C8" w:rsidP="003D74D8">
      <w:pPr>
        <w:pStyle w:val="BodyTextFirstIndent"/>
        <w:spacing w:line="480" w:lineRule="auto"/>
        <w:jc w:val="both"/>
        <w:rPr>
          <w:del w:id="200213" w:author="Claude" w:date="2026-09-27T12:00:00Z"/>
        </w:rPr>
      </w:pPr>
      <w:del w:id="200204" w:author="Claude" w:date="2026-09-27T12:00:00Z">
        <w:r>
          <w:delText>Second, attitudes toward court alternatives vacillated from the nation’s founding to the Progressive Era. The New York Chamber of Commerce ended the vacillation by codifying its commercial interests in the 1925 Federal Arbitration Act—a statute intended to protect merchants through a system of legal pluralism where industry experts would resolve disputes based on custom rather than law.</w:delText>
        </w:r>
      </w:del>
      <w:del w:id="200205" w:author="Claude" w:date="2026-09-27T12:00:00Z">
        <w:r>
          <w:rPr>
            <w:rStyle w:val="FootnoteReference"/>
          </w:rPr>
          <w:footnoteReference w:id="72"/>
        </w:r>
      </w:del>
      <w:del w:id="200206" w:author="Claude" w:date="2026-09-27T12:00:00Z">
        <w:r>
          <w:delText xml:space="preserve"> Although “one rarely finds a legislative history as unambiguous as the FAA’s,” the Supreme Court disregarded this intent to transform a modest procedural framework into an all-encompassing system of mandated ADR.</w:delText>
        </w:r>
      </w:del>
      <w:del w:id="200207" w:author="Claude" w:date="2026-09-27T12:00:00Z">
        <w:r>
          <w:rPr>
            <w:rStyle w:val="FootnoteReference"/>
          </w:rPr>
          <w:footnoteReference w:id="73"/>
        </w:r>
      </w:del>
      <w:del w:id="200208" w:author="Claude" w:date="2026-09-27T12:00:00Z">
        <w:r>
          <w:delText xml:space="preserve"> Thereafter, frustrations about court efficiency beset the short twentieth century, culminating in the 1976 Pound Conference’s quixotic proposal of the “multi-door courthouse,” a building where a single screening clerk would mechanically direct every disputant to one of many specialized resolution rooms.</w:delText>
        </w:r>
      </w:del>
      <w:del w:id="200209" w:author="Claude" w:date="2026-09-27T12:00:00Z">
        <w:r>
          <w:rPr>
            <w:rStyle w:val="FootnoteReference"/>
          </w:rPr>
          <w:footnoteReference w:id="74"/>
        </w:r>
      </w:del>
      <w:del w:id="200210" w:author="Claude" w:date="2026-09-27T12:00:00Z">
        <w:r>
          <w:delText xml:space="preserve"> After initial experiments with </w:delText>
          <w:lastRenderedPageBreak/>
          <w:delText>multi-door courthouses failed because courts lacked both infrastructure and methodology, the legal system subsumed ADR into a single system of “litigotiation,” in which litigation and ADR are now “inseparably entwined” as standard, legalized steps in the process.</w:delText>
        </w:r>
      </w:del>
      <w:del w:id="200211" w:author="Claude" w:date="2026-09-27T12:00:00Z">
        <w:r>
          <w:rPr>
            <w:rStyle w:val="FootnoteReference"/>
          </w:rPr>
          <w:footnoteReference w:id="75"/>
        </w:r>
      </w:del>
      <w:del w:id="200212" w:author="Claude" w:date="2026-09-27T12:00:00Z">
        <w:r>
          <w:delText xml:space="preserve"> As Amos Gabrieli and Michal Alberstein describe it,  </w:delText>
        </w:r>
      </w:del>
    </w:p>
    <w:p w14:paraId="1A5B2E00" w14:textId="7875095D" w:rsidR="00B573FE" w:rsidRPr="00A9375B" w:rsidRDefault="00B573FE" w:rsidP="003D74D8">
      <w:pPr>
        <w:pStyle w:val="BodyTextFirstIndent"/>
        <w:spacing w:line="480" w:lineRule="auto"/>
        <w:ind w:left="720" w:right="720" w:firstLine="0"/>
        <w:jc w:val="both"/>
        <w:rPr>
          <w:del w:id="200216" w:author="Claude" w:date="2026-09-27T12:00:00Z"/>
        </w:rPr>
      </w:pPr>
      <w:del w:id="200214" w:author="Claude" w:date="2026-09-27T12:00:00Z">
        <w:r>
          <w:delText>“The institutional need to shift legal disputes to external dispute-resolution forums emerged from . . . the significant caseload in legal systems,” and “the center of gravity of the legal process has shifted from the evidentiary stage to the preliminary stages . . . . This process has inevitably led to changes in the roles of litigators.”</w:delText>
        </w:r>
      </w:del>
      <w:del w:id="200215" w:author="Claude" w:date="2026-09-27T12:00:00Z">
        <w:r>
          <w:rPr>
            <w:rStyle w:val="FootnoteReference"/>
          </w:rPr>
          <w:footnoteReference w:id="76"/>
        </w:r>
      </w:del>
    </w:p>
    <w:p w14:paraId="2A95E1B8" w14:textId="147426F6" w:rsidR="002914DE" w:rsidRPr="00A9375B" w:rsidRDefault="00143D39" w:rsidP="003D74D8">
      <w:pPr>
        <w:pStyle w:val="BodyTextFirstIndent"/>
        <w:spacing w:line="480" w:lineRule="auto"/>
        <w:jc w:val="both"/>
        <w:rPr>
          <w:del w:id="200232" w:author="Claude" w:date="2026-09-27T12:00:00Z"/>
        </w:rPr>
      </w:pPr>
      <w:del w:id="200217" w:author="Claude" w:date="2026-09-27T12:00:00Z">
        <w:r>
          <w:delText>Unsurprisingly, with today’s generous pleading standards, modern Deliberative Bodies can circumvent any assessment of their cases’ legal and factual merit and instead focus on efficiently pursuing “settlement through mobilizing the court process.”</w:delText>
        </w:r>
      </w:del>
      <w:del w:id="200218" w:author="Claude" w:date="2026-09-27T12:00:00Z">
        <w:r>
          <w:rPr>
            <w:rStyle w:val="FootnoteReference"/>
          </w:rPr>
          <w:footnoteReference w:id="77"/>
        </w:r>
      </w:del>
      <w:del w:id="200219" w:author="Claude" w:date="2026-09-27T12:00:00Z">
        <w:r>
          <w:delText xml:space="preserve"> When Deliberative Bodies orient themselves around this goal, the trouble follows. In big law firms, the practice of delegating </w:delText>
          <w:lastRenderedPageBreak/>
          <w:delText>casework to inexperienced associates—who lack the judgment to recognize what matters and the incentive to report bad facts—means decision-making partners often decide a case is ripe for externalization based on information that was never tested to begin with.</w:delText>
        </w:r>
      </w:del>
      <w:del w:id="200220" w:author="Claude" w:date="2026-09-27T12:00:00Z">
        <w:r>
          <w:rPr>
            <w:rStyle w:val="FootnoteReference"/>
          </w:rPr>
          <w:footnoteReference w:id="78"/>
        </w:r>
      </w:del>
      <w:del w:id="200221" w:author="Claude" w:date="2026-09-27T12:00:00Z">
        <w:r>
          <w:delText xml:space="preserve"> This bureaucratic division is further exacerbated by a legal culture in which attorneys specialize in a narrow area of law, whose members experience their shared beliefs as objective fact and attribute bias only to outsider</w:delText>
        </w:r>
      </w:del>
      <w:del w:id="200222" w:author="Claude" w:date="2026-09-27T12:00:00Z">
        <w:r>
          <w:rPr>
            <w:color w:val="000000" w:themeColor="text1"/>
          </w:rPr>
          <w:delText>s.</w:delText>
        </w:r>
      </w:del>
      <w:del w:id="200223" w:author="Claude" w:date="2026-09-27T12:00:00Z">
        <w:r>
          <w:rPr>
            <w:rStyle w:val="FootnoteReference"/>
            <w:color w:val="000000" w:themeColor="text1"/>
          </w:rPr>
          <w:footnoteReference w:id="79"/>
        </w:r>
      </w:del>
      <w:del w:id="200224" w:author="Claude" w:date="2026-09-27T12:00:00Z">
        <w:r>
          <w:rPr>
            <w:color w:val="000000" w:themeColor="text1"/>
          </w:rPr>
          <w:delText xml:space="preserve"> </w:delText>
        </w:r>
      </w:del>
      <w:del w:id="200225" w:author="Claude" w:date="2026-09-27T12:00:00Z">
        <w:r>
          <w:delText>Within specialized practice groups, most firms experience insufficient employee voice, particularly regarding decisions employees perceive as unwise.</w:delText>
        </w:r>
      </w:del>
      <w:bookmarkStart w:id="10" w:name="_Ref222258968"/>
      <w:del w:id="200226" w:author="Claude" w:date="2026-09-27T12:00:00Z">
        <w:r>
          <w:rPr>
            <w:rStyle w:val="FootnoteReference"/>
          </w:rPr>
          <w:footnoteReference w:id="80"/>
        </w:r>
      </w:del>
      <w:bookmarkEnd w:id="10"/>
      <w:del w:id="200227" w:author="Claude" w:date="2026-09-27T12:00:00Z">
        <w:r>
          <w:delText xml:space="preserve"> Most importantly, unlike accounting or medicine, law firms often lack rigorous peer-review policies, relying instead on highly subjective professional judgment and deference to individual attorneys.</w:delText>
        </w:r>
      </w:del>
      <w:del w:id="200228" w:author="Claude" w:date="2026-09-27T12:00:00Z">
        <w:r>
          <w:rPr>
            <w:rStyle w:val="FootnoteReference"/>
          </w:rPr>
          <w:footnoteReference w:id="81"/>
        </w:r>
      </w:del>
      <w:del w:id="200229" w:author="Claude" w:date="2026-09-27T12:00:00Z">
        <w:r>
          <w:delText xml:space="preserve"> Especially regarding leadership, most leaders neither seek nor receive honest feedback, and most law firms fail to institutionalize assessments from subordinates.</w:delText>
        </w:r>
      </w:del>
      <w:del w:id="200230" w:author="Claude" w:date="2026-09-27T12:00:00Z">
        <w:r>
          <w:rPr>
            <w:rStyle w:val="FootnoteReference"/>
          </w:rPr>
          <w:footnoteReference w:id="82"/>
        </w:r>
      </w:del>
      <w:del w:id="200231" w:author="Claude" w:date="2026-09-27T12:00:00Z">
        <w:r>
          <w:delText xml:space="preserve"> </w:delText>
        </w:r>
      </w:del>
    </w:p>
    <w:p w14:paraId="6ABFCDDF" w14:textId="77777777" w:rsidR="00435F10" w:rsidRPr="00A9375B" w:rsidRDefault="00435F10" w:rsidP="003D74D8">
      <w:pPr>
        <w:pStyle w:val="BodyTextFirstIndent"/>
        <w:spacing w:line="480" w:lineRule="auto"/>
        <w:jc w:val="both"/>
        <w:rPr>
          <w:del w:id="200233" w:author="Claude" w:date="2026-09-27T12:00:00Z"/>
        </w:rPr>
      </w:pPr>
    </w:p>
    <w:p w14:paraId="3380AB83" w14:textId="3B8098D6" w:rsidR="00C708D7" w:rsidRPr="00A9375B" w:rsidRDefault="00C708D7" w:rsidP="003D74D8">
      <w:pPr>
        <w:pStyle w:val="BodyTextFirstIndent2"/>
        <w:numPr>
          <w:ilvl w:val="0"/>
          <w:numId w:val="35"/>
        </w:numPr>
        <w:spacing w:line="480" w:lineRule="auto"/>
        <w:jc w:val="both"/>
        <w:rPr>
          <w:del w:id="200235" w:author="Claude" w:date="2026-09-27T12:00:00Z"/>
          <w:i/>
          <w:iCs/>
          <w:smallCaps/>
        </w:rPr>
      </w:pPr>
      <w:del w:id="200234" w:author="Claude" w:date="2026-09-27T12:00:00Z">
        <w:r>
          <w:rPr>
            <w:i/>
            <w:iCs/>
            <w:smallCaps/>
          </w:rPr>
          <w:lastRenderedPageBreak/>
          <w:delText>Third Historical Development – Monetization of Disputes</w:delText>
        </w:r>
      </w:del>
    </w:p>
    <w:p w14:paraId="3AE1F961" w14:textId="77777777" w:rsidR="00435F10" w:rsidRPr="00A9375B" w:rsidRDefault="00435F10" w:rsidP="003D74D8">
      <w:pPr>
        <w:pStyle w:val="BodyTextFirstIndent2"/>
        <w:spacing w:line="480" w:lineRule="auto"/>
        <w:ind w:left="720" w:firstLine="0"/>
        <w:jc w:val="both"/>
        <w:rPr>
          <w:del w:id="200236" w:author="Claude" w:date="2026-09-27T12:00:00Z"/>
        </w:rPr>
      </w:pPr>
    </w:p>
    <w:p w14:paraId="3F51F8F5" w14:textId="011ED286" w:rsidR="00EB1107" w:rsidRPr="00A9375B" w:rsidRDefault="00B663C8" w:rsidP="003D74D8">
      <w:pPr>
        <w:pStyle w:val="BodyTextFirstIndent"/>
        <w:spacing w:line="480" w:lineRule="auto"/>
        <w:jc w:val="both"/>
        <w:rPr>
          <w:del w:id="200244" w:author="Claude" w:date="2026-09-27T12:00:00Z"/>
        </w:rPr>
      </w:pPr>
      <w:del w:id="200237" w:author="Claude" w:date="2026-09-27T12:00:00Z">
        <w:r>
          <w:delText>Third, fixed attorney rates dominated much of American legal history. Then “discovery focused lawyers’ efforts on pretrial maneuvering rather than trials,” and “during the 1960s and early 1970s, much of the legal profession switched to hourly billing.”</w:delText>
        </w:r>
      </w:del>
      <w:del w:id="200238" w:author="Claude" w:date="2026-09-27T12:00:00Z">
        <w:r>
          <w:rPr>
            <w:rStyle w:val="FootnoteReference"/>
          </w:rPr>
          <w:footnoteReference w:id="83"/>
        </w:r>
      </w:del>
      <w:del w:id="200239" w:author="Claude" w:date="2026-09-27T12:00:00Z">
        <w:r>
          <w:delText xml:space="preserve"> Whereas the previous era of fixed-fee billing demanded rigorous pre-filing scrutiny because the lawyer received a set amount regardless of the time expended (meaning every extra hour spent on a weak case went uncompensated and directly cannibalized their own overall profits), the widespread shift to hourly billing transferred the financial burden of protracted litigation entirely to the client.</w:delText>
        </w:r>
      </w:del>
      <w:del w:id="200240" w:author="Claude" w:date="2026-09-27T12:00:00Z">
        <w:r>
          <w:rPr>
            <w:rStyle w:val="FootnoteReference"/>
          </w:rPr>
          <w:footnoteReference w:id="84"/>
        </w:r>
      </w:del>
      <w:del w:id="200241" w:author="Claude" w:date="2026-09-27T12:00:00Z">
        <w:r>
          <w:delText xml:space="preserve"> By creating an incentive structure where pretrial maneuvering is lucrative regardless of a case’s ultimate success, the hourly model effectively removes the financial penalty for indulging in cognitive biases,</w:delText>
        </w:r>
      </w:del>
      <w:del w:id="200242" w:author="Claude" w:date="2026-09-27T12:00:00Z">
        <w:r>
          <w:rPr>
            <w:rStyle w:val="FootnoteReference"/>
          </w:rPr>
          <w:footnoteReference w:id="85"/>
        </w:r>
      </w:del>
      <w:del w:id="200243" w:author="Claude" w:date="2026-09-27T12:00:00Z">
        <w:r>
          <w:delText xml:space="preserve"> as explained by one scholar:</w:delText>
        </w:r>
      </w:del>
    </w:p>
    <w:p w14:paraId="0297D412" w14:textId="5D99454D" w:rsidR="00AA189D" w:rsidRPr="00A9375B" w:rsidRDefault="00EB1107" w:rsidP="003D74D8">
      <w:pPr>
        <w:pStyle w:val="BodyTextFirstIndent"/>
        <w:spacing w:line="480" w:lineRule="auto"/>
        <w:ind w:left="720" w:right="720" w:firstLine="0"/>
        <w:jc w:val="both"/>
        <w:rPr>
          <w:del w:id="200247" w:author="Claude" w:date="2026-09-27T12:00:00Z"/>
        </w:rPr>
      </w:pPr>
      <w:del w:id="200245" w:author="Claude" w:date="2026-09-27T12:00:00Z">
        <w:r>
          <w:delTex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w:delText>
          <w:lastRenderedPageBreak/>
          <w:delText>. . . . [L]awyers may engage in wishful thinking: They might believe a certain outcome is probable simply because of a desire to reach it”</w:delText>
        </w:r>
      </w:del>
      <w:del w:id="200246" w:author="Claude" w:date="2026-09-27T12:00:00Z">
        <w:r>
          <w:rPr>
            <w:rStyle w:val="FootnoteReference"/>
            <w:color w:val="000000" w:themeColor="text1"/>
          </w:rPr>
          <w:footnoteReference w:id="86"/>
        </w:r>
      </w:del>
    </w:p>
    <w:p w14:paraId="1A93AD5B" w14:textId="55193EE0" w:rsidR="00B06079" w:rsidRPr="00A9375B" w:rsidRDefault="00667707" w:rsidP="003D74D8">
      <w:pPr>
        <w:pStyle w:val="BodyTextFirstIndent"/>
        <w:spacing w:line="480" w:lineRule="auto"/>
        <w:jc w:val="both"/>
        <w:rPr>
          <w:del w:id="200259" w:author="Claude" w:date="2026-09-27T12:00:00Z"/>
        </w:rPr>
      </w:pPr>
      <w:del w:id="200248" w:author="Claude" w:date="2026-09-27T12:00:00Z">
        <w:r>
          <w:delText>Professor Ian Weinstein concurs, further claiming that, as a result of overconfidence, “[t]oo many lawyers . . . have been sorely tempted to accept an early decision to go to trial. . . . It can be very satisfying to stride into the courtroom and demand an early trial date.”</w:delText>
        </w:r>
      </w:del>
      <w:del w:id="200249" w:author="Claude" w:date="2026-09-27T12:00:00Z">
        <w:r>
          <w:rPr>
            <w:rStyle w:val="FootnoteReference"/>
            <w:color w:val="000000" w:themeColor="text1"/>
          </w:rPr>
          <w:footnoteReference w:id="87"/>
        </w:r>
      </w:del>
      <w:del w:id="200250" w:author="Claude" w:date="2026-09-27T12:00:00Z">
        <w:r>
          <w:delText xml:space="preserve"> This overconfidence leads practitioners to weigh evidence supporting their prior beliefs more heavily than evidence contradicting them—confirmation bias.</w:delText>
        </w:r>
      </w:del>
      <w:del w:id="200251" w:author="Claude" w:date="2026-09-27T12:00:00Z">
        <w:r>
          <w:rPr>
            <w:rStyle w:val="FootnoteReference"/>
            <w:color w:val="000000" w:themeColor="text1"/>
          </w:rPr>
          <w:footnoteReference w:id="88"/>
        </w:r>
      </w:del>
      <w:del w:id="200252" w:author="Claude" w:date="2026-09-27T12:00:00Z">
        <w:r>
          <w:delText xml:space="preserve"> If lawyers focus exclusively on selecting the optimal external forum rather than scrutinizing their claims, “the motivation to achieve a certain case outcome may lead lawyers to discount the assessment of the external party if it does not fit with their preferred belief.”</w:delText>
        </w:r>
      </w:del>
      <w:del w:id="200253" w:author="Claude" w:date="2026-09-27T12:00:00Z">
        <w:r>
          <w:rPr>
            <w:rStyle w:val="FootnoteReference"/>
            <w:color w:val="000000" w:themeColor="text1"/>
          </w:rPr>
          <w:footnoteReference w:id="89"/>
        </w:r>
      </w:del>
      <w:del w:id="200254" w:author="Claude" w:date="2026-09-27T12:00:00Z">
        <w:r>
          <w:delText xml:space="preserve"> Even if an attorney is not rushing into the courtroom, the trouble remains: “to be really good at doing law, one has to have serious blind spots and a stunningly selective sense </w:delText>
          <w:lastRenderedPageBreak/>
          <w:delText>of curiosity.”</w:delText>
        </w:r>
      </w:del>
      <w:del w:id="200255" w:author="Claude" w:date="2026-09-27T12:00:00Z">
        <w:r>
          <w:rPr>
            <w:rStyle w:val="FootnoteReference"/>
            <w:color w:val="000000" w:themeColor="text1"/>
          </w:rPr>
          <w:footnoteReference w:id="90"/>
        </w:r>
      </w:del>
      <w:del w:id="200256" w:author="Claude" w:date="2026-09-27T12:00:00Z">
        <w:r>
          <w:delText xml:space="preserve"> And some of the most high-profile senior partners excel at “dismissing or reframing adverse precedent that fails to suit the position they want to take.”</w:delText>
        </w:r>
      </w:del>
      <w:del w:id="200257" w:author="Claude" w:date="2026-09-27T12:00:00Z">
        <w:r>
          <w:rPr>
            <w:rStyle w:val="FootnoteReference"/>
            <w:color w:val="000000" w:themeColor="text1"/>
          </w:rPr>
          <w:footnoteReference w:id="91"/>
        </w:r>
      </w:del>
      <w:del w:id="200258" w:author="Claude" w:date="2026-09-27T12:00:00Z">
        <w:r>
          <w:delText xml:space="preserve"> </w:delText>
        </w:r>
      </w:del>
    </w:p>
    <w:p w14:paraId="18D80D89" w14:textId="448DF081" w:rsidR="00556D4F" w:rsidRPr="00A9375B" w:rsidRDefault="001A6B9B" w:rsidP="003D74D8">
      <w:pPr>
        <w:pStyle w:val="BodyTextFirstIndent"/>
        <w:spacing w:line="480" w:lineRule="auto"/>
        <w:jc w:val="both"/>
        <w:rPr>
          <w:del w:id="200261" w:author="Claude" w:date="2026-09-27T12:00:00Z"/>
        </w:rPr>
      </w:pPr>
      <w:del w:id="200260" w:author="Claude" w:date="2026-09-27T12:00:00Z">
        <w:r>
          <w:delText>Combined, these three historical circumstances—the profession’s choice of zealous advocacy, the unique American institutional capacity for disputes, and the culture of billable hours—have produced a present in which:</w:delText>
        </w:r>
      </w:del>
    </w:p>
    <w:p w14:paraId="6EA39F71" w14:textId="55030E39" w:rsidR="00D13E93" w:rsidRPr="00A9375B" w:rsidRDefault="00556D4F" w:rsidP="003D74D8">
      <w:pPr>
        <w:pStyle w:val="BodyTextFirstIndent"/>
        <w:spacing w:line="480" w:lineRule="auto"/>
        <w:ind w:left="720" w:right="720" w:firstLine="0"/>
        <w:jc w:val="both"/>
        <w:rPr>
          <w:del w:id="200264" w:author="Claude" w:date="2026-09-27T12:00:00Z"/>
        </w:rPr>
      </w:pPr>
      <w:del w:id="200262" w:author="Claude" w:date="2026-09-27T12:00:00Z">
        <w:r>
          <w:delText>“the combat mode of advocacy is far more expensive than effective . . . although earnest, forceful, and devoted representation is both zealous and proper, Rambo and kamikaze lawyers lead themselves and their clients to zealous extinction.”</w:delText>
        </w:r>
      </w:del>
      <w:del w:id="200263" w:author="Claude" w:date="2026-09-27T12:00:00Z">
        <w:r>
          <w:rPr>
            <w:rStyle w:val="FootnoteReference"/>
          </w:rPr>
          <w:footnoteReference w:id="92"/>
        </w:r>
      </w:del>
    </w:p>
    <w:p w14:paraId="763DBA5B" w14:textId="215187B3" w:rsidR="008969CF" w:rsidRPr="00FB4F49" w:rsidRDefault="00FB4F49" w:rsidP="003D74D8">
      <w:pPr>
        <w:pStyle w:val="BodyTextFirstIndent"/>
        <w:spacing w:line="480" w:lineRule="auto"/>
        <w:jc w:val="both"/>
        <w:rPr>
          <w:del w:id="200277" w:author="Claude" w:date="2026-09-27T12:00:00Z"/>
        </w:rPr>
      </w:pPr>
      <w:del w:id="200265" w:author="Claude" w:date="2026-09-27T12:00:00Z">
        <w:r>
          <w:delText>Put simply, history impacts the present, where the accepted institutional practice of enthusiastically bringing as many disputes as possible into the adversarial arena, ostensibly to further both zealous advocacy and billable-hour goals, allows cognitive biases to go unchecked and overlooks the occasion to weed out weak claims. Yet the modern Quality Control Mechanism proposed in this Note can neutralize these biases: authentic dissent generated by a cognitively diverse team.</w:delText>
        </w:r>
      </w:del>
      <w:del w:id="200266" w:author="Claude" w:date="2026-09-27T12:00:00Z">
        <w:r>
          <w:rPr>
            <w:rStyle w:val="FootnoteReference"/>
            <w:color w:val="000000" w:themeColor="text1"/>
          </w:rPr>
          <w:footnoteReference w:id="93"/>
        </w:r>
      </w:del>
      <w:del w:id="200267" w:author="Claude" w:date="2026-09-27T12:00:00Z">
        <w:r>
          <w:delText xml:space="preserve"> Authentic dissent cannot simply be mandated; it only emerges when team members operate with a high degree of psychological safety—defined as the shared conviction that the group will welcome unfiltered questions, the identification of risks, and the disclosure of strategic uncertainties without the threat of professional or interpersonal retribution.</w:delText>
        </w:r>
      </w:del>
      <w:del w:id="200268" w:author="Claude" w:date="2026-09-27T12:00:00Z">
        <w:r>
          <w:rPr>
            <w:rStyle w:val="FootnoteReference"/>
          </w:rPr>
          <w:footnoteReference w:id="94"/>
        </w:r>
      </w:del>
      <w:del w:id="200269" w:author="Claude" w:date="2026-09-27T12:00:00Z">
        <w:r>
          <w:delText xml:space="preserve"> Unfortunately, a high </w:delText>
          <w:lastRenderedPageBreak/>
          <w:delText>degree of psychological safety “is the exception in organizations, not the norm.”</w:delText>
        </w:r>
      </w:del>
      <w:del w:id="200270" w:author="Claude" w:date="2026-09-27T12:00:00Z">
        <w:r>
          <w:rPr>
            <w:rStyle w:val="FootnoteReference"/>
          </w:rPr>
          <w:footnoteReference w:id="95"/>
        </w:r>
      </w:del>
      <w:del w:id="200271" w:author="Claude" w:date="2026-09-27T12:00:00Z">
        <w:r>
          <w:delText xml:space="preserve"> As the final section of this Note develops, cultivating this necessary dissent requires leaders who actively invite critique, a firm culture that rosters and celebrates cognitively diverse perspectives, and structured case consultations designed to ensure that the collective intelligence of the entire team informs the decision to externalize a claim.</w:delText>
        </w:r>
      </w:del>
      <w:del w:id="200272" w:author="Claude" w:date="2026-09-27T12:00:00Z">
        <w:r>
          <w:rPr>
            <w:rStyle w:val="FootnoteReference"/>
            <w:color w:val="000000" w:themeColor="text1"/>
          </w:rPr>
          <w:footnoteReference w:id="96"/>
        </w:r>
      </w:del>
      <w:del w:id="200273" w:author="Claude" w:date="2026-09-27T12:00:00Z">
        <w:r>
          <w:delText xml:space="preserve"> A Deliberative Body serves its own interest by considering my suggestions, as research demonstrates that a team’s output quality improves </w:delText>
        </w:r>
      </w:del>
      <w:del w:id="200274" w:author="Claude" w:date="2026-09-27T12:00:00Z">
        <w:r>
          <w:rPr>
            <w:iCs/>
          </w:rPr>
          <w:delText>through the inclusion of authentic dissent.</w:delText>
        </w:r>
      </w:del>
      <w:del w:id="200275" w:author="Claude" w:date="2026-09-27T12:00:00Z">
        <w:r>
          <w:rPr>
            <w:rStyle w:val="FootnoteReference"/>
            <w:iCs/>
          </w:rPr>
          <w:footnoteReference w:id="97"/>
        </w:r>
      </w:del>
      <w:del w:id="200276" w:author="Claude" w:date="2026-09-27T12:00:00Z">
        <w:r>
          <w:rPr>
            <w:iCs/>
          </w:rPr>
          <w:delText xml:space="preserve"> </w:delText>
        </w:r>
      </w:del>
    </w:p>
    <w:p w14:paraId="307E9CF2" w14:textId="77777777" w:rsidR="00CC4B9B" w:rsidRPr="00A9375B" w:rsidRDefault="00CC4B9B" w:rsidP="003D74D8">
      <w:pPr>
        <w:pStyle w:val="BodyTextFirstIndent"/>
        <w:spacing w:line="480" w:lineRule="auto"/>
        <w:ind w:firstLine="0"/>
        <w:jc w:val="both"/>
        <w:rPr>
          <w:del w:id="200278" w:author="Claude" w:date="2026-09-27T12:00:00Z"/>
        </w:rPr>
      </w:pPr>
    </w:p>
    <w:p w14:paraId="35CCEF55" w14:textId="3F17F672" w:rsidR="00CC4B9B" w:rsidRPr="00A9375B" w:rsidRDefault="00CC4B9B" w:rsidP="003D74D8">
      <w:pPr>
        <w:pStyle w:val="BodyTextFirstIndent"/>
        <w:numPr>
          <w:ilvl w:val="0"/>
          <w:numId w:val="33"/>
        </w:numPr>
        <w:spacing w:line="480" w:lineRule="auto"/>
        <w:jc w:val="both"/>
        <w:rPr>
          <w:del w:id="200280" w:author="Claude" w:date="2026-09-27T12:00:00Z"/>
          <w:i/>
          <w:iCs/>
        </w:rPr>
      </w:pPr>
      <w:del w:id="200279" w:author="Claude" w:date="2026-09-27T12:00:00Z">
        <w:r>
          <w:rPr>
            <w:i/>
            <w:iCs/>
          </w:rPr>
          <w:delText>Roadmap</w:delText>
        </w:r>
      </w:del>
    </w:p>
    <w:p w14:paraId="29745895" w14:textId="77777777" w:rsidR="00CC4B9B" w:rsidRPr="00A9375B" w:rsidRDefault="00CC4B9B" w:rsidP="003D74D8">
      <w:pPr>
        <w:pStyle w:val="BodyTextFirstIndent"/>
        <w:spacing w:line="480" w:lineRule="auto"/>
        <w:ind w:left="360" w:firstLine="0"/>
        <w:jc w:val="both"/>
        <w:rPr>
          <w:del w:id="200281" w:author="Claude" w:date="2026-09-27T12:00:00Z"/>
        </w:rPr>
      </w:pPr>
    </w:p>
    <w:p w14:paraId="72E87728" w14:textId="3CF53CEE" w:rsidR="00765972" w:rsidRPr="00A9375B" w:rsidRDefault="00D13E93" w:rsidP="003D74D8">
      <w:pPr>
        <w:pStyle w:val="BodyTextFirstIndent"/>
        <w:spacing w:line="480" w:lineRule="auto"/>
        <w:jc w:val="both"/>
        <w:rPr>
          <w:del w:id="200295" w:author="Claude" w:date="2026-09-27T12:00:00Z"/>
        </w:rPr>
      </w:pPr>
      <w:del w:id="200282" w:author="Claude" w:date="2026-09-27T12:00:00Z">
        <w:r>
          <w:delText xml:space="preserve">This Note proceeds in eight parts, each building toward a reconceptualization of alternative dispute resolution. Section II examines </w:delText>
        </w:r>
      </w:del>
      <w:del w:id="200283" w:author="Claude" w:date="2026-09-27T12:00:00Z">
        <w:r>
          <w:rPr>
            <w:i/>
            <w:iCs/>
          </w:rPr>
          <w:delText>United States v. Skrmetti</w:delText>
        </w:r>
      </w:del>
      <w:del w:id="200284" w:author="Claude" w:date="2026-09-27T12:00:00Z">
        <w:r>
          <w:delText xml:space="preserve"> as a paradigmatic failure of </w:delText>
          <w:lastRenderedPageBreak/>
          <w:delText>insular advocacy, demonstrating how the absence of internal dissent mechanisms led to predictable strategic errors that rigorous pre-externalization scrutiny could have avoided.</w:delText>
        </w:r>
      </w:del>
      <w:del w:id="200285" w:author="Claude" w:date="2026-09-27T12:00:00Z">
        <w:r>
          <w:rPr>
            <w:rStyle w:val="FootnoteReference"/>
          </w:rPr>
          <w:footnoteReference w:id="98"/>
        </w:r>
      </w:del>
      <w:del w:id="200286" w:author="Claude" w:date="2026-09-27T12:00:00Z">
        <w:r>
          <w:delText xml:space="preserve"> The substance of this case implicates a contested area of law and policy. The analytical focus is </w:delText>
        </w:r>
      </w:del>
      <w:del w:id="200287" w:author="Claude" w:date="2026-09-27T12:00:00Z">
        <w:r>
          <w:rPr>
            <w:i/>
            <w:iCs/>
          </w:rPr>
          <w:delText>not</w:delText>
        </w:r>
      </w:del>
      <w:del w:id="200288" w:author="Claude" w:date="2026-09-27T12:00:00Z">
        <w:r>
          <w:delText xml:space="preserve"> on any policies advanced in litigation, but rather on a narrower institutional question: whether the claims would have been externalized had they been subjected to rigorous internal scrutiny. Any criticisms in Section II relate </w:delText>
        </w:r>
      </w:del>
      <w:del w:id="200289" w:author="Claude" w:date="2026-09-27T12:00:00Z">
        <w:r>
          <w:rPr>
            <w:i/>
            <w:iCs/>
          </w:rPr>
          <w:delText>solely</w:delText>
        </w:r>
      </w:del>
      <w:del w:id="200290" w:author="Claude" w:date="2026-09-27T12:00:00Z">
        <w:r>
          <w:delText xml:space="preserve"> to that narrow institutional focus and and readers should not take them for a critique of the plaintiffs or their cause. This section concludes by highlighting the NAACP Legal Defense Fund’s school segregation campaign as a case study of how successful practice applies my Note’s proposed QCMs. Section III outlines groupthink’s three antecedent conditions and argues that the legal profession’s fabric—from law school’s shared norms through practice’s repeat-player dynamics—creates fertile ground for this organizational pathology unless Deliberative Bodies take proactive steps. Section IV analyzes the Constitutional Convention of 1787 as historical evidence that, even when all the preconditions for groupthink are present, deliberate institutional design can successfully prevent it. The Convention enacted “rules devised to free the delegates to float new ideas, change their minds, alter course, and flexibly respond to new arguments, evidence, and proposals without fear of recrimination”.</w:delText>
        </w:r>
      </w:del>
      <w:del w:id="200291" w:author="Claude" w:date="2026-09-27T12:00:00Z">
        <w:r>
          <w:rPr>
            <w:rStyle w:val="FootnoteReference"/>
          </w:rPr>
          <w:footnoteReference w:id="99"/>
        </w:r>
      </w:del>
      <w:del w:id="200292" w:author="Claude" w:date="2026-09-27T12:00:00Z">
        <w:r>
          <w:delText xml:space="preserve"> Section V traces the 2,500-year history of pre-filing dispute resolution across Ancient Near Eastern, Classical Greek, </w:delText>
          <w:lastRenderedPageBreak/>
          <w:delText>Roman, Traditional Chinese, Indigenous, and Medieval English societies. Section VI explains that the historical practices surveyed in Section V are categorically distinct from American ADR due to the combination of state intervention and “lawyers persist[ing] in appearing at various ADR sessions wearing their adversarial suits.”</w:delText>
        </w:r>
      </w:del>
      <w:del w:id="200293" w:author="Claude" w:date="2026-09-27T12:00:00Z">
        <w:r>
          <w:rPr>
            <w:rStyle w:val="FootnoteReference"/>
          </w:rPr>
          <w:footnoteReference w:id="100"/>
        </w:r>
      </w:del>
      <w:del w:id="200294" w:author="Claude" w:date="2026-09-27T12:00:00Z">
        <w:r>
          <w:delText xml:space="preserve"> Section VII explores, in psychology and practice, why modern Deliberative Bodies fail to implement QCMs, and details how modern legal teams can return to their historical roots by cultivating authentic dissent. This penultimate section concludes with the Note’s final case study, demonstrating how Theodore Olson and David Boies employed rigorous pre-filing scrutiny and structured deliberations in their successful marriage-equality challenge to California’s Proposition 8. Finally, Section VIII concludes with thoughts on the future of ADR.</w:delText>
        </w:r>
      </w:del>
    </w:p>
    <w:bookmarkEnd w:id="0"/>
    <w:bookmarkEnd w:id="1"/>
    <w:p w14:paraId="22584AC8" w14:textId="77777777" w:rsidR="00D67340" w:rsidRDefault="00D67340" w:rsidP="003D74D8">
      <w:pPr>
        <w:pStyle w:val="BodyTextFirstIndent"/>
        <w:spacing w:line="480" w:lineRule="auto"/>
        <w:jc w:val="both"/>
        <w:rPr>
          <w:del w:id="200296" w:author="Claude" w:date="2026-09-27T12:00:00Z"/>
        </w:rPr>
      </w:pPr>
    </w:p>
    <w:p w14:paraId="5DE35276" w14:textId="77777777" w:rsidR="001B515B" w:rsidRDefault="001B515B" w:rsidP="003D74D8">
      <w:pPr>
        <w:pStyle w:val="BodyTextFirstIndent"/>
        <w:spacing w:line="480" w:lineRule="auto"/>
        <w:jc w:val="both"/>
        <w:rPr>
          <w:del w:id="200297" w:author="Claude" w:date="2026-09-27T12:00:00Z"/>
        </w:rPr>
      </w:pPr>
    </w:p>
    <w:p w14:paraId="3782EF45" w14:textId="77777777" w:rsidR="001B515B" w:rsidRPr="00A9375B" w:rsidRDefault="001B515B" w:rsidP="003D74D8">
      <w:pPr>
        <w:pStyle w:val="BodyTextFirstIndent"/>
        <w:spacing w:line="480" w:lineRule="auto"/>
        <w:jc w:val="both"/>
        <w:rPr>
          <w:del w:id="200298" w:author="Claude" w:date="2026-09-27T12:00:00Z"/>
        </w:rPr>
      </w:pPr>
    </w:p>
    <w:p w14:paraId="61A8A953" w14:textId="3CA3F21B" w:rsidR="00105CBB" w:rsidRPr="00A9375B" w:rsidRDefault="00EB057E" w:rsidP="003D74D8">
      <w:pPr>
        <w:pStyle w:val="ListParagraph"/>
        <w:numPr>
          <w:ilvl w:val="0"/>
          <w:numId w:val="31"/>
        </w:numPr>
        <w:spacing w:line="480" w:lineRule="auto"/>
        <w:jc w:val="center"/>
        <w:rPr>
          <w:del w:id="200302" w:author="Claude" w:date="2026-09-27T12:00:00Z"/>
          <w:smallCaps/>
          <w:color w:val="000000" w:themeColor="text1"/>
        </w:rPr>
      </w:pPr>
      <w:del w:id="200299" w:author="Claude" w:date="2026-09-27T12:00:00Z">
        <w:r>
          <w:rPr>
            <w:smallCaps/>
            <w:color w:val="000000" w:themeColor="text1"/>
          </w:rPr>
          <w:delText xml:space="preserve">When Insular Advocacy Fails: The </w:delText>
        </w:r>
      </w:del>
      <w:del w:id="200300" w:author="Claude" w:date="2026-09-27T12:00:00Z">
        <w:r>
          <w:rPr>
            <w:i/>
            <w:iCs/>
            <w:smallCaps/>
            <w:color w:val="000000" w:themeColor="text1"/>
          </w:rPr>
          <w:delText>Skrmetti</w:delText>
        </w:r>
      </w:del>
      <w:del w:id="200301" w:author="Claude" w:date="2026-09-27T12:00:00Z">
        <w:r>
          <w:rPr>
            <w:smallCaps/>
            <w:color w:val="000000" w:themeColor="text1"/>
          </w:rPr>
          <w:delText xml:space="preserve"> Case</w:delText>
        </w:r>
      </w:del>
    </w:p>
    <w:p w14:paraId="0E9D7308" w14:textId="77777777" w:rsidR="00B41952" w:rsidRPr="00A9375B" w:rsidRDefault="00B41952" w:rsidP="003D74D8">
      <w:pPr>
        <w:spacing w:line="480" w:lineRule="auto"/>
        <w:jc w:val="both"/>
        <w:rPr>
          <w:del w:id="200303" w:author="Claude" w:date="2026-09-27T12:00:00Z"/>
          <w:color w:val="000000" w:themeColor="text1"/>
        </w:rPr>
      </w:pPr>
    </w:p>
    <w:p w14:paraId="38BC76F7" w14:textId="3BD09587" w:rsidR="00B41952" w:rsidRPr="00A9375B" w:rsidRDefault="00EB057E" w:rsidP="003D74D8">
      <w:pPr>
        <w:pStyle w:val="ListParagraph"/>
        <w:numPr>
          <w:ilvl w:val="0"/>
          <w:numId w:val="8"/>
        </w:numPr>
        <w:spacing w:line="480" w:lineRule="auto"/>
        <w:jc w:val="both"/>
        <w:rPr>
          <w:del w:id="200305" w:author="Claude" w:date="2026-09-27T12:00:00Z"/>
          <w:i/>
          <w:iCs/>
          <w:color w:val="000000" w:themeColor="text1"/>
        </w:rPr>
      </w:pPr>
      <w:del w:id="200304" w:author="Claude" w:date="2026-09-27T12:00:00Z">
        <w:r>
          <w:rPr>
            <w:i/>
            <w:iCs/>
            <w:color w:val="000000" w:themeColor="text1"/>
          </w:rPr>
          <w:delText>The Litigation and Its Predictable Defeat</w:delText>
        </w:r>
      </w:del>
    </w:p>
    <w:p w14:paraId="648F7DC5" w14:textId="77777777" w:rsidR="00D67340" w:rsidRPr="00A9375B" w:rsidRDefault="00D67340" w:rsidP="003D74D8">
      <w:pPr>
        <w:spacing w:line="480" w:lineRule="auto"/>
        <w:ind w:left="360"/>
        <w:jc w:val="both"/>
        <w:rPr>
          <w:del w:id="200306" w:author="Claude" w:date="2026-09-27T12:00:00Z"/>
          <w:i/>
          <w:iCs/>
          <w:color w:val="000000" w:themeColor="text1"/>
        </w:rPr>
      </w:pPr>
    </w:p>
    <w:p w14:paraId="1D7B58AD" w14:textId="3172E695" w:rsidR="00744906" w:rsidRPr="00A9375B" w:rsidRDefault="00C97DF2" w:rsidP="003D74D8">
      <w:pPr>
        <w:pStyle w:val="BodyTextFirstIndent"/>
        <w:spacing w:line="480" w:lineRule="auto"/>
        <w:jc w:val="both"/>
        <w:rPr>
          <w:del w:id="200333" w:author="Claude" w:date="2026-09-27T12:00:00Z"/>
        </w:rPr>
      </w:pPr>
      <w:bookmarkStart w:id="11" w:name="OLE_LINK5"/>
      <w:bookmarkStart w:id="12" w:name="OLE_LINK6"/>
      <w:del w:id="200307" w:author="Claude" w:date="2026-09-27T12:00:00Z">
        <w:r>
          <w:lastRenderedPageBreak/>
          <w:delText xml:space="preserve">The Plaintiffs’ case in </w:delText>
        </w:r>
      </w:del>
      <w:del w:id="200308" w:author="Claude" w:date="2026-09-27T12:00:00Z">
        <w:r>
          <w:rPr>
            <w:i/>
            <w:iCs/>
          </w:rPr>
          <w:delText>United States v.</w:delText>
        </w:r>
      </w:del>
      <w:del w:id="200309" w:author="Claude" w:date="2026-09-27T12:00:00Z">
        <w:r>
          <w:delText xml:space="preserve"> </w:delText>
        </w:r>
      </w:del>
      <w:del w:id="200310" w:author="Claude" w:date="2026-09-27T12:00:00Z">
        <w:r>
          <w:rPr>
            <w:i/>
            <w:iCs/>
          </w:rPr>
          <w:delText>Skrmetti</w:delText>
        </w:r>
      </w:del>
      <w:del w:id="200311" w:author="Claude" w:date="2026-09-27T12:00:00Z">
        <w:r>
          <w:delText xml:space="preserve"> was a predictable loss</w:delText>
        </w:r>
      </w:del>
      <w:bookmarkEnd w:id="11"/>
      <w:bookmarkEnd w:id="12"/>
      <w:del w:id="200312" w:author="Claude" w:date="2026-09-27T12:00:00Z">
        <w:r>
          <w:delText>.</w:delText>
        </w:r>
      </w:del>
      <w:bookmarkStart w:id="13" w:name="_Ref214051262"/>
      <w:del w:id="200313" w:author="Claude" w:date="2026-09-27T12:00:00Z">
        <w:r>
          <w:rPr>
            <w:rStyle w:val="FootnoteReference"/>
            <w:color w:val="000000" w:themeColor="text1"/>
          </w:rPr>
          <w:footnoteReference w:id="101"/>
        </w:r>
      </w:del>
      <w:bookmarkEnd w:id="13"/>
      <w:del w:id="200314" w:author="Claude" w:date="2026-09-27T12:00:00Z">
        <w:r>
          <w:delText xml:space="preserve"> The case did not solely involve a conservative Court voting against progressive interests.</w:delText>
        </w:r>
      </w:del>
      <w:bookmarkStart w:id="14" w:name="_Ref214051272"/>
      <w:del w:id="200315" w:author="Claude" w:date="2026-09-27T12:00:00Z">
        <w:r>
          <w:rPr>
            <w:rStyle w:val="FootnoteReference"/>
            <w:color w:val="000000" w:themeColor="text1"/>
          </w:rPr>
          <w:footnoteReference w:id="102"/>
        </w:r>
      </w:del>
      <w:bookmarkEnd w:id="14"/>
      <w:del w:id="200316" w:author="Claude" w:date="2026-09-27T12:00:00Z">
        <w:r>
          <w:delText xml:space="preserve"> Skrmetti arose from a decade</w:delText>
        </w:r>
      </w:del>
      <w:del w:id="200317" w:author="Claude" w:date="2026-09-27T12:00:00Z">
        <w:r>
          <w:rPr>
            <w:i/>
            <w:iCs/>
          </w:rPr>
          <w:delText xml:space="preserve"> of rapid legal and cultural change.</w:delText>
        </w:r>
      </w:del>
      <w:del w:id="200318" w:author="Claude" w:date="2026-09-27T12:00:00Z">
        <w:r>
          <w:rPr>
            <w:rStyle w:val="FootnoteReference"/>
            <w:color w:val="000000" w:themeColor="text1"/>
          </w:rPr>
          <w:footnoteReference w:id="103"/>
        </w:r>
      </w:del>
      <w:del w:id="200319" w:author="Claude" w:date="2026-09-27T12:00:00Z">
        <w:r>
          <w:delText xml:space="preserve"> Unlike in the corporate sphere, where a jeans advertisement can mobilize social media activists who pressure the alleged infringer to capitulate,</w:delText>
        </w:r>
      </w:del>
      <w:del w:id="200320" w:author="Claude" w:date="2026-09-27T12:00:00Z">
        <w:r>
          <w:rPr>
            <w:rStyle w:val="FootnoteReference"/>
            <w:color w:val="000000" w:themeColor="text1"/>
          </w:rPr>
          <w:delText xml:space="preserve"> </w:delText>
          <w:footnoteReference w:id="104"/>
        </w:r>
      </w:del>
      <w:del w:id="200321" w:author="Claude" w:date="2026-09-27T12:00:00Z">
        <w:r>
          <w:delText>courts are, by design and in practice, insulated from such campaigns.</w:delText>
        </w:r>
      </w:del>
      <w:del w:id="200322" w:author="Claude" w:date="2026-09-27T12:00:00Z">
        <w:r>
          <w:rPr>
            <w:rStyle w:val="FootnoteReference"/>
            <w:color w:val="000000" w:themeColor="text1"/>
          </w:rPr>
          <w:footnoteReference w:id="105"/>
        </w:r>
      </w:del>
      <w:del w:id="200323" w:author="Claude" w:date="2026-09-27T12:00:00Z">
        <w:r>
          <w:delText xml:space="preserve"> The Skrmetti Plaintiffs’ </w:delText>
          <w:lastRenderedPageBreak/>
          <w:delText>lead advocate, Chase Strangio of the ACLU, brought this culture’s habits into the legal sphere, as he “was a big part of that online world that was so incredibly vicious…in trying to suppress the speech of people who disagree[d]” on the trans rights movement.</w:delText>
        </w:r>
      </w:del>
      <w:bookmarkStart w:id="15" w:name="_Ref219036269"/>
      <w:del w:id="200324" w:author="Claude" w:date="2026-09-27T12:00:00Z">
        <w:r>
          <w:rPr>
            <w:rStyle w:val="FootnoteReference"/>
            <w:color w:val="000000" w:themeColor="text1"/>
          </w:rPr>
          <w:footnoteReference w:id="106"/>
        </w:r>
      </w:del>
      <w:bookmarkEnd w:id="15"/>
      <w:del w:id="200325" w:author="Claude" w:date="2026-09-27T12:00:00Z">
        <w:r>
          <w:delText xml:space="preserve"> Strangio, who had “a reputation that did not tolerate dissent,” allowed the ACLU’s </w:delText>
        </w:r>
      </w:del>
      <w:del w:id="200326" w:author="Claude" w:date="2026-09-27T12:00:00Z">
        <w:r>
          <w:rPr>
            <w:i/>
            <w:iCs/>
          </w:rPr>
          <w:delText xml:space="preserve">Skrmetti </w:delText>
        </w:r>
      </w:del>
      <w:del w:id="200327" w:author="Claude" w:date="2026-09-27T12:00:00Z">
        <w:r>
          <w:delText>strategy to become an echo chamber suffused with internal strife.</w:delText>
        </w:r>
      </w:del>
      <w:del w:id="200328" w:author="Claude" w:date="2026-09-27T12:00:00Z">
        <w:r>
          <w:rPr>
            <w:rStyle w:val="FootnoteReference"/>
            <w:color w:val="000000" w:themeColor="text1"/>
          </w:rPr>
          <w:footnoteReference w:id="107"/>
        </w:r>
      </w:del>
      <w:del w:id="200329" w:author="Claude" w:date="2026-09-27T12:00:00Z">
        <w:r>
          <w:delText xml:space="preserve">  One ACLU lawyer observed that “a dogmatism descends sometimes” and that “you hesitate before you question a belief that is ascendant among your peer group</w:delText>
        </w:r>
      </w:del>
      <w:bookmarkStart w:id="16" w:name="_Ref214050774"/>
      <w:del w:id="200330" w:author="Claude" w:date="2026-09-27T12:00:00Z">
        <w:r>
          <w:delText>.”</w:delText>
        </w:r>
      </w:del>
      <w:bookmarkStart w:id="17" w:name="_Ref217233450"/>
      <w:del w:id="200331" w:author="Claude" w:date="2026-09-27T12:00:00Z">
        <w:r>
          <w:rPr>
            <w:rStyle w:val="FootnoteReference"/>
          </w:rPr>
          <w:footnoteReference w:id="108"/>
        </w:r>
      </w:del>
      <w:bookmarkEnd w:id="17"/>
      <w:del w:id="200332" w:author="Claude" w:date="2026-09-27T12:00:00Z">
        <w:r>
          <w:rPr>
            <w:rStyle w:val="FootnoteReference"/>
            <w:color w:val="000000" w:themeColor="text1"/>
          </w:rPr>
          <w:delText xml:space="preserve"> </w:delText>
        </w:r>
      </w:del>
      <w:bookmarkEnd w:id="16"/>
    </w:p>
    <w:p w14:paraId="3C3BA6AB" w14:textId="0B3A276B" w:rsidR="00C97DF2" w:rsidRPr="00A9375B" w:rsidRDefault="00744906" w:rsidP="003D74D8">
      <w:pPr>
        <w:pStyle w:val="BodyText"/>
        <w:spacing w:after="0" w:line="480" w:lineRule="auto"/>
        <w:ind w:firstLine="360"/>
        <w:jc w:val="both"/>
        <w:rPr>
          <w:del w:id="200361" w:author="Claude" w:date="2026-09-27T12:00:00Z"/>
        </w:rPr>
      </w:pPr>
      <w:del w:id="200334" w:author="Claude" w:date="2026-09-27T12:00:00Z">
        <w:r>
          <w:lastRenderedPageBreak/>
          <w:delText xml:space="preserve">This culture yielded three flaws in the </w:delText>
        </w:r>
      </w:del>
      <w:del w:id="200335" w:author="Claude" w:date="2026-09-27T12:00:00Z">
        <w:r>
          <w:rPr>
            <w:i/>
            <w:iCs/>
          </w:rPr>
          <w:delText xml:space="preserve">Skrmetti </w:delText>
        </w:r>
      </w:del>
      <w:del w:id="200336" w:author="Claude" w:date="2026-09-27T12:00:00Z">
        <w:r>
          <w:delText>advocacy that an outsider could have exposed had the ACLU welcomed dissent.</w:delText>
        </w:r>
      </w:del>
      <w:del w:id="200337" w:author="Claude" w:date="2026-09-27T12:00:00Z">
        <w:r>
          <w:rPr>
            <w:rStyle w:val="FootnoteReference"/>
            <w:color w:val="000000" w:themeColor="text1"/>
          </w:rPr>
          <w:delText xml:space="preserve"> </w:delText>
          <w:footnoteReference w:id="109"/>
        </w:r>
      </w:del>
      <w:del w:id="200338" w:author="Claude" w:date="2026-09-27T12:00:00Z">
        <w:r>
          <w:delText xml:space="preserve"> First, the ACLU rejected incrementalism.</w:delText>
        </w:r>
      </w:del>
      <w:del w:id="200339" w:author="Claude" w:date="2026-09-27T12:00:00Z">
        <w:r>
          <w:rPr>
            <w:rStyle w:val="FootnoteReference"/>
            <w:color w:val="000000" w:themeColor="text1"/>
          </w:rPr>
          <w:footnoteReference w:id="110"/>
        </w:r>
      </w:del>
      <w:del w:id="200340" w:author="Claude" w:date="2026-09-27T12:00:00Z">
        <w:r>
          <w:delText xml:space="preserve"> Second, it relied heavily on unproven “science.”</w:delText>
        </w:r>
      </w:del>
      <w:del w:id="200341" w:author="Claude" w:date="2026-09-27T12:00:00Z">
        <w:r>
          <w:rPr>
            <w:rStyle w:val="FootnoteReference"/>
            <w:color w:val="000000" w:themeColor="text1"/>
          </w:rPr>
          <w:footnoteReference w:id="111"/>
        </w:r>
      </w:del>
      <w:del w:id="200342" w:author="Claude" w:date="2026-09-27T12:00:00Z">
        <w:r>
          <w:delText xml:space="preserve"> Third, the actual legal theories proved unpersuasive.</w:delText>
        </w:r>
      </w:del>
      <w:del w:id="200343" w:author="Claude" w:date="2026-09-27T12:00:00Z">
        <w:r>
          <w:rPr>
            <w:rStyle w:val="FootnoteReference"/>
            <w:color w:val="000000" w:themeColor="text1"/>
          </w:rPr>
          <w:footnoteReference w:id="112"/>
        </w:r>
      </w:del>
      <w:del w:id="200344" w:author="Claude" w:date="2026-09-27T12:00:00Z">
        <w:r>
          <w:delText xml:space="preserve"> The </w:delText>
          <w:lastRenderedPageBreak/>
          <w:delText>Supreme Court rejected the sex-classification theory and upheld S.B. 1 under rational-basis review, expressly declining to resolve the scientific dispute.</w:delText>
        </w:r>
      </w:del>
      <w:del w:id="200345" w:author="Claude" w:date="2026-09-27T12:00:00Z">
        <w:r>
          <w:rPr>
            <w:rStyle w:val="FootnoteReference"/>
            <w:color w:val="000000" w:themeColor="text1"/>
          </w:rPr>
          <w:footnoteReference w:id="113"/>
        </w:r>
      </w:del>
      <w:del w:id="200346" w:author="Claude" w:date="2026-09-27T12:00:00Z">
        <w:r>
          <w:delText xml:space="preserve"> </w:delText>
        </w:r>
      </w:del>
      <w:del w:id="200347" w:author="Claude" w:date="2026-09-27T12:00:00Z">
        <w:r>
          <w:rPr>
            <w:i/>
            <w:iCs/>
          </w:rPr>
          <w:delText>Skrmetti</w:delText>
        </w:r>
      </w:del>
      <w:del w:id="200348" w:author="Claude" w:date="2026-09-27T12:00:00Z">
        <w:r>
          <w:delText xml:space="preserve"> is a recent, but by no means the only, example of how groupthink wrecks legal strategy, invites predictable defeat, depletes judicial resources, and undermines clients’ causes.</w:delText>
        </w:r>
      </w:del>
      <w:del w:id="200349" w:author="Claude" w:date="2026-09-27T12:00:00Z">
        <w:r>
          <w:rPr>
            <w:rStyle w:val="FootnoteReference"/>
            <w:color w:val="000000" w:themeColor="text1"/>
          </w:rPr>
          <w:footnoteReference w:id="114"/>
        </w:r>
      </w:del>
      <w:del w:id="200350" w:author="Claude" w:date="2026-09-27T12:00:00Z">
        <w:r>
          <w:delText xml:space="preserve"> The Strangio-led trans rights movement “didn’t just lose on some of the key issues . . . but lost an enormous amount of background goodwill.”</w:delText>
        </w:r>
      </w:del>
      <w:del w:id="200351" w:author="Claude" w:date="2026-09-27T12:00:00Z">
        <w:r>
          <w:rPr>
            <w:rStyle w:val="FootnoteReference"/>
            <w:color w:val="000000" w:themeColor="text1"/>
          </w:rPr>
          <w:footnoteReference w:id="115"/>
        </w:r>
      </w:del>
      <w:del w:id="200352" w:author="Claude" w:date="2026-09-27T12:00:00Z">
        <w:r>
          <w:delText xml:space="preserve"> In a post-</w:delText>
        </w:r>
      </w:del>
      <w:del w:id="200353" w:author="Claude" w:date="2026-09-27T12:00:00Z">
        <w:r>
          <w:rPr>
            <w:i/>
            <w:iCs/>
          </w:rPr>
          <w:delText>Skrmetti</w:delText>
        </w:r>
      </w:del>
      <w:del w:id="200354" w:author="Claude" w:date="2026-09-27T12:00:00Z">
        <w:r>
          <w:delText xml:space="preserve"> interview, </w:delText>
        </w:r>
      </w:del>
      <w:bookmarkStart w:id="18" w:name="OLE_LINK1"/>
      <w:bookmarkStart w:id="19" w:name="OLE_LINK2"/>
      <w:del w:id="200355" w:author="Claude" w:date="2026-09-27T12:00:00Z">
        <w:r>
          <w:delText xml:space="preserve">Strangio </w:delText>
        </w:r>
      </w:del>
      <w:bookmarkEnd w:id="18"/>
      <w:bookmarkEnd w:id="19"/>
      <w:del w:id="200356" w:author="Claude" w:date="2026-09-27T12:00:00Z">
        <w:r>
          <w:delText xml:space="preserve">acknowledged these shortcomings, showed himself a litigator willing to learn, and made </w:delText>
        </w:r>
      </w:del>
      <w:del w:id="200357" w:author="Claude" w:date="2026-09-27T12:00:00Z">
        <w:r>
          <w:rPr>
            <w:i/>
            <w:iCs/>
          </w:rPr>
          <w:delText>Skrmetti</w:delText>
        </w:r>
      </w:del>
      <w:del w:id="200358" w:author="Claude" w:date="2026-09-27T12:00:00Z">
        <w:r>
          <w:delText xml:space="preserve"> a case study in how pervasive groupthink is.</w:delText>
        </w:r>
      </w:del>
      <w:del w:id="200359" w:author="Claude" w:date="2026-09-27T12:00:00Z">
        <w:r>
          <w:rPr>
            <w:rStyle w:val="FootnoteReference"/>
            <w:color w:val="000000" w:themeColor="text1"/>
          </w:rPr>
          <w:footnoteReference w:id="116"/>
        </w:r>
      </w:del>
      <w:del w:id="200360" w:author="Claude" w:date="2026-09-27T12:00:00Z">
        <w:r>
          <w:delText xml:space="preserve"> Why would Strangio—and why would our modern system of post-claim dispute resolution, divested of the QCMs that once compelled such testing—neglect internal dissent? </w:delText>
        </w:r>
      </w:del>
    </w:p>
    <w:p w14:paraId="39EF3F72" w14:textId="64EBCD7D" w:rsidR="00C97DF2" w:rsidRPr="00A9375B" w:rsidRDefault="00C97DF2" w:rsidP="003D74D8">
      <w:pPr>
        <w:pStyle w:val="BodyTextFirstIndent"/>
        <w:spacing w:line="480" w:lineRule="auto"/>
        <w:jc w:val="both"/>
        <w:rPr>
          <w:del w:id="200373" w:author="Claude" w:date="2026-09-27T12:00:00Z"/>
        </w:rPr>
      </w:pPr>
      <w:del w:id="200362" w:author="Claude" w:date="2026-09-27T12:00:00Z">
        <w:r>
          <w:delText>In March 2023, Tennessee enacted S.B. 1, prohibiting healthcare providers from prescribing puberty blockers or hormones or performing surgeries to help minors transition to a gender different from their biological sex.</w:delText>
        </w:r>
      </w:del>
      <w:del w:id="200363" w:author="Claude" w:date="2026-09-27T12:00:00Z">
        <w:r>
          <w:rPr>
            <w:rStyle w:val="FootnoteReference"/>
            <w:color w:val="000000" w:themeColor="text1"/>
          </w:rPr>
          <w:footnoteReference w:id="117"/>
        </w:r>
      </w:del>
      <w:del w:id="200364" w:author="Claude" w:date="2026-09-27T12:00:00Z">
        <w:r>
          <w:delText xml:space="preserve"> The law’s preamble recited detailed legislative findings on health risks, evidentiary gaps, and irreversible harm associated with such treatments.</w:delText>
        </w:r>
      </w:del>
      <w:del w:id="200365" w:author="Claude" w:date="2026-09-27T12:00:00Z">
        <w:r>
          <w:rPr>
            <w:rStyle w:val="FootnoteReference"/>
            <w:color w:val="000000" w:themeColor="text1"/>
          </w:rPr>
          <w:footnoteReference w:id="118"/>
        </w:r>
      </w:del>
      <w:del w:id="200366" w:author="Claude" w:date="2026-09-27T12:00:00Z">
        <w:r>
          <w:delText xml:space="preserve"> S.B. 1 </w:delText>
          <w:lastRenderedPageBreak/>
          <w:delText>joined roughly a dozen similar state laws then in force, including Alabama’s, which had been challenged by the same LGBTQ legal organizations and the United States that later appeared in Skrmetti.</w:delText>
        </w:r>
      </w:del>
      <w:del w:id="200367" w:author="Claude" w:date="2026-09-27T12:00:00Z">
        <w:r>
          <w:rPr>
            <w:rStyle w:val="FootnoteReference"/>
            <w:color w:val="000000" w:themeColor="text1"/>
          </w:rPr>
          <w:footnoteReference w:id="119"/>
        </w:r>
      </w:del>
      <w:del w:id="200368" w:author="Claude" w:date="2026-09-27T12:00:00Z">
        <w:r>
          <w:delText xml:space="preserve"> The Plaintiffs in </w:delText>
        </w:r>
      </w:del>
      <w:del w:id="200369" w:author="Claude" w:date="2026-09-27T12:00:00Z">
        <w:r>
          <w:rPr>
            <w:i/>
            <w:iCs/>
          </w:rPr>
          <w:delText>Eknes-Tucker v. Marshall</w:delText>
        </w:r>
      </w:del>
      <w:del w:id="200370" w:author="Claude" w:date="2026-09-27T12:00:00Z">
        <w:r>
          <w:delText xml:space="preserve"> ultimately dismissed their own case after court-ordered discovery revealed documents that one New York Times commentator said “would shock you.”</w:delText>
        </w:r>
      </w:del>
      <w:del w:id="200371" w:author="Claude" w:date="2026-09-27T12:00:00Z">
        <w:r>
          <w:rPr>
            <w:rStyle w:val="FootnoteReference"/>
            <w:color w:val="000000" w:themeColor="text1"/>
          </w:rPr>
          <w:footnoteReference w:id="120"/>
        </w:r>
      </w:del>
      <w:del w:id="200372" w:author="Claude" w:date="2026-09-27T12:00:00Z">
        <w:r>
          <w:delText xml:space="preserve">  </w:delText>
        </w:r>
      </w:del>
    </w:p>
    <w:p w14:paraId="242E3F84" w14:textId="45371511" w:rsidR="001D4FB2" w:rsidRPr="00A9375B" w:rsidRDefault="00113623" w:rsidP="003D74D8">
      <w:pPr>
        <w:pStyle w:val="BodyTextFirstIndent"/>
        <w:spacing w:line="480" w:lineRule="auto"/>
        <w:jc w:val="both"/>
        <w:rPr>
          <w:del w:id="200384" w:author="Claude" w:date="2026-09-27T12:00:00Z"/>
        </w:rPr>
      </w:pPr>
      <w:del w:id="200374" w:author="Claude" w:date="2026-09-27T12:00:00Z">
        <w:r>
          <w:delText xml:space="preserve">The documents unearthed in </w:delText>
        </w:r>
      </w:del>
      <w:del w:id="200375" w:author="Claude" w:date="2026-09-27T12:00:00Z">
        <w:r>
          <w:rPr>
            <w:i/>
            <w:iCs/>
          </w:rPr>
          <w:delText xml:space="preserve">Marshall </w:delText>
        </w:r>
      </w:del>
      <w:del w:id="200376" w:author="Claude" w:date="2026-09-27T12:00:00Z">
        <w:r>
          <w:delText>involved the World Professional Association for Transgender Health (WPATH), the organization whose standards of care the advocates in the Alabama litigation invoked as an expert consensus, and whose SOC-8 the Skrmetti Plaintiffs later urged courts to credit.</w:delText>
        </w:r>
      </w:del>
      <w:del w:id="200377" w:author="Claude" w:date="2026-09-27T12:00:00Z">
        <w:r>
          <w:rPr>
            <w:rStyle w:val="FootnoteReference"/>
            <w:color w:val="000000" w:themeColor="text1"/>
          </w:rPr>
          <w:footnoteReference w:id="121"/>
        </w:r>
      </w:del>
      <w:del w:id="200378" w:author="Claude" w:date="2026-09-27T12:00:00Z">
        <w:r>
          <w:delText xml:space="preserve"> These SOCs specified the available treatment types and varied by the </w:delText>
          <w:lastRenderedPageBreak/>
          <w:delText>patient’s developmental stage.</w:delText>
        </w:r>
      </w:del>
      <w:del w:id="200379" w:author="Claude" w:date="2026-09-27T12:00:00Z">
        <w:r>
          <w:rPr>
            <w:rStyle w:val="FootnoteReference"/>
            <w:color w:val="000000" w:themeColor="text1"/>
          </w:rPr>
          <w:footnoteReference w:id="122"/>
        </w:r>
      </w:del>
      <w:del w:id="200380" w:author="Claude" w:date="2026-09-27T12:00:00Z">
        <w:r>
          <w:delText xml:space="preserve"> In Marshall, the Plaintiffs claimed that WPATH “developed the standard of care, which represents an expert consensus based on the best available science, on transgender healthcare,” and that transition “is the only safe and effective treatment for gender dysphoria” and “has been endorsed by the mainstream medical community in the United States.”</w:delText>
        </w:r>
      </w:del>
      <w:del w:id="200381" w:author="Claude" w:date="2026-09-27T12:00:00Z">
        <w:r>
          <w:rPr>
            <w:rStyle w:val="FootnoteReference"/>
            <w:color w:val="000000" w:themeColor="text1"/>
          </w:rPr>
          <w:footnoteReference w:id="123"/>
        </w:r>
      </w:del>
      <w:del w:id="200382" w:author="Claude" w:date="2026-09-27T12:00:00Z">
        <w:r>
          <w:delText xml:space="preserve"> Yet WPATH’s own members undermined these claims: their internal communications revealed that the standards arose from “an ideological activist-driven process and not a scientific-driven process.”</w:delText>
        </w:r>
      </w:del>
      <w:del w:id="200383" w:author="Claude" w:date="2026-09-27T12:00:00Z">
        <w:r>
          <w:rPr>
            <w:rStyle w:val="FootnoteReference"/>
            <w:color w:val="000000" w:themeColor="text1"/>
          </w:rPr>
          <w:footnoteReference w:id="124"/>
        </w:r>
      </w:del>
    </w:p>
    <w:p w14:paraId="479B8493" w14:textId="5A2C5FF9" w:rsidR="002161F5" w:rsidRPr="00A9375B" w:rsidRDefault="00527ADC" w:rsidP="003D74D8">
      <w:pPr>
        <w:pStyle w:val="BodyTextFirstIndent"/>
        <w:spacing w:line="480" w:lineRule="auto"/>
        <w:jc w:val="both"/>
        <w:rPr>
          <w:del w:id="200395" w:author="Claude" w:date="2026-09-27T12:00:00Z"/>
        </w:rPr>
      </w:pPr>
      <w:del w:id="200385" w:author="Claude" w:date="2026-09-27T12:00:00Z">
        <w:r>
          <w:delText>The composition and process behind SOC-8 were not scientific.</w:delText>
        </w:r>
      </w:del>
      <w:bookmarkStart w:id="20" w:name="_Ref214050853"/>
      <w:del w:id="200386" w:author="Claude" w:date="2026-09-27T12:00:00Z">
        <w:r>
          <w:delText xml:space="preserve"> One hundred nineteen current WPATH members authored the guidelines. Dr. Marci Bowers testified that it was “important” for each author to be an advocate for transitioning treatments before the guidelines were created.</w:delText>
        </w:r>
      </w:del>
      <w:del w:id="200387" w:author="Claude" w:date="2026-09-27T12:00:00Z">
        <w:r>
          <w:rPr>
            <w:rStyle w:val="FootnoteReference"/>
            <w:color w:val="000000" w:themeColor="text1"/>
          </w:rPr>
          <w:footnoteReference w:id="125"/>
        </w:r>
      </w:del>
      <w:bookmarkEnd w:id="20"/>
      <w:del w:id="200388" w:author="Claude" w:date="2026-09-27T12:00:00Z">
        <w:r>
          <w:delText xml:space="preserve"> Many of these authors regularly served as expert witnesses, advocating in court for the procedures those standards endorsed.</w:delText>
        </w:r>
      </w:del>
      <w:bookmarkStart w:id="21" w:name="_Ref214050720"/>
      <w:del w:id="200389" w:author="Claude" w:date="2026-09-27T12:00:00Z">
        <w:r>
          <w:rPr>
            <w:rStyle w:val="FootnoteReference"/>
            <w:color w:val="000000" w:themeColor="text1"/>
          </w:rPr>
          <w:footnoteReference w:id="126"/>
        </w:r>
      </w:del>
      <w:bookmarkEnd w:id="21"/>
      <w:del w:id="200390" w:author="Claude" w:date="2026-09-27T12:00:00Z">
        <w:r>
          <w:delText xml:space="preserve"> Dr. Eli Coleman, the chair of WPATH’s SOC-8 guideline committee, </w:delText>
          <w:lastRenderedPageBreak/>
          <w:delText>testified that he thought it was “ethically justifiable” for the authors to “advocate for language changes [in SOC-8] to strengthen [their] position in court.”</w:delText>
        </w:r>
      </w:del>
      <w:del w:id="200391" w:author="Claude" w:date="2026-09-27T12:00:00Z">
        <w:r>
          <w:rPr>
            <w:rStyle w:val="FootnoteReference"/>
            <w:color w:val="000000" w:themeColor="text1"/>
          </w:rPr>
          <w:footnoteReference w:id="127"/>
        </w:r>
      </w:del>
      <w:del w:id="200392" w:author="Claude" w:date="2026-09-27T12:00:00Z">
        <w:r>
          <w:delText xml:space="preserve"> Another team member wrote, “[m]y hope with these SoC is that they land in such a way as to have serious effect in the law and policy settings.”</w:delText>
        </w:r>
      </w:del>
      <w:del w:id="200393" w:author="Claude" w:date="2026-09-27T12:00:00Z">
        <w:r>
          <w:rPr>
            <w:rStyle w:val="FootnoteReference"/>
            <w:color w:val="000000" w:themeColor="text1"/>
          </w:rPr>
          <w:footnoteReference w:id="128"/>
        </w:r>
      </w:del>
      <w:del w:id="200394" w:author="Claude" w:date="2026-09-27T12:00:00Z">
        <w:r>
          <w:delText xml:space="preserve"> </w:delText>
        </w:r>
      </w:del>
    </w:p>
    <w:p w14:paraId="404D54EA" w14:textId="62C174FA" w:rsidR="00C0099B" w:rsidRPr="00A9375B" w:rsidRDefault="00105CBB" w:rsidP="003D74D8">
      <w:pPr>
        <w:pStyle w:val="BodyTextFirstIndent"/>
        <w:spacing w:line="480" w:lineRule="auto"/>
        <w:jc w:val="both"/>
        <w:rPr>
          <w:del w:id="200403" w:author="Claude" w:date="2026-09-27T12:00:00Z"/>
        </w:rPr>
      </w:pPr>
      <w:del w:id="200396" w:author="Claude" w:date="2026-09-27T12:00:00Z">
        <w:r>
          <w:delText>Most gravely, one author wrote that his chapter was not seeking a review of the evidence because “[o]ur concerns, echoed by the social justice lawyers we spoke with, is that evidence-based review reveals little or no evidence and puts us in an untenable position in terms of affecting policy or winning lawsuits.”</w:delText>
        </w:r>
      </w:del>
      <w:del w:id="200397" w:author="Claude" w:date="2026-09-27T12:00:00Z">
        <w:r>
          <w:rPr>
            <w:rStyle w:val="FootnoteReference"/>
            <w:color w:val="000000" w:themeColor="text1"/>
          </w:rPr>
          <w:footnoteReference w:id="129"/>
        </w:r>
      </w:del>
      <w:del w:id="200398" w:author="Claude" w:date="2026-09-27T12:00:00Z">
        <w:r>
          <w:delText xml:space="preserve"> The Biden Administration’s Assistant Secretary for Health met regularly with WPATH’s leaders during the drafting and received an embargoed copy of the completed draft.</w:delText>
        </w:r>
      </w:del>
      <w:del w:id="200399" w:author="Claude" w:date="2026-09-27T12:00:00Z">
        <w:r>
          <w:rPr>
            <w:rStyle w:val="FootnoteReference"/>
            <w:color w:val="000000" w:themeColor="text1"/>
          </w:rPr>
          <w:footnoteReference w:id="130"/>
        </w:r>
      </w:del>
      <w:del w:id="200400" w:author="Claude" w:date="2026-09-27T12:00:00Z">
        <w:r>
          <w:delText xml:space="preserve"> Under political pressure from her and others, WPATH acquiesced and removed the age minimums from SOC-8.</w:delText>
        </w:r>
      </w:del>
      <w:del w:id="200401" w:author="Claude" w:date="2026-09-27T12:00:00Z">
        <w:r>
          <w:rPr>
            <w:rStyle w:val="FootnoteReference"/>
            <w:color w:val="000000" w:themeColor="text1"/>
          </w:rPr>
          <w:footnoteReference w:id="131"/>
        </w:r>
      </w:del>
      <w:del w:id="200402" w:author="Claude" w:date="2026-09-27T12:00:00Z">
        <w:r>
          <w:delText xml:space="preserve"> </w:delText>
        </w:r>
      </w:del>
    </w:p>
    <w:p w14:paraId="2C155791" w14:textId="79910250" w:rsidR="007E3419" w:rsidRPr="00A9375B" w:rsidRDefault="00A168B3" w:rsidP="003D74D8">
      <w:pPr>
        <w:pStyle w:val="BodyTextFirstIndent"/>
        <w:spacing w:line="480" w:lineRule="auto"/>
        <w:jc w:val="both"/>
        <w:rPr>
          <w:del w:id="200422" w:author="Claude" w:date="2026-09-27T12:00:00Z"/>
        </w:rPr>
      </w:pPr>
      <w:del w:id="200404" w:author="Claude" w:date="2026-09-27T12:00:00Z">
        <w:r>
          <w:lastRenderedPageBreak/>
          <w:delText xml:space="preserve">During discovery in </w:delText>
        </w:r>
      </w:del>
      <w:del w:id="200405" w:author="Claude" w:date="2026-09-27T12:00:00Z">
        <w:r>
          <w:rPr>
            <w:i/>
            <w:iCs/>
          </w:rPr>
          <w:delText>Marshall</w:delText>
        </w:r>
      </w:del>
      <w:del w:id="200406" w:author="Claude" w:date="2026-09-27T12:00:00Z">
        <w:r>
          <w:delText>, a legal team led by the ACLU and Lambda Legal initiated Skrmetti by challenging S.B. 1 in federal court.</w:delText>
        </w:r>
      </w:del>
      <w:del w:id="200407" w:author="Claude" w:date="2026-09-27T12:00:00Z">
        <w:r>
          <w:rPr>
            <w:rStyle w:val="FootnoteReference"/>
            <w:color w:val="000000" w:themeColor="text1"/>
          </w:rPr>
          <w:footnoteReference w:id="132"/>
        </w:r>
      </w:del>
      <w:del w:id="200408" w:author="Claude" w:date="2026-09-27T12:00:00Z">
        <w:r>
          <w:delText xml:space="preserve"> The </w:delText>
        </w:r>
      </w:del>
      <w:del w:id="200409" w:author="Claude" w:date="2026-09-27T12:00:00Z">
        <w:r>
          <w:rPr>
            <w:i/>
            <w:iCs/>
          </w:rPr>
          <w:delText>Skrmetti</w:delText>
        </w:r>
      </w:del>
      <w:del w:id="200410" w:author="Claude" w:date="2026-09-27T12:00:00Z">
        <w:r>
          <w:delText xml:space="preserve"> Plaintiffs obtained a preliminary injunction, which the Sixth Circuit reversed on appeal.</w:delText>
        </w:r>
      </w:del>
      <w:del w:id="200411" w:author="Claude" w:date="2026-09-27T12:00:00Z">
        <w:r>
          <w:rPr>
            <w:rStyle w:val="FootnoteReference"/>
            <w:color w:val="000000" w:themeColor="text1"/>
          </w:rPr>
          <w:footnoteReference w:id="133"/>
        </w:r>
      </w:del>
      <w:del w:id="200412" w:author="Claude" w:date="2026-09-27T12:00:00Z">
        <w:r>
          <w:delText xml:space="preserve"> Writing for the appeals court, Chief Judge Sutton acknowledged that “no one in these consolidated cases debates the existence of gender dysphoria or the distress caused by it. And no one doubts the value of providing psychological and related care to children facing it.”</w:delText>
        </w:r>
      </w:del>
      <w:del w:id="200413" w:author="Claude" w:date="2026-09-27T12:00:00Z">
        <w:r>
          <w:rPr>
            <w:rStyle w:val="FootnoteReference"/>
            <w:color w:val="000000" w:themeColor="text1"/>
          </w:rPr>
          <w:footnoteReference w:id="134"/>
        </w:r>
      </w:del>
      <w:del w:id="200414" w:author="Claude" w:date="2026-09-27T12:00:00Z">
        <w:r>
          <w:delText xml:space="preserve"> Nevertheless, he did not find sex discrimination because “the laws regulate sex-transition treatments for all minors, regardless of sex.”</w:delText>
        </w:r>
      </w:del>
      <w:del w:id="200415" w:author="Claude" w:date="2026-09-27T12:00:00Z">
        <w:r>
          <w:rPr>
            <w:rStyle w:val="FootnoteReference"/>
            <w:color w:val="000000" w:themeColor="text1"/>
          </w:rPr>
          <w:footnoteReference w:id="135"/>
        </w:r>
      </w:del>
      <w:del w:id="200416" w:author="Claude" w:date="2026-09-27T12:00:00Z">
        <w:r>
          <w:delText xml:space="preserve"> The United States petitioned for certiorari, and the Court granted review.</w:delText>
        </w:r>
      </w:del>
      <w:del w:id="200417" w:author="Claude" w:date="2026-09-27T12:00:00Z">
        <w:r>
          <w:rPr>
            <w:rStyle w:val="FootnoteReference"/>
            <w:color w:val="000000" w:themeColor="text1"/>
          </w:rPr>
          <w:footnoteReference w:id="136"/>
        </w:r>
      </w:del>
      <w:del w:id="200418" w:author="Claude" w:date="2026-09-27T12:00:00Z">
        <w:r>
          <w:delText xml:space="preserve"> Despite the damaging disclosures from </w:delText>
        </w:r>
      </w:del>
      <w:del w:id="200419" w:author="Claude" w:date="2026-09-27T12:00:00Z">
        <w:r>
          <w:rPr>
            <w:i/>
            <w:iCs/>
          </w:rPr>
          <w:delText>Marshall</w:delText>
        </w:r>
      </w:del>
      <w:del w:id="200420" w:author="Claude" w:date="2026-09-27T12:00:00Z">
        <w:r>
          <w:delText>, the United States continued to assert in its Supreme Court briefing that gender-affirming care remained supported by “the Nation’s major medical organizations,” and dismissed them as “out-of-context excerpts from the unadjudicated summary-judgment record in a different case.”</w:delText>
        </w:r>
      </w:del>
      <w:bookmarkStart w:id="22" w:name="_Ref214051247"/>
      <w:del w:id="200421" w:author="Claude" w:date="2026-09-27T12:00:00Z">
        <w:r>
          <w:rPr>
            <w:rStyle w:val="FootnoteReference"/>
            <w:color w:val="000000" w:themeColor="text1"/>
          </w:rPr>
          <w:footnoteReference w:id="137"/>
        </w:r>
      </w:del>
      <w:bookmarkEnd w:id="22"/>
    </w:p>
    <w:p w14:paraId="1B966ABE" w14:textId="6D2310BD" w:rsidR="00F5008C" w:rsidRPr="00A9375B" w:rsidRDefault="006B2A16" w:rsidP="003D74D8">
      <w:pPr>
        <w:pStyle w:val="BodyTextFirstIndent"/>
        <w:spacing w:line="480" w:lineRule="auto"/>
        <w:jc w:val="both"/>
        <w:rPr>
          <w:del w:id="200436" w:author="Claude" w:date="2026-09-27T12:00:00Z"/>
        </w:rPr>
      </w:pPr>
      <w:del w:id="200423" w:author="Claude" w:date="2026-09-27T12:00:00Z">
        <w:r>
          <w:delText xml:space="preserve">Beyond these evidentiary deficiencies, the legal theories in </w:delText>
        </w:r>
      </w:del>
      <w:del w:id="200424" w:author="Claude" w:date="2026-09-27T12:00:00Z">
        <w:r>
          <w:rPr>
            <w:i/>
            <w:iCs/>
          </w:rPr>
          <w:delText>Skrmetti</w:delText>
        </w:r>
      </w:del>
      <w:del w:id="200425" w:author="Claude" w:date="2026-09-27T12:00:00Z">
        <w:r>
          <w:delText xml:space="preserve"> were unpersuasive. Even before the Supreme Court heard oral arguments, commentators across the ideological spectrum (especially liberal ones whom one would expect in the Plaintiffs’ camp) questioned why anyone </w:delText>
          <w:lastRenderedPageBreak/>
          <w:delText>would have appealed the Sixth Circuit’s ruling.</w:delText>
        </w:r>
      </w:del>
      <w:del w:id="200426" w:author="Claude" w:date="2026-09-27T12:00:00Z">
        <w:r>
          <w:rPr>
            <w:rStyle w:val="FootnoteReference"/>
            <w:color w:val="000000" w:themeColor="text1"/>
          </w:rPr>
          <w:footnoteReference w:id="138"/>
        </w:r>
      </w:del>
      <w:del w:id="200427" w:author="Claude" w:date="2026-09-27T12:00:00Z">
        <w:r>
          <w:delText xml:space="preserve"> The Plaintiffs’ counsel wrote the </w:delText>
        </w:r>
      </w:del>
      <w:del w:id="200428" w:author="Claude" w:date="2026-09-27T12:00:00Z">
        <w:r>
          <w:rPr>
            <w:i/>
            <w:iCs/>
          </w:rPr>
          <w:delText>Skrmetti</w:delText>
        </w:r>
      </w:del>
      <w:del w:id="200429" w:author="Claude" w:date="2026-09-27T12:00:00Z">
        <w:r>
          <w:delText xml:space="preserve"> briefs hoping the Court would extend the reasoning of </w:delText>
        </w:r>
      </w:del>
      <w:del w:id="200430" w:author="Claude" w:date="2026-09-27T12:00:00Z">
        <w:r>
          <w:rPr>
            <w:i/>
            <w:iCs/>
          </w:rPr>
          <w:delText>Bostock v. Clayton County</w:delText>
        </w:r>
      </w:del>
      <w:del w:id="200431" w:author="Claude" w:date="2026-09-27T12:00:00Z">
        <w:r>
          <w:delText xml:space="preserve"> to this case.</w:delText>
        </w:r>
      </w:del>
      <w:del w:id="200432" w:author="Claude" w:date="2026-09-27T12:00:00Z">
        <w:r>
          <w:rPr>
            <w:rStyle w:val="FootnoteReference"/>
            <w:color w:val="000000" w:themeColor="text1"/>
          </w:rPr>
          <w:footnoteReference w:id="139"/>
        </w:r>
      </w:del>
      <w:del w:id="200433" w:author="Claude" w:date="2026-09-27T12:00:00Z">
        <w:r>
          <w:delText xml:space="preserve"> The Justices pressed counsel on whether Bostock’s Title VII reasoning could be carried into the equal-protection context at all.</w:delText>
        </w:r>
      </w:del>
      <w:del w:id="200434" w:author="Claude" w:date="2026-09-27T12:00:00Z">
        <w:r>
          <w:rPr>
            <w:rStyle w:val="FootnoteReference"/>
            <w:color w:val="000000" w:themeColor="text1"/>
          </w:rPr>
          <w:footnoteReference w:id="140"/>
        </w:r>
      </w:del>
      <w:del w:id="200435" w:author="Claude" w:date="2026-09-27T12:00:00Z">
        <w:r>
          <w:delText xml:space="preserve"> </w:delText>
        </w:r>
      </w:del>
    </w:p>
    <w:p w14:paraId="1967451A" w14:textId="3685DC39" w:rsidR="00EF33CF" w:rsidRPr="00A9375B" w:rsidRDefault="00105CBB" w:rsidP="003D74D8">
      <w:pPr>
        <w:pStyle w:val="BodyTextFirstIndent"/>
        <w:spacing w:line="480" w:lineRule="auto"/>
        <w:jc w:val="both"/>
        <w:rPr>
          <w:del w:id="200448" w:author="Claude" w:date="2026-09-27T12:00:00Z"/>
        </w:rPr>
      </w:pPr>
      <w:del w:id="200437" w:author="Claude" w:date="2026-09-27T12:00:00Z">
        <w:r>
          <w:rPr>
            <w:i/>
            <w:iCs/>
          </w:rPr>
          <w:delText>Bostock</w:delText>
        </w:r>
      </w:del>
      <w:del w:id="200438" w:author="Claude" w:date="2026-09-27T12:00:00Z">
        <w:r>
          <w:delText xml:space="preserve"> had</w:delText>
        </w:r>
      </w:del>
      <w:del w:id="200439" w:author="Claude" w:date="2026-09-27T12:00:00Z">
        <w:r>
          <w:rPr>
            <w:i/>
            <w:iCs/>
          </w:rPr>
          <w:delText xml:space="preserve"> </w:delText>
        </w:r>
      </w:del>
      <w:del w:id="200440" w:author="Claude" w:date="2026-09-27T12:00:00Z">
        <w:r>
          <w:delText>involved workplace discrimination claims by transgender and gay employees under Title VII, which prohibits adverse employment actions “because of” sex.</w:delText>
        </w:r>
      </w:del>
      <w:del w:id="200441" w:author="Claude" w:date="2026-09-27T12:00:00Z">
        <w:r>
          <w:rPr>
            <w:rStyle w:val="FootnoteReference"/>
            <w:color w:val="000000" w:themeColor="text1"/>
          </w:rPr>
          <w:footnoteReference w:id="141"/>
        </w:r>
      </w:del>
      <w:del w:id="200442" w:author="Claude" w:date="2026-09-27T12:00:00Z">
        <w:r>
          <w:delText xml:space="preserve"> Bostock’s counsel crafted their case for a textualist and conservative Court, and emphasized in their briefs that they were not seeking “a new meaning of what ‘sex’ is . . . rather, it is for a new application . . . the Court has already held that new applications of the text of Title VII are appropriate even when Congress did not envision them.”</w:delText>
        </w:r>
      </w:del>
      <w:del w:id="200443" w:author="Claude" w:date="2026-09-27T12:00:00Z">
        <w:r>
          <w:rPr>
            <w:rStyle w:val="FootnoteReference"/>
            <w:color w:val="000000" w:themeColor="text1"/>
          </w:rPr>
          <w:footnoteReference w:id="142"/>
        </w:r>
      </w:del>
      <w:del w:id="200444" w:author="Claude" w:date="2026-09-27T12:00:00Z">
        <w:r>
          <w:delText xml:space="preserve"> During oral argument, they continued this approach by urging the Court to “read the words of the statute.”</w:delText>
        </w:r>
      </w:del>
      <w:del w:id="200445" w:author="Claude" w:date="2026-09-27T12:00:00Z">
        <w:r>
          <w:rPr>
            <w:rStyle w:val="FootnoteReference"/>
            <w:color w:val="000000" w:themeColor="text1"/>
          </w:rPr>
          <w:footnoteReference w:id="143"/>
        </w:r>
      </w:del>
      <w:del w:id="200446" w:author="Claude" w:date="2026-09-27T12:00:00Z">
        <w:r>
          <w:delText xml:space="preserve"> Justice Gorsuch later adopted the precise reasoning they argued for, asserting that “when the express terms of a statute give us one answer and extratextual considerations suggest another, it’s no contest. Only the written word is the law, and all persons are entitled to its benefit.”</w:delText>
        </w:r>
      </w:del>
      <w:bookmarkStart w:id="23" w:name="_Ref214131455"/>
      <w:del w:id="200447" w:author="Claude" w:date="2026-09-27T12:00:00Z">
        <w:r>
          <w:rPr>
            <w:rStyle w:val="FootnoteReference"/>
            <w:color w:val="000000" w:themeColor="text1"/>
          </w:rPr>
          <w:footnoteReference w:id="144"/>
        </w:r>
      </w:del>
      <w:bookmarkEnd w:id="23"/>
    </w:p>
    <w:p w14:paraId="35E7E4DB" w14:textId="647E8574" w:rsidR="00E2020C" w:rsidRPr="00A9375B" w:rsidRDefault="00DB2DCD" w:rsidP="003D74D8">
      <w:pPr>
        <w:pStyle w:val="BodyTextFirstIndent"/>
        <w:spacing w:line="480" w:lineRule="auto"/>
        <w:jc w:val="both"/>
        <w:rPr>
          <w:del w:id="200456" w:author="Claude" w:date="2026-09-27T12:00:00Z"/>
        </w:rPr>
      </w:pPr>
      <w:del w:id="200449" w:author="Claude" w:date="2026-09-27T12:00:00Z">
        <w:r>
          <w:lastRenderedPageBreak/>
          <w:delText>The United States attempted to replicate this strategy, arguing in its reply brief that “Bostock used but-for causation the same way we do: to identify ‘sex-based rules’ that facially classify based on sex,” and that a policy facially discriminates based on sex “if changing the employee’s sex would have yielded a different choice by the employer.”</w:delText>
        </w:r>
      </w:del>
      <w:del w:id="200450" w:author="Claude" w:date="2026-09-27T12:00:00Z">
        <w:r>
          <w:rPr>
            <w:rStyle w:val="FootnoteReference"/>
            <w:color w:val="000000" w:themeColor="text1"/>
          </w:rPr>
          <w:footnoteReference w:id="145"/>
        </w:r>
      </w:del>
      <w:del w:id="200451" w:author="Claude" w:date="2026-09-27T12:00:00Z">
        <w:r>
          <w:delText xml:space="preserve"> During oral argument, the Solicitor General suggested “this is an even easier sex classification than maybe the one the Court confronted in Bostock.”</w:delText>
        </w:r>
      </w:del>
      <w:bookmarkStart w:id="24" w:name="_Ref214051285"/>
      <w:del w:id="200452" w:author="Claude" w:date="2026-09-27T12:00:00Z">
        <w:r>
          <w:rPr>
            <w:rStyle w:val="FootnoteReference"/>
            <w:color w:val="000000" w:themeColor="text1"/>
          </w:rPr>
          <w:footnoteReference w:id="146"/>
        </w:r>
      </w:del>
      <w:bookmarkEnd w:id="24"/>
      <w:del w:id="200453" w:author="Claude" w:date="2026-09-27T12:00:00Z">
        <w:r>
          <w:delText xml:space="preserve"> The Plaintiffs had also pressed a parental-rights theory, but the Court granted only the United States’ petition, which raised equal protection alone, leaving it a single claim.</w:delText>
        </w:r>
      </w:del>
      <w:del w:id="200454" w:author="Claude" w:date="2026-09-27T12:00:00Z">
        <w:r>
          <w:rPr>
            <w:rStyle w:val="FootnoteReference"/>
            <w:color w:val="000000" w:themeColor="text1"/>
          </w:rPr>
          <w:footnoteReference w:id="147"/>
        </w:r>
      </w:del>
      <w:del w:id="200455" w:author="Claude" w:date="2026-09-27T12:00:00Z">
        <w:r>
          <w:delText xml:space="preserve"> Chief Justice Roberts, writing for the Court, rejected this argument:</w:delText>
        </w:r>
      </w:del>
    </w:p>
    <w:p w14:paraId="5466416E" w14:textId="50B264B8" w:rsidR="00E2020C" w:rsidRPr="00A9375B" w:rsidRDefault="00CE67E5" w:rsidP="003D74D8">
      <w:pPr>
        <w:pStyle w:val="BodyTextFirstIndent2"/>
        <w:spacing w:line="480" w:lineRule="auto"/>
        <w:ind w:left="720" w:right="720" w:firstLine="0"/>
        <w:jc w:val="both"/>
        <w:rPr>
          <w:del w:id="200464" w:author="Claude" w:date="2026-09-27T12:00:00Z"/>
        </w:rPr>
      </w:pPr>
      <w:del w:id="200457" w:author="Claude" w:date="2026-09-27T12:00:00Z">
        <w:r>
          <w:delText xml:space="preserve">“[u]nlike the homosexual male employee [in </w:delText>
        </w:r>
      </w:del>
      <w:del w:id="200458" w:author="Claude" w:date="2026-09-27T12:00:00Z">
        <w:r>
          <w:rPr>
            <w:i/>
            <w:iCs/>
          </w:rPr>
          <w:delText>Bostock</w:delText>
        </w:r>
      </w:del>
      <w:del w:id="200459" w:author="Claude" w:date="2026-09-27T12:00:00Z">
        <w:r>
          <w:delText xml:space="preserve">] whose sexuality automatically switches to straight when his sex is changed from male to female, there is no reason why a female minor’s diagnosis of hirsutism automatically changes to gender dysphoria when her sex is changed from female to male. Under the logic of </w:delText>
        </w:r>
      </w:del>
      <w:del w:id="200460" w:author="Claude" w:date="2026-09-27T12:00:00Z">
        <w:r>
          <w:rPr>
            <w:i/>
            <w:iCs/>
          </w:rPr>
          <w:delText>Bostock,</w:delText>
        </w:r>
      </w:del>
      <w:del w:id="200461" w:author="Claude" w:date="2026-09-27T12:00:00Z">
        <w:r>
          <w:delText xml:space="preserve"> then, sex is simply not a but-for cause of SB1’s operation.”</w:delText>
        </w:r>
      </w:del>
      <w:del w:id="200462" w:author="Claude" w:date="2026-09-27T12:00:00Z">
        <w:r>
          <w:rPr>
            <w:rStyle w:val="FootnoteReference"/>
            <w:color w:val="000000" w:themeColor="text1"/>
          </w:rPr>
          <w:footnoteReference w:id="148"/>
        </w:r>
      </w:del>
      <w:del w:id="200463" w:author="Claude" w:date="2026-09-27T12:00:00Z">
        <w:r>
          <w:delText xml:space="preserve"> </w:delText>
        </w:r>
      </w:del>
    </w:p>
    <w:p w14:paraId="697BEF34" w14:textId="5E8D9503" w:rsidR="00B41952" w:rsidRPr="00A9375B" w:rsidRDefault="00E170D6" w:rsidP="003D74D8">
      <w:pPr>
        <w:pStyle w:val="BodyTextFirstIndent"/>
        <w:spacing w:line="480" w:lineRule="auto"/>
        <w:jc w:val="both"/>
        <w:rPr>
          <w:del w:id="200481" w:author="Claude" w:date="2026-09-27T12:00:00Z"/>
        </w:rPr>
      </w:pPr>
      <w:del w:id="200465" w:author="Claude" w:date="2026-09-27T12:00:00Z">
        <w:r>
          <w:delText>The Court rejected the equal-protection claim and devoted the rest of the opinion to rational-basis review.</w:delText>
        </w:r>
      </w:del>
      <w:del w:id="200466" w:author="Claude" w:date="2026-09-27T12:00:00Z">
        <w:r>
          <w:rPr>
            <w:rStyle w:val="FootnoteReference"/>
            <w:color w:val="000000" w:themeColor="text1"/>
          </w:rPr>
          <w:footnoteReference w:id="149"/>
        </w:r>
      </w:del>
      <w:del w:id="200467" w:author="Claude" w:date="2026-09-27T12:00:00Z">
        <w:r>
          <w:delText xml:space="preserve"> </w:delText>
        </w:r>
      </w:del>
      <w:bookmarkStart w:id="25" w:name="OLE_LINK3"/>
      <w:bookmarkStart w:id="26" w:name="OLE_LINK4"/>
      <w:del w:id="200468" w:author="Claude" w:date="2026-09-27T12:00:00Z">
        <w:r>
          <w:delText xml:space="preserve">In sum, the flawed </w:delText>
        </w:r>
      </w:del>
      <w:del w:id="200469" w:author="Claude" w:date="2026-09-27T12:00:00Z">
        <w:r>
          <w:rPr>
            <w:i/>
            <w:iCs/>
          </w:rPr>
          <w:delText>Bostock</w:delText>
        </w:r>
      </w:del>
      <w:del w:id="200470" w:author="Claude" w:date="2026-09-27T12:00:00Z">
        <w:r>
          <w:delText xml:space="preserve"> analogy and ideologically compromised science </w:delText>
          <w:lastRenderedPageBreak/>
          <w:delText>predictably foundered before the Court.</w:delText>
        </w:r>
      </w:del>
      <w:del w:id="200471" w:author="Claude" w:date="2026-09-27T12:00:00Z">
        <w:r>
          <w:rPr>
            <w:rStyle w:val="FootnoteReference"/>
            <w:color w:val="000000" w:themeColor="text1"/>
          </w:rPr>
          <w:footnoteReference w:id="150"/>
        </w:r>
      </w:del>
      <w:del w:id="200472" w:author="Claude" w:date="2026-09-27T12:00:00Z">
        <w:r>
          <w:delText xml:space="preserve"> But beyond the strategic challenges, </w:delText>
        </w:r>
      </w:del>
      <w:del w:id="200473" w:author="Claude" w:date="2026-09-27T12:00:00Z">
        <w:r>
          <w:rPr>
            <w:i/>
            <w:iCs/>
          </w:rPr>
          <w:delText>Skrmetti</w:delText>
        </w:r>
      </w:del>
      <w:del w:id="200474" w:author="Claude" w:date="2026-09-27T12:00:00Z">
        <w:r>
          <w:delText xml:space="preserve"> also illustrates how groupthink can pervade even well-resourced legal organizations when the cognitive biases of a cohesive team go uncontested. I concede that ideological diversity within the ACLU’s team might not have altered the outcome, the case demonstrates why welcoming dissenting perspectives advances clients’ best interests. The error was not in litigating but in failing to break the echo chamber in which the strategy was developed. Transgender individuals facing discrimination are entitled to their day in court, and the ACLU was entirely right to litigate on behalf of its clients. No informal forum could have provided the </w:delText>
        </w:r>
      </w:del>
      <w:del w:id="200475" w:author="Claude" w:date="2026-09-27T12:00:00Z">
        <w:r>
          <w:rPr>
            <w:i/>
            <w:iCs/>
          </w:rPr>
          <w:delText>Skrmetti</w:delText>
        </w:r>
      </w:del>
      <w:del w:id="200476" w:author="Claude" w:date="2026-09-27T12:00:00Z">
        <w:r>
          <w:delText xml:space="preserve"> Plaintiffs full relief for their constitutional claims, and a deliberative body that pursues the formal system’s fuller remedies may make that choice—but it is because the formal arena carries the gravest stakes that testing one’s claim beforehand serves clients’ best interests.</w:delText>
        </w:r>
      </w:del>
      <w:del w:id="200477" w:author="Claude" w:date="2026-09-27T12:00:00Z">
        <w:r>
          <w:rPr>
            <w:rStyle w:val="FootnoteReference"/>
            <w:color w:val="000000" w:themeColor="text1"/>
          </w:rPr>
          <w:footnoteReference w:id="151"/>
        </w:r>
      </w:del>
      <w:del w:id="200478" w:author="Claude" w:date="2026-09-27T12:00:00Z">
        <w:r>
          <w:delText xml:space="preserve"> </w:delText>
        </w:r>
      </w:del>
      <w:bookmarkEnd w:id="25"/>
      <w:bookmarkEnd w:id="26"/>
      <w:del w:id="200479" w:author="Claude" w:date="2026-09-27T12:00:00Z">
        <w:r>
          <w:delText>Let me turn to the NAACP Legal Defense Fund (LDF) as an exercise in what Charles Tilly terms an “individualizing comparison”—an attempt to clarify the particularities of case A by contrast with case B, thereby highlighting case A’s features that would remain obscured if examined in isolation.</w:delText>
        </w:r>
      </w:del>
      <w:del w:id="200480" w:author="Claude" w:date="2026-09-27T12:00:00Z">
        <w:r>
          <w:rPr>
            <w:rStyle w:val="FootnoteReference"/>
            <w:color w:val="000000" w:themeColor="text1"/>
          </w:rPr>
          <w:footnoteReference w:id="152"/>
        </w:r>
      </w:del>
    </w:p>
    <w:p w14:paraId="24F1C9F9" w14:textId="77777777" w:rsidR="00A726E0" w:rsidRPr="00A9375B" w:rsidRDefault="00A726E0" w:rsidP="003D74D8">
      <w:pPr>
        <w:pStyle w:val="BodyTextFirstIndent"/>
        <w:spacing w:line="480" w:lineRule="auto"/>
        <w:jc w:val="both"/>
        <w:rPr>
          <w:del w:id="200482" w:author="Claude" w:date="2026-09-27T12:00:00Z"/>
        </w:rPr>
      </w:pPr>
    </w:p>
    <w:p w14:paraId="2987BBA5" w14:textId="789A84EE" w:rsidR="00B41952" w:rsidRPr="00A9375B" w:rsidRDefault="005A4EE5" w:rsidP="003D74D8">
      <w:pPr>
        <w:pStyle w:val="ListParagraph"/>
        <w:numPr>
          <w:ilvl w:val="0"/>
          <w:numId w:val="8"/>
        </w:numPr>
        <w:spacing w:line="480" w:lineRule="auto"/>
        <w:jc w:val="both"/>
        <w:rPr>
          <w:del w:id="200484" w:author="Claude" w:date="2026-09-27T12:00:00Z"/>
          <w:color w:val="000000" w:themeColor="text1"/>
        </w:rPr>
      </w:pPr>
      <w:del w:id="200483" w:author="Claude" w:date="2026-09-27T12:00:00Z">
        <w:r>
          <w:rPr>
            <w:i/>
            <w:iCs/>
            <w:color w:val="000000" w:themeColor="text1"/>
          </w:rPr>
          <w:delText xml:space="preserve">Contrasting Case Study: NAACP Legal Defense Fund </w:delText>
        </w:r>
      </w:del>
    </w:p>
    <w:p w14:paraId="3EC80DA4" w14:textId="77777777" w:rsidR="005A4EE5" w:rsidRPr="00A9375B" w:rsidRDefault="005A4EE5" w:rsidP="003D74D8">
      <w:pPr>
        <w:pStyle w:val="ListParagraph"/>
        <w:spacing w:line="480" w:lineRule="auto"/>
        <w:jc w:val="both"/>
        <w:rPr>
          <w:del w:id="200485" w:author="Claude" w:date="2026-09-27T12:00:00Z"/>
          <w:color w:val="000000" w:themeColor="text1"/>
        </w:rPr>
      </w:pPr>
    </w:p>
    <w:p w14:paraId="4E0CA421" w14:textId="51626B46" w:rsidR="00A726E0" w:rsidRPr="00A9375B" w:rsidRDefault="00A726E0" w:rsidP="003D74D8">
      <w:pPr>
        <w:pStyle w:val="BodyTextFirstIndent"/>
        <w:spacing w:line="480" w:lineRule="auto"/>
        <w:jc w:val="both"/>
        <w:rPr>
          <w:del w:id="200493" w:author="Claude" w:date="2026-09-27T12:00:00Z"/>
          <w:lang w:bidi="en-US"/>
        </w:rPr>
      </w:pPr>
      <w:del w:id="200486" w:author="Claude" w:date="2026-09-27T12:00:00Z">
        <w:r>
          <w:delText xml:space="preserve">The LDF institutionalized adversarial self-testing during its two-decade campaign against school segregation. Charles Hamilton Houston, for example, established a tradition at Howard </w:delText>
          <w:lastRenderedPageBreak/>
          <w:delText>University Law School of presenting his facts and legal arguments to students and professors before every Supreme Court argument, and the professors assumed the roles of the nine Justices.</w:delText>
        </w:r>
      </w:del>
      <w:del w:id="200487" w:author="Claude" w:date="2026-09-27T12:00:00Z">
        <w:r>
          <w:rPr>
            <w:rStyle w:val="FootnoteReference"/>
            <w:color w:val="000000" w:themeColor="text1"/>
          </w:rPr>
          <w:footnoteReference w:id="153"/>
        </w:r>
      </w:del>
      <w:del w:id="200488" w:author="Claude" w:date="2026-09-27T12:00:00Z">
        <w:r>
          <w:delText xml:space="preserve"> These sessions fostered cognitive diversity by filling Howard’s largest meeting hall, closed to the public but open to every member of the faculty, the student body, and any friendly lawyer in Washington.</w:delText>
        </w:r>
      </w:del>
      <w:del w:id="200489" w:author="Claude" w:date="2026-09-27T12:00:00Z">
        <w:r>
          <w:rPr>
            <w:rStyle w:val="FootnoteReference"/>
            <w:color w:val="000000" w:themeColor="text1"/>
          </w:rPr>
          <w:footnoteReference w:id="154"/>
        </w:r>
      </w:del>
      <w:del w:id="200490" w:author="Claude" w:date="2026-09-27T12:00:00Z">
        <w:r>
          <w:delText xml:space="preserve"> Jack Greenberg recalled the result: “[N]either I nor any LDF lawyer was ever asked a question in actual argument that had not first been asked at the dry run—until Warren Burger became chief justice.”</w:delText>
        </w:r>
      </w:del>
      <w:del w:id="200491" w:author="Claude" w:date="2026-09-27T12:00:00Z">
        <w:r>
          <w:rPr>
            <w:rStyle w:val="FootnoteReference"/>
            <w:color w:val="000000" w:themeColor="text1"/>
          </w:rPr>
          <w:footnoteReference w:id="155"/>
        </w:r>
      </w:del>
      <w:del w:id="200492" w:author="Claude" w:date="2026-09-27T12:00:00Z">
        <w:r>
          <w:delText xml:space="preserve"> The NAACP convened pre-filing committees where a diverse board of lawyers stress-tested the proposed approach whenever the organization sought to make new law, as Marshall’s legal assistant Robert L. Carter put it:</w:delText>
        </w:r>
      </w:del>
    </w:p>
    <w:p w14:paraId="560170AF" w14:textId="7DEE7F04" w:rsidR="00A726E0" w:rsidRPr="00A9375B" w:rsidRDefault="00A726E0" w:rsidP="003D74D8">
      <w:pPr>
        <w:pStyle w:val="BodyTextFirstIndent2"/>
        <w:spacing w:line="480" w:lineRule="auto"/>
        <w:ind w:left="720" w:right="720" w:firstLine="0"/>
        <w:jc w:val="both"/>
        <w:rPr>
          <w:del w:id="200496" w:author="Claude" w:date="2026-09-27T12:00:00Z"/>
        </w:rPr>
      </w:pPr>
      <w:del w:id="200494" w:author="Claude" w:date="2026-09-27T12:00:00Z">
        <w:r>
          <w:delText xml:space="preserve">“some of the best legal minds in the country were willing to give time and thought to help us improve and strengthen our legal attack on racial segregation in education. The committee was composed of black and white men, law professors and those engaged in the practice of law, all committed to ending segregation. There were no holds barred. Every idea or concept offered was subjected to close scrutiny </w:delText>
          <w:lastRenderedPageBreak/>
          <w:delText>and often to withering attack. If the proposition could not be successfully defended against attack by the committee, it was felt, it could not survive court testing.”</w:delText>
        </w:r>
      </w:del>
      <w:del w:id="200495" w:author="Claude" w:date="2026-09-27T12:00:00Z">
        <w:r>
          <w:rPr>
            <w:rStyle w:val="FootnoteReference"/>
          </w:rPr>
          <w:footnoteReference w:id="156"/>
        </w:r>
      </w:del>
    </w:p>
    <w:p w14:paraId="104CDC98" w14:textId="6C93EE22" w:rsidR="00A726E0" w:rsidRPr="00A9375B" w:rsidRDefault="00A726E0" w:rsidP="003D74D8">
      <w:pPr>
        <w:pStyle w:val="BodyTextFirstIndent"/>
        <w:spacing w:line="480" w:lineRule="auto"/>
        <w:jc w:val="both"/>
        <w:rPr>
          <w:del w:id="200506" w:author="Claude" w:date="2026-09-27T12:00:00Z"/>
        </w:rPr>
      </w:pPr>
      <w:del w:id="200497" w:author="Claude" w:date="2026-09-27T12:00:00Z">
        <w:r>
          <w:delText>One observer who watched Marshall argue a year after Sweatt v. Painter described him as “like a chess grandmaster playing against Frankfurter, a good club player”; “[h]aving faced the hardest questions at the practice rounds, Marshall was poised for the justices.”</w:delText>
        </w:r>
      </w:del>
      <w:del w:id="200498" w:author="Claude" w:date="2026-09-27T12:00:00Z">
        <w:r>
          <w:rPr>
            <w:rStyle w:val="FootnoteReference"/>
            <w:color w:val="000000" w:themeColor="text1"/>
          </w:rPr>
          <w:footnoteReference w:id="157"/>
        </w:r>
      </w:del>
      <w:del w:id="200499" w:author="Claude" w:date="2026-09-27T12:00:00Z">
        <w:r>
          <w:delText xml:space="preserve"> When historical research for the </w:delText>
        </w:r>
      </w:del>
      <w:del w:id="200500" w:author="Claude" w:date="2026-09-27T12:00:00Z">
        <w:r>
          <w:rPr>
            <w:i/>
            <w:iCs/>
          </w:rPr>
          <w:delText>Brown</w:delText>
        </w:r>
      </w:del>
      <w:del w:id="200501" w:author="Claude" w:date="2026-09-27T12:00:00Z">
        <w:r>
          <w:delText xml:space="preserve"> reargument produced ambiguous findings on the Fourteenth Amendment’s framers, Marshall convened his inner circle with two outside historians for a four-day intensive re-examination of the evidence. As Alfred H. Kelly put it, “the role I was expected to play was that of devil’s advocate, of a foil to prepare them all for the main event.”</w:delText>
        </w:r>
      </w:del>
      <w:del w:id="200502" w:author="Claude" w:date="2026-09-27T12:00:00Z">
        <w:r>
          <w:rPr>
            <w:rStyle w:val="FootnoteReference"/>
            <w:color w:val="000000" w:themeColor="text1"/>
          </w:rPr>
          <w:footnoteReference w:id="158"/>
        </w:r>
      </w:del>
      <w:del w:id="200503" w:author="Claude" w:date="2026-09-27T12:00:00Z">
        <w:r>
          <w:delText xml:space="preserve"> In the LDF’s strategy conferences, Marshall’s leadership further exemplified the culture that, as I have argued, prevents groupthink, as he would “listen a lot and challenge virtually everything everyone said, often fiercely,” forcing participants to defend their positions rather than deferring to institutional consensus.</w:delText>
        </w:r>
      </w:del>
      <w:del w:id="200504" w:author="Claude" w:date="2026-09-27T12:00:00Z">
        <w:r>
          <w:rPr>
            <w:rStyle w:val="FootnoteReference"/>
            <w:color w:val="000000" w:themeColor="text1"/>
          </w:rPr>
          <w:footnoteReference w:id="159"/>
        </w:r>
      </w:del>
      <w:del w:id="200505" w:author="Claude" w:date="2026-09-27T12:00:00Z">
        <w:r>
          <w:delText xml:space="preserve"> David Krech, a social psychologist who worked with the LDF in Charleston, described Marshall in action during a trial-preparation session:</w:delText>
        </w:r>
      </w:del>
    </w:p>
    <w:p w14:paraId="6FB75FB9" w14:textId="2081C9E9" w:rsidR="00A726E0" w:rsidRPr="00A9375B" w:rsidRDefault="00A726E0" w:rsidP="003D74D8">
      <w:pPr>
        <w:pStyle w:val="BodyTextFirstIndent2"/>
        <w:spacing w:line="480" w:lineRule="auto"/>
        <w:ind w:left="720" w:right="720" w:firstLine="0"/>
        <w:jc w:val="both"/>
        <w:rPr>
          <w:del w:id="200509" w:author="Claude" w:date="2026-09-27T12:00:00Z"/>
        </w:rPr>
      </w:pPr>
      <w:del w:id="200507" w:author="Claude" w:date="2026-09-27T12:00:00Z">
        <w:r>
          <w:delText xml:space="preserve">“[Marshall] was completely relaxed and seemed to be enjoying himself hugely, as he would pose a question . . . that he anticipated the state might ask in the next day’s court session. One of his staff members would suggest a possible reply and perhaps cite a precedent or two. Marshall would then lay into that staff member, spell out counter-arguments, refer to counter-citations, and completely destroy, or so I </w:delText>
          <w:lastRenderedPageBreak/>
          <w:delText>thought, the staff member’s answer. The staff would then offer a rebuttal, Marshall would rebut the rebuttal, and this went on and on—between beer and sandwiches and coffee—to Marshall’s seemingly huge amusement.”</w:delText>
        </w:r>
      </w:del>
      <w:del w:id="200508" w:author="Claude" w:date="2026-09-27T12:00:00Z">
        <w:r>
          <w:rPr>
            <w:rStyle w:val="FootnoteReference"/>
            <w:color w:val="000000" w:themeColor="text1"/>
          </w:rPr>
          <w:footnoteReference w:id="160"/>
        </w:r>
      </w:del>
    </w:p>
    <w:p w14:paraId="165CD7FB" w14:textId="0F3745E4" w:rsidR="00CC616A" w:rsidRPr="00A9375B" w:rsidRDefault="00A726E0" w:rsidP="003D74D8">
      <w:pPr>
        <w:pStyle w:val="BodyTextFirstIndent"/>
        <w:spacing w:line="480" w:lineRule="auto"/>
        <w:jc w:val="both"/>
        <w:rPr>
          <w:del w:id="200517" w:author="Claude" w:date="2026-09-27T12:00:00Z"/>
        </w:rPr>
      </w:pPr>
      <w:del w:id="200510" w:author="Claude" w:date="2026-09-27T12:00:00Z">
        <w:r>
          <w:delText>Marshall’s genius lay in gathering brilliant minds, letting them debate freely, and extracting the best ideas while discarding the rest.</w:delText>
        </w:r>
      </w:del>
      <w:del w:id="200511" w:author="Claude" w:date="2026-09-27T12:00:00Z">
        <w:r>
          <w:rPr>
            <w:rStyle w:val="FootnoteReference"/>
            <w:color w:val="000000" w:themeColor="text1"/>
          </w:rPr>
          <w:footnoteReference w:id="161"/>
        </w:r>
      </w:del>
      <w:del w:id="200512" w:author="Claude" w:date="2026-09-27T12:00:00Z">
        <w:r>
          <w:delText xml:space="preserve"> When the committee’s most influential members attacked a staff proposal, it survived on its merits: as Carter recalled of the fight over social-science testimony, “Since they had nothing better to offer, I won the initial skirmish.”</w:delText>
        </w:r>
      </w:del>
      <w:del w:id="200513" w:author="Claude" w:date="2026-09-27T12:00:00Z">
        <w:r>
          <w:rPr>
            <w:rStyle w:val="FootnoteReference"/>
            <w:color w:val="000000" w:themeColor="text1"/>
          </w:rPr>
          <w:footnoteReference w:id="162"/>
        </w:r>
      </w:del>
      <w:del w:id="200514" w:author="Claude" w:date="2026-09-27T12:00:00Z">
        <w:r>
          <w:delText xml:space="preserve"> Participants absorbed Marshall’s culture and did not take attacks on their positions personally; as Carter recalled, Marshall “could be counted on to support whatever concept I proposed as long as I stood up to any attack leveled against it by our legal group.”</w:delText>
        </w:r>
      </w:del>
      <w:del w:id="200515" w:author="Claude" w:date="2026-09-27T12:00:00Z">
        <w:r>
          <w:rPr>
            <w:rStyle w:val="FootnoteReference"/>
            <w:color w:val="000000" w:themeColor="text1"/>
          </w:rPr>
          <w:footnoteReference w:id="163"/>
        </w:r>
      </w:del>
      <w:del w:id="200516" w:author="Claude" w:date="2026-09-27T12:00:00Z">
        <w:r>
          <w:delText xml:space="preserve"> </w:delText>
        </w:r>
      </w:del>
    </w:p>
    <w:p w14:paraId="4AF6274A" w14:textId="6EE20D97" w:rsidR="000210BA" w:rsidRPr="00A9375B" w:rsidRDefault="00CC616A" w:rsidP="003D74D8">
      <w:pPr>
        <w:pStyle w:val="BodyTextFirstIndent"/>
        <w:spacing w:line="480" w:lineRule="auto"/>
        <w:jc w:val="both"/>
        <w:rPr>
          <w:del w:id="200527" w:author="Claude" w:date="2026-09-27T12:00:00Z"/>
        </w:rPr>
      </w:pPr>
      <w:del w:id="200518" w:author="Claude" w:date="2026-09-27T12:00:00Z">
        <w:r>
          <w:delText>The NAACP’s campaign against school segregation was successful, but the story illustrates that dedicating time, energy, and resources to scrutinizing one’s claim before filing is a prerequisite for strong litigation, because it counteracts the cognitive biases that any cohesive team, however talented, will develop when united by a shared objective of rushing an untested dispute out the door.</w:delText>
        </w:r>
      </w:del>
      <w:del w:id="200519" w:author="Claude" w:date="2026-09-27T12:00:00Z">
        <w:r>
          <w:rPr>
            <w:rStyle w:val="FootnoteReference"/>
          </w:rPr>
          <w:footnoteReference w:id="164"/>
        </w:r>
      </w:del>
      <w:del w:id="200520" w:author="Claude" w:date="2026-09-27T12:00:00Z">
        <w:r>
          <w:delText xml:space="preserve"> Commentators who, like me, wish the ACLU had presented stronger arguments for their clients observe that “the ACLU could have benefitted from conservative team members—not to </w:delText>
          <w:lastRenderedPageBreak/>
          <w:delText>tell them that they were wrong on the law, but to tell them why this case was nothing like Bostock and why [the] conservative justice[s] could vote one way in Bostock and be nowhere in the realm of gettable for this case.”</w:delText>
        </w:r>
      </w:del>
      <w:del w:id="200521" w:author="Claude" w:date="2026-09-27T12:00:00Z">
        <w:r>
          <w:rPr>
            <w:rStyle w:val="FootnoteReference"/>
          </w:rPr>
          <w:footnoteReference w:id="165"/>
        </w:r>
      </w:del>
      <w:del w:id="200522" w:author="Claude" w:date="2026-09-27T12:00:00Z">
        <w:r>
          <w:delText xml:space="preserve"> A deliberative body set on the fuller relief of formal adjudication need not forsake that path, but it owes its clients the rigor of first confirming that its theory can withstand adversarial scrutiny.</w:delText>
        </w:r>
      </w:del>
      <w:del w:id="200523" w:author="Claude" w:date="2026-09-27T12:00:00Z">
        <w:r>
          <w:rPr>
            <w:rStyle w:val="FootnoteReference"/>
            <w:color w:val="000000" w:themeColor="text1"/>
          </w:rPr>
          <w:footnoteReference w:id="166"/>
        </w:r>
      </w:del>
      <w:del w:id="200524" w:author="Claude" w:date="2026-09-27T12:00:00Z">
        <w:r>
          <w:delText xml:space="preserve"> In the next section, I will explain that when Deliberative Bodies are homogeneous and share a goal of externalizing a dispute without first testing it, and without any independent informal forum to absorb the claims that testing would have filtered out, their unchecked cohesion causes groupthink—the organizational pathology in which cohesion around an untested litigation strategy forecloses the internal dissent that would have exposed its deficiencies before the adversarial arena did.</w:delText>
        </w:r>
      </w:del>
      <w:del w:id="200525" w:author="Claude" w:date="2026-09-27T12:00:00Z">
        <w:r>
          <w:rPr>
            <w:rStyle w:val="FootnoteReference"/>
            <w:color w:val="000000" w:themeColor="text1"/>
          </w:rPr>
          <w:footnoteReference w:id="167"/>
        </w:r>
      </w:del>
      <w:del w:id="200526" w:author="Claude" w:date="2026-09-27T12:00:00Z">
        <w:r>
          <w:delText xml:space="preserve"> </w:delText>
        </w:r>
      </w:del>
    </w:p>
    <w:p w14:paraId="63AE8852" w14:textId="77777777" w:rsidR="007531F5" w:rsidRPr="00A9375B" w:rsidRDefault="007531F5" w:rsidP="003D74D8">
      <w:pPr>
        <w:pStyle w:val="BodyTextFirstIndent"/>
        <w:spacing w:line="480" w:lineRule="auto"/>
        <w:ind w:firstLine="0"/>
        <w:jc w:val="both"/>
        <w:rPr>
          <w:del w:id="200528" w:author="Claude" w:date="2026-09-27T12:00:00Z"/>
        </w:rPr>
      </w:pPr>
    </w:p>
    <w:p w14:paraId="40F974A3" w14:textId="1EB0D153" w:rsidR="00723B10" w:rsidRPr="00A9375B" w:rsidRDefault="003275AD" w:rsidP="003D74D8">
      <w:pPr>
        <w:pStyle w:val="ListParagraph"/>
        <w:numPr>
          <w:ilvl w:val="0"/>
          <w:numId w:val="31"/>
        </w:numPr>
        <w:spacing w:line="480" w:lineRule="auto"/>
        <w:jc w:val="center"/>
        <w:rPr>
          <w:smallCaps/>
          <w:color w:val="000000" w:themeColor="text1"/>
        </w:rPr>
      </w:pPr>
      <w:r>
        <w:rPr>
          <w:smallCaps/>
          <w:color w:val="000000" w:themeColor="text1"/>
        </w:rPr>
        <w:t>Groupthink in the Legal Profession</w:t>
      </w:r>
    </w:p>
    <w:p w14:paraId="0BA36065" w14:textId="77777777" w:rsidR="00B41952" w:rsidRPr="00A9375B" w:rsidRDefault="00B41952" w:rsidP="003D74D8">
      <w:pPr>
        <w:pStyle w:val="ListParagraph"/>
        <w:spacing w:line="480" w:lineRule="auto"/>
        <w:ind w:left="1080"/>
        <w:jc w:val="both"/>
        <w:rPr>
          <w:color w:val="000000" w:themeColor="text1"/>
        </w:rPr>
      </w:pPr>
    </w:p>
    <w:p w14:paraId="788DECE8" w14:textId="4D1757D6" w:rsidR="00FB2DD6" w:rsidRPr="00A9375B" w:rsidRDefault="002045E0" w:rsidP="003D74D8">
      <w:pPr>
        <w:pStyle w:val="BodyTextFirstIndent"/>
        <w:spacing w:line="480" w:lineRule="auto"/>
        <w:jc w:val="both"/>
      </w:pPr>
      <w:r>
        <w:t xml:space="preserve">When Deliberative Bodies orient all strategic development toward externalizing claims without pre-filing case scrutiny, their cognitive biases operate freely—biases that formal courts, </w:t>
        <w:lastRenderedPageBreak/>
        <w:t>as a cost of entry, once counteracted by compelling the disputant to check them. Psychologist Irving Janis coined “Groupthink” (the primary cause of deficient litigation strategy) in 1972 to denote a degradation of collective judgment in which the drive for agreement within a cohesive group supplants the realistic appraisal of alternative courses of action.</w:t>
      </w:r>
      <w:bookmarkStart w:id="27" w:name="_Ref214111358"/>
      <w:r>
        <w:rPr>
          <w:rStyle w:val="FootnoteReference"/>
          <w:color w:val="000000" w:themeColor="text1"/>
        </w:rPr>
        <w:footnoteReference w:id="168"/>
      </w:r>
      <w:bookmarkEnd w:id="27"/>
      <w:r>
        <w:t xml:space="preserve"> Janis traced groupthink to three antecedent conditions: (1) group cohesiveness, (2) institutional faults, and (3) stressful circumstances.</w:t>
      </w:r>
      <w:r>
        <w:rPr>
          <w:rStyle w:val="FootnoteReference"/>
          <w:color w:val="000000" w:themeColor="text1"/>
        </w:rPr>
        <w:footnoteReference w:id="169"/>
      </w:r>
      <w:r>
        <w:t xml:space="preserve"> These conditions make defective decision-making more likely—from gross omissions in surveying a group’s objectives and alternatives to failing to examine some major costs and risks of the preferred choice.</w:t>
      </w:r>
      <w:r>
        <w:rPr>
          <w:rStyle w:val="FootnoteReference"/>
          <w:color w:val="000000" w:themeColor="text1"/>
        </w:rPr>
        <w:footnoteReference w:id="170"/>
      </w:r>
      <w:r>
        <w:t xml:space="preserve"> Yet, as this section illustrates, the severity of groupthink’s consequences correlates with that of the three conditions.</w:t>
      </w:r>
      <w:r>
        <w:rPr>
          <w:rStyle w:val="FootnoteReference"/>
          <w:color w:val="000000" w:themeColor="text1"/>
        </w:rPr>
        <w:footnoteReference w:id="171"/>
      </w:r>
      <w:r>
        <w:t xml:space="preserve"> I would place </w:t>
      </w:r>
      <w:r>
        <w:rPr>
          <w:i/>
          <w:iCs/>
        </w:rPr>
        <w:t>Skrmetti</w:t>
      </w:r>
      <w:r>
        <w:t xml:space="preserve"> on the “good faith” side of the groupthink spectrum because the ACLU operated within the bounds of professional conduct and committed no wrongdoing solely by litigating a long-shot claim.</w:t>
      </w:r>
      <w:r>
        <w:rPr>
          <w:rStyle w:val="FootnoteReference"/>
          <w:color w:val="000000" w:themeColor="text1"/>
        </w:rPr>
        <w:footnoteReference w:id="172"/>
      </w:r>
      <w:r>
        <w:t xml:space="preserve"> Their “light” satisfaction of these conditions produced only mild consequences, but readers should contrast </w:t>
      </w:r>
      <w:r>
        <w:rPr>
          <w:i/>
          <w:iCs/>
        </w:rPr>
        <w:t>Skrmetti</w:t>
      </w:r>
      <w:r>
        <w:t xml:space="preserve"> with additional examples throughout this section where the conditions were more acute. The first generation of Conservative Public Interest Law Firms (PILFs) provides an illuminating starting point for observing the three conditions in action. </w:t>
      </w:r>
    </w:p>
    <w:p w14:paraId="52A89574" w14:textId="77777777" w:rsidR="00702CFA" w:rsidRPr="00A9375B" w:rsidRDefault="00702CFA" w:rsidP="003D74D8">
      <w:pPr>
        <w:pStyle w:val="BodyTextFirstIndent"/>
        <w:spacing w:line="480" w:lineRule="auto"/>
        <w:jc w:val="both"/>
      </w:pPr>
    </w:p>
    <w:p w14:paraId="278112B7" w14:textId="13917BA5" w:rsidR="0083115A" w:rsidRPr="00A9375B" w:rsidRDefault="00FB6C11" w:rsidP="003D74D8">
      <w:pPr>
        <w:pStyle w:val="ListParagraph"/>
        <w:numPr>
          <w:ilvl w:val="0"/>
          <w:numId w:val="7"/>
        </w:numPr>
        <w:spacing w:line="480" w:lineRule="auto"/>
        <w:jc w:val="both"/>
        <w:rPr>
          <w:i/>
          <w:iCs/>
          <w:color w:val="000000" w:themeColor="text1"/>
        </w:rPr>
      </w:pPr>
      <w:r>
        <w:rPr>
          <w:i/>
          <w:iCs/>
          <w:color w:val="000000" w:themeColor="text1"/>
        </w:rPr>
        <w:t xml:space="preserve">Three Antecedent Conditions of Groupthink: First Generation </w:t>
      </w:r>
      <w:r>
        <w:rPr>
          <w:color w:val="000000" w:themeColor="text1"/>
        </w:rPr>
        <w:t>Conservative PILFs</w:t>
      </w:r>
    </w:p>
    <w:p w14:paraId="6D2E68F7" w14:textId="77777777" w:rsidR="00B41952" w:rsidRPr="00A9375B" w:rsidRDefault="00B41952" w:rsidP="003D74D8">
      <w:pPr>
        <w:pStyle w:val="ListParagraph"/>
        <w:spacing w:line="480" w:lineRule="auto"/>
        <w:jc w:val="both"/>
        <w:rPr>
          <w:color w:val="000000" w:themeColor="text1"/>
        </w:rPr>
      </w:pPr>
    </w:p>
    <w:p w14:paraId="6BCF8116" w14:textId="19123AF5" w:rsidR="00CF3193" w:rsidRPr="00A9375B" w:rsidRDefault="001A1421" w:rsidP="003D74D8">
      <w:pPr>
        <w:pStyle w:val="BodyTextFirstIndent"/>
        <w:spacing w:line="480" w:lineRule="auto"/>
        <w:jc w:val="both"/>
      </w:pPr>
      <w:r>
        <w:t>The first-generation conservative PILFs exhibited all three antecedent conditions: (1) high cohesion stemming from a shared sense of crisis, (2) structural deficiencies that insulated them from critical feedback, and (3) operation within a provocative situational milieu that undermined their self-esteem. Movement figures voiced a shared conviction of a two-front war: an ideological one, in which liberal activists had seized an unlimited license to define the public interest; and a practical one, marked by liberal legal victories on core issues like abortion, racial preferences, and environmental regulations, which prompted conservatives to mobilize and seek to roll back these precedents.</w:t>
      </w:r>
      <w:bookmarkStart w:id="28" w:name="_Ref214111210"/>
      <w:r>
        <w:rPr>
          <w:rStyle w:val="FootnoteReference"/>
          <w:color w:val="000000"/>
        </w:rPr>
        <w:footnoteReference w:id="173"/>
      </w:r>
      <w:bookmarkEnd w:id="28"/>
      <w:r>
        <w:t xml:space="preserve"> Business donors, the movement’s most active voice, coalesced around an existential belief that legal liberalism threatened their success.</w:t>
      </w:r>
      <w:bookmarkStart w:id="29" w:name="_Ref214111291"/>
      <w:r>
        <w:rPr>
          <w:rStyle w:val="FootnoteReference"/>
          <w:color w:val="000000"/>
        </w:rPr>
        <w:footnoteReference w:id="174"/>
      </w:r>
      <w:bookmarkEnd w:id="29"/>
      <w:r>
        <w:rPr>
          <w:rStyle w:val="FootnoteReference"/>
          <w:color w:val="000000"/>
        </w:rPr>
        <w:t xml:space="preserve"> </w:t>
      </w:r>
      <w:r>
        <w:t>They compelled PILFs to adopt positions inconsistent with their anti-statist principles, leaving business-driven litigation to be fought against opponents who pursued principled ideological objectives.</w:t>
      </w:r>
      <w:r>
        <w:rPr>
          <w:rStyle w:val="FootnoteReference"/>
          <w:color w:val="000000"/>
        </w:rPr>
        <w:footnoteReference w:id="175"/>
      </w:r>
      <w:r>
        <w:t xml:space="preserve"> At the same time, their business patrons sought only to limit short-term losses.</w:t>
      </w:r>
      <w:bookmarkStart w:id="30" w:name="OLE_LINK7"/>
      <w:bookmarkStart w:id="31" w:name="OLE_LINK8"/>
      <w:r>
        <w:rPr>
          <w:rStyle w:val="FootnoteReference"/>
          <w:color w:val="000000"/>
        </w:rPr>
        <w:footnoteReference w:id="176"/>
      </w:r>
      <w:bookmarkEnd w:id="30"/>
      <w:bookmarkEnd w:id="31"/>
      <w:r>
        <w:t xml:space="preserve"> The movement lacked any pre-filing scrutiny, and its case selection was, by the movement’s own later assessment, “an ad hoc, uncoordinated </w:t>
        <w:lastRenderedPageBreak/>
        <w:t>approach to case and tactics selection, guided generally by conservative principles, but rarely as part of a comprehensive, philosophically consistent long range strategy.”</w:t>
      </w:r>
      <w:r>
        <w:rPr>
          <w:rStyle w:val="FootnoteReference"/>
        </w:rPr>
        <w:footnoteReference w:id="177"/>
      </w:r>
    </w:p>
    <w:p w14:paraId="067A0C32" w14:textId="3879432F" w:rsidR="00CF3193" w:rsidRPr="00A9375B" w:rsidRDefault="000927E5" w:rsidP="003D74D8">
      <w:pPr>
        <w:pStyle w:val="BodyTextFirstIndent"/>
        <w:spacing w:line="480" w:lineRule="auto"/>
        <w:jc w:val="both"/>
      </w:pPr>
      <w:r>
        <w:t>The lack of any direction on case-filing strategy was especially striking, given the movement’s failure to adopt the blueprint for success that its liberal counterparts had laid out for free.</w:t>
      </w:r>
      <w:r>
        <w:rPr>
          <w:rStyle w:val="FootnoteReference"/>
          <w:color w:val="000000"/>
        </w:rPr>
        <w:footnoteReference w:id="178"/>
      </w:r>
      <w:r>
        <w:t xml:space="preserve"> Their geographic fragmentation and business-only networks insulated the group, leaving it vulnerable to donor influence.</w:t>
      </w:r>
      <w:r>
        <w:rPr>
          <w:rStyle w:val="FootnoteReference"/>
          <w:color w:val="000000"/>
        </w:rPr>
        <w:footnoteReference w:id="179"/>
      </w:r>
      <w:r>
        <w:t xml:space="preserve"> Meanwhile, the movement, lacking methodical case-selection procedures, developed an amicus-brief addiction.</w:t>
      </w:r>
      <w:r>
        <w:rPr>
          <w:rStyle w:val="FootnoteReference"/>
          <w:color w:val="000000"/>
        </w:rPr>
        <w:footnoteReference w:id="180"/>
      </w:r>
      <w:r>
        <w:t xml:space="preserve"> An identity crisis stemming from the fusionist alliance between economic libertarians and social traditionalists created inherent philosophical volatility, as libertarian individualism, which portrayed society as an aggregate of individuals pursuing self-interest, contradicted social traditionalism’s vision of society as a web of values and institutions that transcend and bind individuals together.</w:t>
      </w:r>
      <w:r>
        <w:rPr>
          <w:rStyle w:val="FootnoteReference"/>
          <w:color w:val="000000"/>
        </w:rPr>
        <w:footnoteReference w:id="181"/>
      </w:r>
      <w:r>
        <w:t xml:space="preserve"> This tension diluted the group’s strategy, as the PILFs failed to appreciate that the battle over public-interest law was an intellectual contest requiring context-appropriate networks of university-based legal scholars and an infrastructure for recruiting and credentialing elite legal talent, such as law review editors and former judicial clerks.</w:t>
      </w:r>
      <w:r>
        <w:rPr>
          <w:rStyle w:val="FootnoteReference"/>
          <w:color w:val="000000"/>
        </w:rPr>
        <w:footnoteReference w:id="182"/>
      </w:r>
      <w:r>
        <w:t xml:space="preserve"> Compounding this, high-profile losses, such as Capital Legal Foundation’s defeat in </w:t>
      </w:r>
      <w:r>
        <w:rPr>
          <w:i/>
          <w:iCs/>
        </w:rPr>
        <w:lastRenderedPageBreak/>
        <w:t>Westmoreland v. CBS</w:t>
      </w:r>
      <w:r>
        <w:t>, left the Foundation $400,000 in debt and its reputation damaged by the widespread perception that the case had been mishandled.</w:t>
      </w:r>
      <w:r>
        <w:rPr>
          <w:rStyle w:val="FootnoteReference"/>
          <w:color w:val="000000"/>
        </w:rPr>
        <w:footnoteReference w:id="183"/>
      </w:r>
      <w:r>
        <w:t xml:space="preserve"> </w:t>
      </w:r>
    </w:p>
    <w:p w14:paraId="0B586E7F" w14:textId="3E4AA490" w:rsidR="00CF3193" w:rsidRPr="00A9375B" w:rsidRDefault="00F2639C" w:rsidP="003D74D8">
      <w:pPr>
        <w:pStyle w:val="BodyTextFirstIndent"/>
        <w:spacing w:line="480" w:lineRule="auto"/>
        <w:jc w:val="both"/>
        <w:rPr>
          <w:color w:val="000000" w:themeColor="text1"/>
        </w:rPr>
      </w:pPr>
      <w:r>
        <w:t>A movement not suffering from groupthink might have recalibrated internally. Yet only years of failed efforts and withering critiques from within the movement itself forced conservative PILFs into a strategic reevaluation.</w:t>
      </w:r>
      <w:r>
        <w:rPr>
          <w:rStyle w:val="FootnoteReference"/>
          <w:color w:val="000000"/>
        </w:rPr>
        <w:footnoteReference w:id="184"/>
      </w:r>
      <w:r>
        <w:t xml:space="preserve"> Eventually, the second generation of firms adopted the disciplined, strategic case selection the first had lacked.</w:t>
      </w:r>
      <w:r>
        <w:rPr>
          <w:rStyle w:val="FootnoteReference"/>
        </w:rPr>
        <w:footnoteReference w:id="185"/>
      </w:r>
      <w:r>
        <w:t xml:space="preserve"> Although these institutional changes, combined with the Federalist Society’s response to these failures, have been successful (in terms of placing judges on the bench and the proliferation of originalism),</w:t>
      </w:r>
      <w:r>
        <w:rPr>
          <w:rStyle w:val="FootnoteReference"/>
          <w:color w:val="000000"/>
        </w:rPr>
        <w:footnoteReference w:id="186"/>
      </w:r>
      <w:r>
        <w:t xml:space="preserve"> Deliberative Bodies should not wait for failure to impose the discipline that QCMs once supplied as a matter of course, for the biases that produced the PILFs’ defeats operate on any cohesive group that externalizes without first testing its claim.</w:t>
      </w:r>
      <w:r>
        <w:rPr>
          <w:rStyle w:val="FootnoteReference"/>
          <w:color w:val="000000"/>
        </w:rPr>
        <w:footnoteReference w:id="187"/>
      </w:r>
      <w:r>
        <w:t xml:space="preserve"> Instead, as Section </w:t>
      </w:r>
      <w:del w:id="100001" w:author="Claude" w:date="2026-09-26T12:00:00Z">
        <w:r>
          <w:delText>VII</w:delText>
        </w:r>
      </w:del>
      <w:ins w:id="100002" w:author="Claude" w:date="2026-09-26T12:00:00Z">
        <w:r>
          <w:t>VI</w:t>
        </w:r>
      </w:ins>
      <w:r>
        <w:t xml:space="preserve"> explains, Deliberative Bodies must impose that discipline themselves.</w:t>
      </w:r>
      <w:r>
        <w:rPr>
          <w:rStyle w:val="FootnoteReference"/>
          <w:color w:val="000000"/>
        </w:rPr>
        <w:footnoteReference w:id="188"/>
      </w:r>
      <w:r>
        <w:t xml:space="preserve"> The next subsection explains why, in the absence of pre-filing scrutiny, all levels of practice are vulnerable</w:t>
      </w:r>
      <w:r>
        <w:rPr>
          <w:color w:val="000000" w:themeColor="text1"/>
        </w:rPr>
        <w:t xml:space="preserve"> to groupthink due to inherent features of the legal system and the law itself.</w:t>
      </w:r>
      <w:r>
        <w:rPr>
          <w:rStyle w:val="FootnoteReference"/>
          <w:color w:val="000000" w:themeColor="text1"/>
        </w:rPr>
        <w:footnoteReference w:id="189"/>
      </w:r>
    </w:p>
    <w:p w14:paraId="19D29E85" w14:textId="77777777" w:rsidR="00075271" w:rsidRPr="00A9375B" w:rsidRDefault="00075271" w:rsidP="003D74D8">
      <w:pPr>
        <w:pStyle w:val="BodyTextFirstIndent"/>
        <w:spacing w:line="480" w:lineRule="auto"/>
        <w:jc w:val="both"/>
        <w:rPr>
          <w:color w:val="000000" w:themeColor="text1"/>
        </w:rPr>
      </w:pPr>
    </w:p>
    <w:p w14:paraId="43106044" w14:textId="0A853A6A" w:rsidR="003275AD" w:rsidRPr="00A9375B" w:rsidRDefault="003275AD" w:rsidP="003D74D8">
      <w:pPr>
        <w:pStyle w:val="ListParagraph"/>
        <w:numPr>
          <w:ilvl w:val="0"/>
          <w:numId w:val="7"/>
        </w:numPr>
        <w:spacing w:line="480" w:lineRule="auto"/>
        <w:jc w:val="both"/>
        <w:rPr>
          <w:i/>
          <w:iCs/>
          <w:color w:val="000000" w:themeColor="text1"/>
        </w:rPr>
      </w:pPr>
      <w:r>
        <w:rPr>
          <w:i/>
          <w:iCs/>
          <w:color w:val="000000" w:themeColor="text1"/>
        </w:rPr>
        <w:t>Law School as an Incubator of Groupthink</w:t>
      </w:r>
    </w:p>
    <w:p w14:paraId="3CE3D12C" w14:textId="77777777" w:rsidR="00B41952" w:rsidRPr="00A9375B" w:rsidRDefault="00B41952" w:rsidP="003D74D8">
      <w:pPr>
        <w:pStyle w:val="ListParagraph"/>
        <w:spacing w:line="480" w:lineRule="auto"/>
        <w:jc w:val="both"/>
        <w:rPr>
          <w:color w:val="000000" w:themeColor="text1"/>
        </w:rPr>
      </w:pPr>
    </w:p>
    <w:p w14:paraId="1E39BC87" w14:textId="5097F590" w:rsidR="006911B8" w:rsidRPr="00A9375B" w:rsidRDefault="006911B8" w:rsidP="003D74D8">
      <w:pPr>
        <w:pStyle w:val="BodyTextFirstIndent"/>
        <w:spacing w:line="480" w:lineRule="auto"/>
        <w:jc w:val="both"/>
      </w:pPr>
      <w:r>
        <w:t>Chris Guthrie and others have examined how cognitive bias operates on the bench, but far less scholarship has addressed how group-level pathologies like groupthink manifest in practice.</w:t>
      </w:r>
      <w:r>
        <w:rPr>
          <w:rStyle w:val="FootnoteReference"/>
          <w:color w:val="000000" w:themeColor="text1"/>
        </w:rPr>
        <w:footnoteReference w:id="190"/>
      </w:r>
      <w:r>
        <w:t xml:space="preserve"> The legal field is especially vulnerable to the three groupthink preconditions because (1) law school </w:t>
        <w:lastRenderedPageBreak/>
        <w:t>cultivates strong cohesion among young lawyers through its hidden norms, which persist well into practice, (2) the profession creates a high degree of homogeneity within the legal community, and (3) practicing law is highly stressful for a substantial share of the bar.</w:t>
      </w:r>
      <w:r>
        <w:rPr>
          <w:rStyle w:val="FootnoteReference"/>
          <w:color w:val="000000" w:themeColor="text1"/>
        </w:rPr>
        <w:footnoteReference w:id="191"/>
      </w:r>
      <w:r>
        <w:t xml:space="preserve">  </w:t>
      </w:r>
    </w:p>
    <w:p w14:paraId="598F3878" w14:textId="1AE41C60" w:rsidR="00CE6F3A" w:rsidRPr="00A9375B" w:rsidRDefault="00B24820" w:rsidP="003D74D8">
      <w:pPr>
        <w:pStyle w:val="BodyTextFirstIndent"/>
        <w:spacing w:line="480" w:lineRule="auto"/>
        <w:jc w:val="both"/>
      </w:pPr>
      <w:r>
        <w:t>Although diversity in law schools is at an all-time high, the schools remain predominantly homogeneous, subjecting students from day one to unspoken cultural expectations.</w:t>
      </w:r>
      <w:bookmarkStart w:id="32" w:name="_Ref214112456"/>
      <w:r>
        <w:rPr>
          <w:rStyle w:val="FootnoteReference"/>
          <w:color w:val="000000" w:themeColor="text1"/>
        </w:rPr>
        <w:footnoteReference w:id="192"/>
      </w:r>
      <w:bookmarkEnd w:id="32"/>
      <w:r>
        <w:t xml:space="preserve"> Melissa H. Weresh collects the scholarly definitions of these hidden norms, which describe them as implicit messages, unwritten rules, and unofficial behavioral expectations embedded in the dominant culture of legal education.</w:t>
      </w:r>
      <w:r>
        <w:rPr>
          <w:rStyle w:val="FootnoteReference"/>
          <w:color w:val="000000" w:themeColor="text1"/>
        </w:rPr>
        <w:footnoteReference w:id="193"/>
      </w:r>
      <w:r>
        <w:t xml:space="preserve"> As Weresh and others observe, uniform schedules and standardized evaluation methods give first-year students collective experiences: attending identical meetings, participating in the same recruitment processes, and competing for limited positions on journals and clerkships.</w:t>
      </w:r>
      <w:r>
        <w:rPr>
          <w:rStyle w:val="FootnoteReference"/>
          <w:color w:val="000000" w:themeColor="text1"/>
        </w:rPr>
        <w:footnoteReference w:id="194"/>
      </w:r>
      <w:r>
        <w:t xml:space="preserve"> Sheldon and Krieger found that these shared experiences erode students’ intrinsic motivation and their community service values, and lead the highest-performing students </w:t>
        <w:lastRenderedPageBreak/>
        <w:t>to shift toward lucrative, higher-stress careers and away from service-oriented ones.</w:t>
      </w:r>
      <w:r>
        <w:rPr>
          <w:rStyle w:val="FootnoteReference"/>
          <w:color w:val="000000" w:themeColor="text1"/>
        </w:rPr>
        <w:footnoteReference w:id="195"/>
      </w:r>
      <w:r>
        <w:t xml:space="preserve"> Likewise, law students describe a cohort whose social pressure leaves the “learning experience . . . kind of dictated by the terms of . . . the group,” producing what one student called “a lot of groupthink.”</w:t>
      </w:r>
      <w:r>
        <w:rPr>
          <w:rStyle w:val="FootnoteReference"/>
          <w:color w:val="000000" w:themeColor="text1"/>
        </w:rPr>
        <w:footnoteReference w:id="196"/>
      </w:r>
    </w:p>
    <w:p w14:paraId="54F0D10C" w14:textId="7C5C244E" w:rsidR="00CF45E4" w:rsidRPr="00A9375B" w:rsidRDefault="00A362F4" w:rsidP="00FD6FD6">
      <w:pPr>
        <w:pStyle w:val="BodyTextFirstIndent"/>
        <w:spacing w:line="480" w:lineRule="auto"/>
        <w:jc w:val="both"/>
      </w:pPr>
      <w:r>
        <w:t>Weresh also argues that the lack of diversity among law school faculty reinforces these hidden norms.</w:t>
      </w:r>
      <w:r>
        <w:rPr>
          <w:rStyle w:val="FootnoteReference"/>
          <w:color w:val="000000" w:themeColor="text1"/>
        </w:rPr>
        <w:footnoteReference w:id="197"/>
      </w:r>
      <w:r>
        <w:t xml:space="preserve"> Michael Conklin has documented a significant ideological imbalance in legal academia, with Democrats vastly outnumbering Republicans among law professors.</w:t>
      </w:r>
      <w:r>
        <w:rPr>
          <w:rStyle w:val="FootnoteReference"/>
          <w:color w:val="000000" w:themeColor="text1"/>
        </w:rPr>
        <w:footnoteReference w:id="198"/>
      </w:r>
      <w:r>
        <w:t xml:space="preserve"> At most major law schools, conservative and libertarian scholars are markedly underrepresented, and the percentage is lower still at many leading schools.</w:t>
      </w:r>
      <w:r>
        <w:rPr>
          <w:rStyle w:val="FootnoteReference"/>
          <w:color w:val="000000" w:themeColor="text1"/>
        </w:rPr>
        <w:footnoteReference w:id="199"/>
      </w:r>
      <w:r>
        <w:t xml:space="preserve"> The imbalance has consequences. As Professor Jonathan Adler notes, “[t]he ideological imbalance that pervades legal academia not only fosters groupthink, it undermines the ability of law schools to train effective legal advocates.”</w:t>
      </w:r>
      <w:r>
        <w:rPr>
          <w:rStyle w:val="FootnoteReference"/>
          <w:color w:val="000000" w:themeColor="text1"/>
        </w:rPr>
        <w:footnoteReference w:id="200"/>
      </w:r>
      <w:r>
        <w:t xml:space="preserve"> Even if a lawyer does </w:t>
        <w:lastRenderedPageBreak/>
        <w:t>not advocate in a federal court, where nearly half of all federal judges, and more than half of federal appellate judges, are Republican appointees, “if legal professionals only engage with like-minded colleagues, they may fail to anticipate and truly understand opposing arguments, to the detriment of client interests.”</w:t>
      </w:r>
      <w:r>
        <w:rPr>
          <w:rStyle w:val="FootnoteReference"/>
          <w:color w:val="000000" w:themeColor="text1"/>
        </w:rPr>
        <w:footnoteReference w:id="201"/>
      </w:r>
      <w:r>
        <w:t xml:space="preserve"> </w:t>
      </w:r>
    </w:p>
    <w:p w14:paraId="3F0742ED" w14:textId="77777777" w:rsidR="0087149D" w:rsidRPr="00A9375B" w:rsidRDefault="0087149D" w:rsidP="003D74D8">
      <w:pPr>
        <w:spacing w:line="480" w:lineRule="auto"/>
        <w:jc w:val="both"/>
        <w:rPr>
          <w:color w:val="000000" w:themeColor="text1"/>
        </w:rPr>
      </w:pPr>
    </w:p>
    <w:p w14:paraId="4064DF34" w14:textId="6B552B2A" w:rsidR="0087149D" w:rsidRPr="00A9375B" w:rsidRDefault="0087149D" w:rsidP="003D74D8">
      <w:pPr>
        <w:pStyle w:val="ListParagraph"/>
        <w:numPr>
          <w:ilvl w:val="0"/>
          <w:numId w:val="7"/>
        </w:numPr>
        <w:spacing w:line="480" w:lineRule="auto"/>
        <w:jc w:val="both"/>
        <w:rPr>
          <w:i/>
          <w:iCs/>
          <w:color w:val="000000" w:themeColor="text1"/>
        </w:rPr>
      </w:pPr>
      <w:r>
        <w:rPr>
          <w:i/>
          <w:iCs/>
          <w:color w:val="000000" w:themeColor="text1"/>
        </w:rPr>
        <w:t>Outside of Law School and Legal Contexts</w:t>
      </w:r>
    </w:p>
    <w:p w14:paraId="07DFDD45" w14:textId="77777777" w:rsidR="0087149D" w:rsidRPr="00A9375B" w:rsidRDefault="0087149D" w:rsidP="003D74D8">
      <w:pPr>
        <w:spacing w:line="480" w:lineRule="auto"/>
        <w:ind w:left="360"/>
        <w:jc w:val="both"/>
        <w:rPr>
          <w:i/>
          <w:iCs/>
          <w:color w:val="000000" w:themeColor="text1"/>
        </w:rPr>
      </w:pPr>
    </w:p>
    <w:p w14:paraId="4139EB03" w14:textId="75E9BFE4" w:rsidR="00562AD0" w:rsidRPr="00A9375B" w:rsidRDefault="00827487" w:rsidP="003D74D8">
      <w:pPr>
        <w:pStyle w:val="BodyTextFirstIndent"/>
        <w:spacing w:line="480" w:lineRule="auto"/>
        <w:jc w:val="both"/>
      </w:pPr>
      <w:r>
        <w:t>Outside of law school, the institutional void left by the disappearance of QCMs allows groupthink to pervade all levels of practice, from small to large firms and from advocates in local courts to the Supreme Court.</w:t>
      </w:r>
      <w:r>
        <w:rPr>
          <w:rStyle w:val="FootnoteReference"/>
          <w:color w:val="000000" w:themeColor="text1"/>
        </w:rPr>
        <w:footnoteReference w:id="202"/>
      </w:r>
      <w:r>
        <w:t xml:space="preserve"> Groupthink surfaces in family court, where some lawyers’ zealous advocacy is compromised, in part because the system relies on repeat players.</w:t>
      </w:r>
      <w:r>
        <w:rPr>
          <w:rStyle w:val="FootnoteReference"/>
          <w:color w:val="000000" w:themeColor="text1"/>
        </w:rPr>
        <w:footnoteReference w:id="203"/>
      </w:r>
      <w:r>
        <w:t xml:space="preserve"> With familiar faces present day in and day out, these attorneys dilute zealous advocacy by resisting disruptions to established group relationships.</w:t>
      </w:r>
      <w:r>
        <w:rPr>
          <w:rStyle w:val="FootnoteReference"/>
          <w:color w:val="000000" w:themeColor="text1"/>
        </w:rPr>
        <w:footnoteReference w:id="204"/>
      </w:r>
      <w:r>
        <w:t xml:space="preserve"> For similar reasons in criminal law, defense attorneys may adopt risk-averse strategies, compromising client interests by conforming to the informal norms </w:t>
        <w:lastRenderedPageBreak/>
        <w:t>that judges, prosecutors, and other court actors enforce.</w:t>
      </w:r>
      <w:r>
        <w:rPr>
          <w:rStyle w:val="FootnoteReference"/>
          <w:color w:val="000000" w:themeColor="text1"/>
        </w:rPr>
        <w:footnoteReference w:id="205"/>
      </w:r>
      <w:r>
        <w:t xml:space="preserve"> Within law firms, social conformity pressures, obedience to authority, and a diffusion of responsibility cause junior attorneys to defer to prevailing norms of externalizing without challenge.</w:t>
      </w:r>
      <w:r>
        <w:rPr>
          <w:rStyle w:val="FootnoteReference"/>
          <w:color w:val="000000" w:themeColor="text1"/>
        </w:rPr>
        <w:footnoteReference w:id="206"/>
      </w:r>
      <w:r>
        <w:t xml:space="preserve"> Firms reinforce this conformity by hiring for homogeneous characteristics, a strategy they justify by the ostensible benefits of a stable culture and less need for explicit monitoring.</w:t>
      </w:r>
      <w:r>
        <w:rPr>
          <w:rStyle w:val="FootnoteReference"/>
          <w:color w:val="000000" w:themeColor="text1"/>
        </w:rPr>
        <w:footnoteReference w:id="207"/>
      </w:r>
      <w:r>
        <w:t xml:space="preserve"> As a result, debiasing strategies such as seeking second opinions “will not always be effective,” and no QCM compels attorneys to attempt them in any event.</w:t>
      </w:r>
      <w:r>
        <w:rPr>
          <w:rStyle w:val="FootnoteReference"/>
          <w:color w:val="000000" w:themeColor="text1"/>
        </w:rPr>
        <w:footnoteReference w:id="208"/>
      </w:r>
    </w:p>
    <w:p w14:paraId="2A95E1B8" w14:textId="147426F6" w:rsidR="002914DE" w:rsidRPr="00A9375B" w:rsidRDefault="00143D39" w:rsidP="003D74D8">
      <w:pPr>
        <w:pStyle w:val="BodyTextFirstIndent"/>
        <w:spacing w:line="480" w:lineRule="auto"/>
        <w:jc w:val="both"/>
        <w:rPr>
          <w:ins w:id="201743" w:author="Claude" w:date="2026-09-27T12:00:00Z"/>
        </w:rPr>
      </w:pPr>
      <w:ins w:id="201728" w:author="Claude" w:date="2026-09-27T12:00:00Z">
        <w:r>
          <w:t>Unsurprisingly, with today’s generous pleading standards, modern Deliberative Bodies can circumvent any assessment of their cases’ legal and factual merit and instead focus on efficiently pursuing “settlement through mobilizing the court process.”</w:t>
        </w:r>
      </w:ins>
      <w:ins w:id="201729" w:author="Claude" w:date="2026-09-27T12:00:00Z">
        <w:r>
          <w:rPr>
            <w:rStyle w:val="FootnoteReference"/>
          </w:rPr>
          <w:footnoteReference w:id="778"/>
        </w:r>
      </w:ins>
      <w:ins w:id="201730" w:author="Claude" w:date="2026-09-27T12:00:00Z">
        <w:r>
          <w:t xml:space="preserve"> When Deliberative Bodies orient themselves around this goal, the trouble follows. In big law firms, the practice of delegating </w:t>
          <w:t>casework to inexperienced associates—who lack the judgment to recognize what matters and the incentive to report bad facts—means decision-making partners often decide a case is ripe for externalization based on information that was never tested to begin with.</w:t>
        </w:r>
      </w:ins>
      <w:ins w:id="201731" w:author="Claude" w:date="2026-09-27T12:00:00Z">
        <w:r>
          <w:rPr>
            <w:rStyle w:val="FootnoteReference"/>
          </w:rPr>
          <w:footnoteReference w:id="779"/>
        </w:r>
      </w:ins>
      <w:ins w:id="201732" w:author="Claude" w:date="2026-09-27T12:00:00Z">
        <w:r>
          <w:t xml:space="preserve"> This bureaucratic division is further exacerbated by a legal culture in which attorneys specialize in a narrow area of law, whose members experience their shared beliefs as objective fact and attribute bias only to outsider</w:t>
        </w:r>
      </w:ins>
      <w:ins w:id="201733" w:author="Claude" w:date="2026-09-27T12:00:00Z">
        <w:r>
          <w:rPr>
            <w:color w:val="000000" w:themeColor="text1"/>
          </w:rPr>
          <w:t>s.</w:t>
        </w:r>
      </w:ins>
      <w:ins w:id="201734" w:author="Claude" w:date="2026-09-27T12:00:00Z">
        <w:r>
          <w:rPr>
            <w:rStyle w:val="FootnoteReference"/>
            <w:color w:val="000000" w:themeColor="text1"/>
          </w:rPr>
          <w:footnoteReference w:id="780"/>
        </w:r>
      </w:ins>
      <w:ins w:id="201735" w:author="Claude" w:date="2026-09-27T12:00:00Z">
        <w:r>
          <w:rPr>
            <w:color w:val="000000" w:themeColor="text1"/>
          </w:rPr>
          <w:t xml:space="preserve"> </w:t>
        </w:r>
      </w:ins>
      <w:ins w:id="201736" w:author="Claude" w:date="2026-09-27T12:00:00Z">
        <w:r>
          <w:t>Within specialized practice groups, most firms experience insufficient employee voice, particularly regarding decisions employees perceive as unwise.</w:t>
        </w:r>
      </w:ins>
      <w:ins w:id="201737" w:author="Claude" w:date="2026-09-27T12:00:00Z">
        <w:r>
          <w:rPr>
            <w:rStyle w:val="FootnoteReference"/>
          </w:rPr>
          <w:footnoteReference w:id="781"/>
        </w:r>
      </w:ins>
      <w:ins w:id="201738" w:author="Claude" w:date="2026-09-27T12:00:00Z">
        <w:r>
          <w:t xml:space="preserve"> Most importantly, unlike accounting or medicine, law firms often lack rigorous peer-review policies, relying instead on highly subjective professional judgment and deference to individual attorneys.</w:t>
        </w:r>
      </w:ins>
      <w:ins w:id="201739" w:author="Claude" w:date="2026-09-27T12:00:00Z">
        <w:r>
          <w:rPr>
            <w:rStyle w:val="FootnoteReference"/>
          </w:rPr>
          <w:footnoteReference w:id="782"/>
        </w:r>
      </w:ins>
      <w:ins w:id="201740" w:author="Claude" w:date="2026-09-27T12:00:00Z">
        <w:r>
          <w:t xml:space="preserve"> Especially regarding leadership, most leaders neither seek nor receive honest feedback, and most law firms fail to institutionalize assessments from subordinates.</w:t>
        </w:r>
      </w:ins>
      <w:ins w:id="201741" w:author="Claude" w:date="2026-09-27T12:00:00Z">
        <w:r>
          <w:rPr>
            <w:rStyle w:val="FootnoteReference"/>
          </w:rPr>
          <w:footnoteReference w:id="783"/>
        </w:r>
      </w:ins>
      <w:ins w:id="201742" w:author="Claude" w:date="2026-09-27T12:00:00Z">
        <w:r>
          <w:t xml:space="preserve"> </w:t>
        </w:r>
      </w:ins>
    </w:p>
    <w:p w14:paraId="3E0581F6" w14:textId="1E73048F" w:rsidR="0032068A" w:rsidRPr="00A9375B" w:rsidRDefault="00000000" w:rsidP="003D74D8">
      <w:pPr>
        <w:pStyle w:val="BodyTextFirstIndent"/>
        <w:spacing w:line="480" w:lineRule="auto"/>
        <w:jc w:val="both"/>
      </w:pPr>
      <w:r>
        <w:t>Institutional faults within Deliberative Bodies further compound the antecedent conditions of groupthink. For example, accountability dissolves when a case is the joint creation of multiple attorneys: responsibility for the firm’s ethical infrastructure is diffuse, and, as Ted Schneyer observes, disciplinary authorities are reluctant to single out individuals for “sins potentially shared by others in their firm.”</w:t>
      </w:r>
      <w:r>
        <w:rPr>
          <w:rStyle w:val="FootnoteReference"/>
        </w:rPr>
        <w:footnoteReference w:id="209"/>
      </w:r>
      <w:r>
        <w:t xml:space="preserve"> The ethical rules compound that diffusion: by prohibiting assistance </w:t>
        <w:lastRenderedPageBreak/>
        <w:t>only when the lawyer has actual knowledge of wrongdoing, they incentivize willful blindness.</w:t>
      </w:r>
      <w:r>
        <w:rPr>
          <w:rStyle w:val="FootnoteReference"/>
        </w:rPr>
        <w:footnoteReference w:id="210"/>
      </w:r>
      <w:r>
        <w:t xml:space="preserve"> Kevin Michels locates another fault in the law’s emphasis on client loyalty,</w:t>
      </w:r>
      <w:r>
        <w:rPr>
          <w:rStyle w:val="FootnoteReference"/>
          <w:color w:val="000000" w:themeColor="text1"/>
        </w:rPr>
        <w:footnoteReference w:id="211"/>
      </w:r>
      <w:r>
        <w:t xml:space="preserve"> since an attorney who understands herself principally as the agent of the client’s objectives can transmute that understanding into “a desire to find a way to say yes,” even to tenuous legal theories or dubious factual predicates—a pull that can operate “below the level of cognition.”</w:t>
      </w:r>
      <w:r>
        <w:rPr>
          <w:rStyle w:val="FootnoteReference"/>
        </w:rPr>
        <w:footnoteReference w:id="212"/>
      </w:r>
      <w:r>
        <w:t xml:space="preserve"> The Office of Legal Counsel—the office that advises the President on the legality of executive actions—supplies a timely example of detrimental client loyalty, where “[s]ome important opinions have contained highly aggressive—and sometimes spurious—advice” and “seem more interested in pleasing the executive than in rigorously analyzing the relevant law.”</w:t>
      </w:r>
      <w:r>
        <w:rPr>
          <w:rStyle w:val="FootnoteReference"/>
        </w:rPr>
        <w:footnoteReference w:id="213"/>
      </w:r>
      <w:r>
        <w:t xml:space="preserve"> </w:t>
      </w:r>
    </w:p>
    <w:p w14:paraId="1070B24B" w14:textId="16926D7B" w:rsidR="0032068A" w:rsidRPr="00A9375B" w:rsidRDefault="00E25B9C" w:rsidP="003D74D8">
      <w:pPr>
        <w:pStyle w:val="BodyTextFirstIndent"/>
        <w:spacing w:line="480" w:lineRule="auto"/>
        <w:jc w:val="both"/>
      </w:pPr>
      <w:r>
        <w:t>Groupthink operates at the highest levels of public and private practice. On the transactional side, in a notorious concatenation of errors, a Mayer Brown paralegal, unfamiliar with the transaction or the purpose of the request, mistakenly included the financing statement for a $1.5 billion loan among documents prepared to release an unrelated $300 million synthetic lease.</w:t>
      </w:r>
      <w:r>
        <w:rPr>
          <w:rStyle w:val="FootnoteReference"/>
          <w:color w:val="000000" w:themeColor="text1"/>
        </w:rPr>
        <w:footnoteReference w:id="214"/>
      </w:r>
      <w:r>
        <w:t xml:space="preserve"> </w:t>
        <w:lastRenderedPageBreak/>
        <w:t>This error terminated JPMorgan’s security interest in the larger loan.</w:t>
      </w:r>
      <w:r>
        <w:rPr>
          <w:rStyle w:val="FootnoteReference"/>
          <w:color w:val="000000" w:themeColor="text1"/>
        </w:rPr>
        <w:footnoteReference w:id="215"/>
      </w:r>
      <w:r>
        <w:t xml:space="preserve"> A Mayer Brown partner had assigned and supervised the work; the firm circulated the closing checklist and draft termination statements to individuals at General Motors, to a JPMorgan Managing Director who supervised the payoff, and to JPMorgan’s counsel at Simpson Thacher.</w:t>
      </w:r>
      <w:r>
        <w:rPr>
          <w:rStyle w:val="FootnoteReference"/>
          <w:color w:val="000000" w:themeColor="text1"/>
        </w:rPr>
        <w:footnoteReference w:id="216"/>
      </w:r>
      <w:r>
        <w:t xml:space="preserve"> None caught the error.</w:t>
      </w:r>
      <w:r>
        <w:rPr>
          <w:rStyle w:val="FootnoteReference"/>
          <w:color w:val="000000" w:themeColor="text1"/>
        </w:rPr>
        <w:footnoteReference w:id="217"/>
      </w:r>
      <w:r>
        <w:t xml:space="preserve"> In corporate governance, where lawyers often sit on boards, the antecedent condition of cohesion is overwhelming: directors share common social backgrounds and professional identities.</w:t>
      </w:r>
      <w:bookmarkStart w:id="33" w:name="_Ref214115202"/>
      <w:r>
        <w:rPr>
          <w:rStyle w:val="FootnoteReference"/>
          <w:color w:val="000000" w:themeColor="text1"/>
        </w:rPr>
        <w:footnoteReference w:id="218"/>
      </w:r>
      <w:bookmarkEnd w:id="33"/>
      <w:r>
        <w:t xml:space="preserve"> These boards often reach decisions without external input, prioritizing collegiality over rigorous deliberation.</w:t>
      </w:r>
      <w:r>
        <w:rPr>
          <w:rStyle w:val="FootnoteReference"/>
          <w:color w:val="000000" w:themeColor="text1"/>
        </w:rPr>
        <w:footnoteReference w:id="219"/>
      </w:r>
      <w:r>
        <w:t xml:space="preserve"> Enron exemplifies this dynamic.</w:t>
      </w:r>
      <w:r>
        <w:rPr>
          <w:rStyle w:val="FootnoteReference"/>
          <w:color w:val="000000" w:themeColor="text1"/>
        </w:rPr>
        <w:footnoteReference w:id="220"/>
      </w:r>
      <w:r>
        <w:t xml:space="preserve"> There, lawyers averted their gaze from poor decisions “to preserve internal solidarity.”</w:t>
      </w:r>
      <w:r>
        <w:rPr>
          <w:rStyle w:val="FootnoteReference"/>
          <w:color w:val="000000" w:themeColor="text1"/>
        </w:rPr>
        <w:footnoteReference w:id="221"/>
      </w:r>
      <w:r>
        <w:t xml:space="preserve"> The groupthink did not stop with Enron. Congress’s response to Enron (the 2002 Sarbanes-Oxley Act) was itself a product of groupthink: legislators rushed through sweeping mandates as emergency legislation, without even cursorily addressing the empirical literature, which suggested that the mandates “will not provide much in the way of </w:t>
        <w:lastRenderedPageBreak/>
        <w:t>benefit to investors.”</w:t>
      </w:r>
      <w:r>
        <w:rPr>
          <w:rStyle w:val="FootnoteReference"/>
          <w:color w:val="000000" w:themeColor="text1"/>
        </w:rPr>
        <w:footnoteReference w:id="222"/>
      </w:r>
      <w:r>
        <w:t xml:space="preserve"> Commentators reach the same diagnosis of the 2008 financial crisis: although the analysis “lacks an abundance of direct evidence,” the “indirect evidence suggests groupthink played a significant role in Citigroup’s poor and high-risk business decisions.”</w:t>
      </w:r>
      <w:bookmarkStart w:id="34" w:name="_Ref214115161"/>
      <w:r>
        <w:rPr>
          <w:rStyle w:val="FootnoteReference"/>
          <w:color w:val="000000" w:themeColor="text1"/>
        </w:rPr>
        <w:footnoteReference w:id="223"/>
      </w:r>
      <w:bookmarkEnd w:id="34"/>
      <w:r>
        <w:t xml:space="preserve"> Citigroup lacked a psychologically safe environment—the prerequisite for authentic dissent—and punished the dissenters who emerged.</w:t>
      </w:r>
      <w:r>
        <w:rPr>
          <w:rStyle w:val="FootnoteReference"/>
          <w:color w:val="000000" w:themeColor="text1"/>
        </w:rPr>
        <w:footnoteReference w:id="224"/>
      </w:r>
      <w:r>
        <w:t xml:space="preserve"> Learning from both Enron and the Great Recession, some corporations have reformed their boards of directors through diversity initiatives.</w:t>
      </w:r>
      <w:r>
        <w:rPr>
          <w:rStyle w:val="FootnoteReference"/>
          <w:color w:val="000000" w:themeColor="text1"/>
        </w:rPr>
        <w:footnoteReference w:id="225"/>
      </w:r>
      <w:r>
        <w:t xml:space="preserve"> </w:t>
      </w:r>
    </w:p>
    <w:p w14:paraId="417FF2F2" w14:textId="7E390C72" w:rsidR="00E25B9C" w:rsidRPr="00A9375B" w:rsidRDefault="00094C56" w:rsidP="003D74D8">
      <w:pPr>
        <w:pStyle w:val="BodyTextFirstIndent"/>
        <w:spacing w:line="480" w:lineRule="auto"/>
        <w:jc w:val="both"/>
      </w:pPr>
      <w:r>
        <w:t xml:space="preserve">On the litigation side, the Plaintiffs’ counsel in </w:t>
      </w:r>
      <w:r>
        <w:rPr>
          <w:i/>
          <w:iCs/>
        </w:rPr>
        <w:t>Gonzales v. Carhart</w:t>
      </w:r>
      <w:r>
        <w:t xml:space="preserve"> inexplicably omitted Commerce Clause challenges to the federal Partial-Birth Abortion Ban Act, even though Justice Thomas noted in concurrence that the Commerce Clause question “is not before the Court” because “[t]he parties did not raise or brief that issue,” and Keith Alexander identifies him as the most likely fifth vote against federal abortion restrictions on Commerce Clause grounds.</w:t>
      </w:r>
      <w:bookmarkStart w:id="35" w:name="_Ref214113360"/>
      <w:r>
        <w:rPr>
          <w:rStyle w:val="FootnoteReference"/>
          <w:color w:val="000000" w:themeColor="text1"/>
        </w:rPr>
        <w:footnoteReference w:id="226"/>
      </w:r>
      <w:bookmarkEnd w:id="35"/>
      <w:r>
        <w:t xml:space="preserve"> Given </w:t>
        <w:lastRenderedPageBreak/>
        <w:t>Thomas’s consistent opposition to expansive federal laws, regardless of his policy preferences, this omission represented what Alexander called a forfeited opportunity to gain support from a new swing vote in federal abortion cases.</w:t>
      </w:r>
      <w:r>
        <w:rPr>
          <w:rStyle w:val="FootnoteReference"/>
          <w:color w:val="000000" w:themeColor="text1"/>
        </w:rPr>
        <w:footnoteReference w:id="227"/>
      </w:r>
      <w:r>
        <w:t xml:space="preserve"> Why did the university’s counsel in </w:t>
      </w:r>
      <w:r>
        <w:rPr>
          <w:i/>
          <w:iCs/>
        </w:rPr>
        <w:t>Students for Fair Admissions v. Harvard</w:t>
      </w:r>
      <w:r>
        <w:t xml:space="preserve"> not support its argument that diversity was a compelling justification for affirmative action by citing Justice Powell’s footnote from </w:t>
      </w:r>
      <w:r>
        <w:rPr>
          <w:i/>
          <w:iCs/>
        </w:rPr>
        <w:t>Bakke</w:t>
      </w:r>
      <w:r>
        <w:t>?</w:t>
      </w:r>
      <w:r>
        <w:rPr>
          <w:rStyle w:val="FootnoteReference"/>
          <w:color w:val="000000" w:themeColor="text1"/>
        </w:rPr>
        <w:footnoteReference w:id="228"/>
      </w:r>
      <w:r>
        <w:t xml:space="preserve"> </w:t>
      </w:r>
    </w:p>
    <w:p w14:paraId="0F4D4D24" w14:textId="4420EB1E" w:rsidR="0087149D" w:rsidRPr="00A9375B" w:rsidRDefault="00E30BA7" w:rsidP="003D74D8">
      <w:pPr>
        <w:pStyle w:val="BodyTextFirstIndent"/>
        <w:spacing w:line="480" w:lineRule="auto"/>
        <w:jc w:val="both"/>
      </w:pPr>
      <w:r>
        <w:t>The legal team representing Donald Trump in his efforts to contest the 2020 election supplies an extreme example of a deficient litigation strategy.</w:t>
      </w:r>
      <w:r>
        <w:rPr>
          <w:rStyle w:val="FootnoteReference"/>
          <w:color w:val="000000" w:themeColor="text1"/>
        </w:rPr>
        <w:footnoteReference w:id="229"/>
      </w:r>
      <w:r>
        <w:t xml:space="preserve"> Trump’s senior adviser wrote to him that “our research and campaign legal team can’t back up any of the claims made by our Elite Strike Force Legal Team,” yet the lawyers pressed on, though “[n]one of them were campaign operatives set to lose their jobs, or otherwise suffer professional setbacks, had Trump accepted that he lost the election.”</w:t>
      </w:r>
      <w:r>
        <w:rPr>
          <w:rStyle w:val="FootnoteReference"/>
          <w:color w:val="000000" w:themeColor="text1"/>
        </w:rPr>
        <w:footnoteReference w:id="230"/>
      </w:r>
      <w:r>
        <w:t xml:space="preserve"> The team was also drawn from a narrow professional pool: not Big Law lawyers, but state attorneys general and “well-known conservative legal movement insiders,” most of them </w:t>
        <w:lastRenderedPageBreak/>
        <w:t>at mid- to very small-sized firms.</w:t>
      </w:r>
      <w:r>
        <w:rPr>
          <w:rStyle w:val="FootnoteReference"/>
          <w:color w:val="000000"/>
        </w:rPr>
        <w:footnoteReference w:id="231"/>
      </w:r>
      <w:r>
        <w:t xml:space="preserve"> Operating under tremendous stress—tight deadlines and a client who insisted that the defense argue he had actually won the election—the team satisfied every condition Janis identified.</w:t>
      </w:r>
      <w:r>
        <w:rPr>
          <w:rStyle w:val="FootnoteReference"/>
          <w:color w:val="000000"/>
        </w:rPr>
        <w:footnoteReference w:id="232"/>
      </w:r>
      <w:r>
        <w:t xml:space="preserve"> The consequences were ruinous: uniformly unsuccessful litigation across sixty cases, at least twenty-two lawyers facing sanctions, criminal prosecution, or bar discipline, Giuliani disbarred in New York and the District of Columbia, and what one federal judge called a “historic and profound abuse of the judicial process.” Each of these baseless claims entered the adversarial arena without having passed through the forge of pre-filing scrutiny that historical QCMs once demanded.</w:t>
      </w:r>
      <w:r>
        <w:rPr>
          <w:rStyle w:val="FootnoteReference"/>
          <w:color w:val="000000"/>
        </w:rPr>
        <w:footnoteReference w:id="233"/>
      </w:r>
      <w:r>
        <w:t xml:space="preserve"> </w:t>
      </w:r>
    </w:p>
    <w:p w14:paraId="52FB6ED0" w14:textId="77777777" w:rsidR="000E6581" w:rsidRPr="00A9375B" w:rsidRDefault="000E6581" w:rsidP="003D74D8">
      <w:pPr>
        <w:pStyle w:val="BodyTextFirstIndent"/>
        <w:spacing w:line="480" w:lineRule="auto"/>
        <w:jc w:val="both"/>
      </w:pPr>
    </w:p>
    <w:p w14:paraId="0051C913" w14:textId="7B4C019A" w:rsidR="008772A4" w:rsidRPr="00A9375B" w:rsidRDefault="00B41952" w:rsidP="003D74D8">
      <w:pPr>
        <w:pStyle w:val="ListParagraph"/>
        <w:numPr>
          <w:ilvl w:val="0"/>
          <w:numId w:val="31"/>
        </w:numPr>
        <w:spacing w:line="480" w:lineRule="auto"/>
        <w:jc w:val="center"/>
        <w:rPr>
          <w:smallCaps/>
          <w:color w:val="000000" w:themeColor="text1"/>
        </w:rPr>
      </w:pPr>
      <w:r>
        <w:rPr>
          <w:smallCaps/>
          <w:color w:val="000000" w:themeColor="text1"/>
        </w:rPr>
        <w:t>The Constitutional Convention: Preventing Groupthink Despite Overwhelming Odds</w:t>
      </w:r>
    </w:p>
    <w:p w14:paraId="1390EA70" w14:textId="77777777" w:rsidR="00B41952" w:rsidRPr="00A9375B" w:rsidRDefault="00B41952" w:rsidP="003D74D8">
      <w:pPr>
        <w:pStyle w:val="ListParagraph"/>
        <w:spacing w:line="480" w:lineRule="auto"/>
        <w:ind w:left="1080"/>
        <w:jc w:val="both"/>
        <w:rPr>
          <w:color w:val="000000" w:themeColor="text1"/>
        </w:rPr>
      </w:pPr>
    </w:p>
    <w:p w14:paraId="2A27F75A" w14:textId="7EF0F20C" w:rsidR="00065BD0" w:rsidRPr="00A9375B" w:rsidRDefault="007417E4" w:rsidP="003D74D8">
      <w:pPr>
        <w:pStyle w:val="BodyTextFirstIndent"/>
        <w:spacing w:line="480" w:lineRule="auto"/>
        <w:jc w:val="both"/>
      </w:pPr>
      <w:r>
        <w:t>Having shown how groupthink’s antecedent conditions pervade modern legal practice, I now turn to the 1787 Constitutional Convention, which illustrates that preventing groupthink is possible even in high-stress, cohesive groups with institutional faults. The framers grasped what historical dispute-resolution practices had long built into institutions—that the quality of a Deliberative Body’s output depends not on the wisdom of any single member but on rules that guarantee competing perspectives a hearing before the group commits its position to the public arena.</w:t>
      </w:r>
      <w:r>
        <w:rPr>
          <w:rStyle w:val="FootnoteReference"/>
          <w:color w:val="000000" w:themeColor="text1"/>
        </w:rPr>
        <w:footnoteReference w:id="234"/>
      </w:r>
      <w:r>
        <w:t xml:space="preserve"> They honored those practices by scrutinizing their claim—that a new constitution was necessary—through months of internal testing before presenting it to the public.</w:t>
      </w:r>
      <w:r>
        <w:rPr>
          <w:rStyle w:val="FootnoteReference"/>
          <w:color w:val="000000" w:themeColor="text1"/>
        </w:rPr>
        <w:footnoteReference w:id="235"/>
      </w:r>
      <w:r>
        <w:t xml:space="preserve"> Their procedures cultivated ideological diversity, devil’s advocacy, alternative proposals, and continuous opportunities to reconsider decisions. Without these efforts, I cannot say what document, if any, would have emerged from Independence Hall.</w:t>
      </w:r>
      <w:bookmarkStart w:id="36" w:name="_Ref217238397"/>
      <w:r>
        <w:rPr>
          <w:rStyle w:val="FootnoteReference"/>
          <w:color w:val="000000" w:themeColor="text1"/>
        </w:rPr>
        <w:footnoteReference w:id="236"/>
      </w:r>
      <w:bookmarkEnd w:id="36"/>
    </w:p>
    <w:p w14:paraId="21891F7D" w14:textId="77777777" w:rsidR="000D2CC9" w:rsidRPr="00A9375B" w:rsidRDefault="000D2CC9" w:rsidP="003D74D8">
      <w:pPr>
        <w:pStyle w:val="BodyTextFirstIndent"/>
        <w:spacing w:line="480" w:lineRule="auto"/>
        <w:jc w:val="both"/>
      </w:pPr>
    </w:p>
    <w:p w14:paraId="5A49F70E" w14:textId="1CFE260E" w:rsidR="00B536F0" w:rsidRPr="00A9375B" w:rsidRDefault="00B536F0" w:rsidP="003D74D8">
      <w:pPr>
        <w:pStyle w:val="ListParagraph"/>
        <w:numPr>
          <w:ilvl w:val="0"/>
          <w:numId w:val="9"/>
        </w:numPr>
        <w:spacing w:line="480" w:lineRule="auto"/>
        <w:jc w:val="both"/>
        <w:rPr>
          <w:i/>
          <w:iCs/>
          <w:color w:val="000000" w:themeColor="text1"/>
        </w:rPr>
      </w:pPr>
      <w:r>
        <w:rPr>
          <w:i/>
          <w:iCs/>
          <w:color w:val="000000" w:themeColor="text1"/>
        </w:rPr>
        <w:lastRenderedPageBreak/>
        <w:t>All Three of Janis’ Antecedent Conditions Were Present</w:t>
      </w:r>
    </w:p>
    <w:p w14:paraId="17F9449B" w14:textId="77777777" w:rsidR="00B41952" w:rsidRPr="00A9375B" w:rsidRDefault="00B41952" w:rsidP="003D74D8">
      <w:pPr>
        <w:spacing w:line="480" w:lineRule="auto"/>
        <w:jc w:val="both"/>
        <w:rPr>
          <w:color w:val="000000" w:themeColor="text1"/>
        </w:rPr>
      </w:pPr>
    </w:p>
    <w:p w14:paraId="3D1FFB70" w14:textId="563A941E" w:rsidR="00E25A3F" w:rsidRPr="00A9375B" w:rsidRDefault="00E25A3F" w:rsidP="003D74D8">
      <w:pPr>
        <w:pStyle w:val="BodyTextFirstIndent"/>
        <w:spacing w:line="480" w:lineRule="auto"/>
        <w:jc w:val="both"/>
      </w:pPr>
      <w:r>
        <w:t>First, cohesiveness: all but two or three of the fifty-five delegates had prior government experience.</w:t>
      </w:r>
      <w:bookmarkStart w:id="37" w:name="_Ref214115536"/>
      <w:r>
        <w:rPr>
          <w:rStyle w:val="FootnoteReference"/>
          <w:color w:val="000000" w:themeColor="text1"/>
        </w:rPr>
        <w:footnoteReference w:id="237"/>
      </w:r>
      <w:bookmarkEnd w:id="37"/>
      <w:r>
        <w:t xml:space="preserve"> Twenty-nine had studied law, though only thirteen practiced it as their principal livelihood, and the group was generally well-educated.</w:t>
      </w:r>
      <w:r>
        <w:rPr>
          <w:rStyle w:val="FootnoteReference"/>
          <w:color w:val="000000" w:themeColor="text1"/>
        </w:rPr>
        <w:footnoteReference w:id="238"/>
      </w:r>
      <w:r>
        <w:t xml:space="preserve"> Years of shared service in the Continental Congress had already made the delegates, in Fred Barbash’s phrase, “a kind of brotherhood”—a cohesion that, without the Convention’s procedures, would have </w:t>
      </w:r>
      <w:bookmarkStart w:id="38" w:name="OLE_LINK15"/>
      <w:bookmarkStart w:id="39" w:name="OLE_LINK16"/>
      <w:r>
        <w:t xml:space="preserve">bred </w:t>
      </w:r>
      <w:bookmarkEnd w:id="38"/>
      <w:bookmarkEnd w:id="39"/>
      <w:r>
        <w:t>precisely the biases they were designed to counteract.</w:t>
      </w:r>
      <w:bookmarkStart w:id="40" w:name="_Ref214115628"/>
      <w:r>
        <w:rPr>
          <w:rStyle w:val="FootnoteReference"/>
          <w:color w:val="000000" w:themeColor="text1"/>
        </w:rPr>
        <w:footnoteReference w:id="239"/>
      </w:r>
      <w:bookmarkEnd w:id="40"/>
      <w:r>
        <w:t> Second, on paper, the Convention presented one of Janis’ most notable institutional faults—insulation from outside voices.</w:t>
      </w:r>
      <w:r>
        <w:rPr>
          <w:rStyle w:val="FootnoteReference"/>
          <w:color w:val="000000" w:themeColor="text1"/>
        </w:rPr>
        <w:footnoteReference w:id="240"/>
      </w:r>
      <w:r>
        <w:t xml:space="preserve"> The delegates established a strict rule of secrecy and, for the most part, observed it throughout their deliberations.</w:t>
      </w:r>
      <w:bookmarkStart w:id="41" w:name="_Ref214115813"/>
      <w:r>
        <w:rPr>
          <w:rStyle w:val="FootnoteReference"/>
          <w:color w:val="000000" w:themeColor="text1"/>
        </w:rPr>
        <w:footnoteReference w:id="241"/>
      </w:r>
      <w:bookmarkEnd w:id="41"/>
      <w:r>
        <w:t xml:space="preserve"> Third, they faced acute situational stress.</w:t>
      </w:r>
      <w:r>
        <w:rPr>
          <w:rStyle w:val="FootnoteReference"/>
          <w:color w:val="000000" w:themeColor="text1"/>
        </w:rPr>
        <w:footnoteReference w:id="242"/>
      </w:r>
      <w:r>
        <w:t xml:space="preserve"> The delegates knew the consequences should they fail to emerge from behind closed doors with a remedy.</w:t>
      </w:r>
      <w:bookmarkStart w:id="42" w:name="_Ref217238243"/>
      <w:r>
        <w:rPr>
          <w:rStyle w:val="FootnoteReference"/>
          <w:color w:val="000000" w:themeColor="text1"/>
        </w:rPr>
        <w:footnoteReference w:id="243"/>
      </w:r>
      <w:bookmarkEnd w:id="42"/>
      <w:r>
        <w:t xml:space="preserve"> The events preceding the </w:t>
        <w:lastRenderedPageBreak/>
        <w:t>Convention confirmed their fears, including the economic depression of the 1780s and Shays’ Rebellion.</w:t>
      </w:r>
      <w:bookmarkStart w:id="43" w:name="_Ref217238974"/>
      <w:r>
        <w:rPr>
          <w:rStyle w:val="FootnoteReference"/>
          <w:color w:val="000000" w:themeColor="text1"/>
        </w:rPr>
        <w:footnoteReference w:id="244"/>
      </w:r>
      <w:bookmarkEnd w:id="43"/>
      <w:r>
        <w:t xml:space="preserve"> Within the walls of Independence Hall, mid-90s heat beat down upon the delegates as they deliberated for six hours on end without breaks.</w:t>
      </w:r>
      <w:bookmarkStart w:id="44" w:name="_Ref214115696"/>
      <w:r>
        <w:rPr>
          <w:rStyle w:val="FootnoteReference"/>
          <w:color w:val="000000" w:themeColor="text1"/>
        </w:rPr>
        <w:footnoteReference w:id="245"/>
      </w:r>
      <w:bookmarkEnd w:id="44"/>
      <w:r>
        <w:t xml:space="preserve"> After months away from their families, homes, and businesses, the delegates were so weary by the Convention’s end that they may have rejected a motion to prepare a Bill of Rights rather than stay in Philadelphia another day.</w:t>
      </w:r>
      <w:r>
        <w:rPr>
          <w:rStyle w:val="FootnoteReference"/>
          <w:color w:val="000000" w:themeColor="text1"/>
        </w:rPr>
        <w:footnoteReference w:id="246"/>
      </w:r>
    </w:p>
    <w:p w14:paraId="3591D180" w14:textId="77777777" w:rsidR="00892E03" w:rsidRPr="00A9375B" w:rsidRDefault="00892E03" w:rsidP="003D74D8">
      <w:pPr>
        <w:pStyle w:val="BodyTextFirstIndent"/>
        <w:spacing w:line="480" w:lineRule="auto"/>
        <w:jc w:val="both"/>
      </w:pPr>
    </w:p>
    <w:p w14:paraId="38A14DA2" w14:textId="641E60F1" w:rsidR="00E25A3F" w:rsidRPr="00A9375B" w:rsidRDefault="00E25A3F" w:rsidP="003D74D8">
      <w:pPr>
        <w:pStyle w:val="ListParagraph"/>
        <w:numPr>
          <w:ilvl w:val="0"/>
          <w:numId w:val="9"/>
        </w:numPr>
        <w:spacing w:line="480" w:lineRule="auto"/>
        <w:jc w:val="both"/>
        <w:rPr>
          <w:i/>
          <w:iCs/>
          <w:color w:val="000000" w:themeColor="text1"/>
        </w:rPr>
      </w:pPr>
      <w:r>
        <w:rPr>
          <w:i/>
          <w:iCs/>
          <w:color w:val="000000" w:themeColor="text1"/>
        </w:rPr>
        <w:t>How the Convention Prevented Groupthink Before Presenting Its Claim to the Public</w:t>
      </w:r>
    </w:p>
    <w:p w14:paraId="1F2C07B6" w14:textId="77777777" w:rsidR="00E25A3F" w:rsidRPr="00A9375B" w:rsidRDefault="00E25A3F" w:rsidP="003D74D8">
      <w:pPr>
        <w:pStyle w:val="ListParagraph"/>
        <w:spacing w:line="480" w:lineRule="auto"/>
        <w:jc w:val="both"/>
        <w:rPr>
          <w:color w:val="000000" w:themeColor="text1"/>
        </w:rPr>
      </w:pPr>
    </w:p>
    <w:p w14:paraId="77308C02" w14:textId="44D83163" w:rsidR="00E25A3F" w:rsidRPr="00A9375B" w:rsidRDefault="006352C4" w:rsidP="003D74D8">
      <w:pPr>
        <w:pStyle w:val="BodyTextFirstIndent"/>
        <w:spacing w:line="480" w:lineRule="auto"/>
        <w:jc w:val="both"/>
      </w:pPr>
      <w:r>
        <w:t>The Convention established the Committee of the Whole as one of its first acts.</w:t>
      </w:r>
      <w:r>
        <w:rPr>
          <w:rStyle w:val="FootnoteReference"/>
          <w:color w:val="000000" w:themeColor="text1"/>
        </w:rPr>
        <w:footnoteReference w:id="247"/>
      </w:r>
      <w:r>
        <w:t xml:space="preserve"> As the name suggests, the committee comprised all delegates and opened early debate on a wide range of foundational issues.</w:t>
      </w:r>
      <w:bookmarkStart w:id="45" w:name="_Ref217238785"/>
      <w:r>
        <w:rPr>
          <w:rStyle w:val="FootnoteReference"/>
          <w:color w:val="000000" w:themeColor="text1"/>
        </w:rPr>
        <w:footnoteReference w:id="248"/>
      </w:r>
      <w:bookmarkEnd w:id="45"/>
      <w:r>
        <w:t xml:space="preserve"> The Convention’s rules treated all delegates as equals in debate, allowing any member to call another to order and barring anyone from speaking twice on a question until </w:t>
        <w:lastRenderedPageBreak/>
        <w:t>every member who wished to speak had been heard.</w:t>
      </w:r>
      <w:r>
        <w:rPr>
          <w:rStyle w:val="FootnoteReference"/>
          <w:color w:val="000000" w:themeColor="text1"/>
        </w:rPr>
        <w:footnoteReference w:id="249"/>
      </w:r>
      <w:r>
        <w:t xml:space="preserve"> In practice, because the Committee relied on nonbinding votes, delegates consulted one another and stayed open to persuasion rather than adhering to entrenched positions.</w:t>
      </w:r>
      <w:bookmarkStart w:id="46" w:name="_Ref217238532"/>
      <w:r>
        <w:rPr>
          <w:rStyle w:val="FootnoteReference"/>
          <w:color w:val="000000" w:themeColor="text1"/>
        </w:rPr>
        <w:footnoteReference w:id="250"/>
      </w:r>
      <w:bookmarkEnd w:id="46"/>
      <w:r>
        <w:t xml:space="preserve"> The Committee took straw votes on particular matters rather than binding delegates to a position before they had heard all perspectives.</w:t>
      </w:r>
      <w:r>
        <w:rPr>
          <w:rStyle w:val="FootnoteReference"/>
          <w:color w:val="000000" w:themeColor="text1"/>
        </w:rPr>
        <w:footnoteReference w:id="251"/>
      </w:r>
      <w:r>
        <w:t xml:space="preserve"> Dana Lansky argues that the choice shows the “delegates realized the importance of being able to brainstorm, to flesh things out, and to show preferences, without having to commit.”</w:t>
      </w:r>
      <w:r>
        <w:rPr>
          <w:rStyle w:val="FootnoteReference"/>
          <w:color w:val="000000" w:themeColor="text1"/>
        </w:rPr>
        <w:footnoteReference w:id="252"/>
      </w:r>
      <w:r>
        <w:t xml:space="preserve"> The Committee also let a member move to revisit an issue, with a day’s notice.</w:t>
      </w:r>
      <w:r>
        <w:rPr>
          <w:rStyle w:val="FootnoteReference"/>
          <w:color w:val="000000" w:themeColor="text1"/>
        </w:rPr>
        <w:footnoteReference w:id="253"/>
      </w:r>
      <w:r>
        <w:t xml:space="preserve"> Throughout the summer and even in the days before the Convention’s scheduled end, delegates revisited matters such as the scope of the executive and the principles of federalism, offering strong dissents that challenged a seemingly finished product.</w:t>
      </w:r>
      <w:r>
        <w:rPr>
          <w:rStyle w:val="FootnoteReference"/>
          <w:color w:val="000000" w:themeColor="text1"/>
        </w:rPr>
        <w:footnoteReference w:id="254"/>
      </w:r>
    </w:p>
    <w:p w14:paraId="1C782017" w14:textId="04E01D9E" w:rsidR="00E25A3F" w:rsidRPr="00A9375B" w:rsidRDefault="00E25A3F" w:rsidP="003D74D8">
      <w:pPr>
        <w:pStyle w:val="BodyTextFirstIndent"/>
        <w:spacing w:line="480" w:lineRule="auto"/>
        <w:jc w:val="both"/>
      </w:pPr>
      <w:r>
        <w:t xml:space="preserve">During these open Committee of the Whole deliberations, the rule of secrecy ensured that delegates felt psychologically safe discussing any topic about which they might have had </w:t>
        <w:lastRenderedPageBreak/>
        <w:t>reservations had the debates been public.</w:t>
      </w:r>
      <w:bookmarkStart w:id="47" w:name="_Ref217239048"/>
      <w:r>
        <w:rPr>
          <w:rStyle w:val="FootnoteReference"/>
          <w:color w:val="000000" w:themeColor="text1"/>
        </w:rPr>
        <w:footnoteReference w:id="255"/>
      </w:r>
      <w:bookmarkEnd w:id="47"/>
      <w:r>
        <w:t xml:space="preserve"> Most delegates—prominent statesmen, politicians, and merchants—could not have risked their reputations in a public setting.</w:t>
      </w:r>
      <w:r>
        <w:rPr>
          <w:rStyle w:val="FootnoteReference"/>
          <w:color w:val="000000" w:themeColor="text1"/>
        </w:rPr>
        <w:footnoteReference w:id="256"/>
      </w:r>
      <w:r>
        <w:t xml:space="preserve"> Several delegates, such as Gouverneur Morris and George Mason, took positions that appeared to diverge from their pre-Convention identities.</w:t>
      </w:r>
      <w:r>
        <w:rPr>
          <w:rStyle w:val="FootnoteReference"/>
          <w:color w:val="000000" w:themeColor="text1"/>
        </w:rPr>
        <w:footnoteReference w:id="257"/>
      </w:r>
      <w:r>
        <w:t xml:space="preserve"> Gouverneur Morris, an aristocrat who might have been expected to advocate for governance by the wealthy and educated, made a strong case for popular elections.</w:t>
      </w:r>
      <w:bookmarkStart w:id="48" w:name="_Ref214116564"/>
      <w:r>
        <w:rPr>
          <w:rStyle w:val="FootnoteReference"/>
          <w:color w:val="000000" w:themeColor="text1"/>
        </w:rPr>
        <w:footnoteReference w:id="258"/>
      </w:r>
      <w:bookmarkEnd w:id="48"/>
      <w:r>
        <w:t xml:space="preserve"> George Mason, despite what James Monroe called his “Antifederal Prejudices” and previous opposition to granting the Confederation Congress independent revenue or trade-regulation powers, argued early for materially strengthening the national government. He supported the popular election of the lower house and the national payment of congressmen to insulate the federal </w:t>
        <w:lastRenderedPageBreak/>
        <w:t>system from state influence.</w:t>
      </w:r>
      <w:r>
        <w:rPr>
          <w:rStyle w:val="FootnoteReference"/>
          <w:color w:val="000000" w:themeColor="text1"/>
        </w:rPr>
        <w:footnoteReference w:id="259"/>
      </w:r>
      <w:r>
        <w:t xml:space="preserve"> Elbridge Gerry made similarly unexpected arguments.</w:t>
      </w:r>
      <w:r>
        <w:rPr>
          <w:rStyle w:val="FootnoteReference"/>
          <w:color w:val="000000" w:themeColor="text1"/>
        </w:rPr>
        <w:footnoteReference w:id="260"/>
      </w:r>
      <w:r>
        <w:t xml:space="preserve"> Gerry, a rich merchant from a large state, warned against “the excess of democracy,” opposed popular election of the lower house, and refused to sign the Constitution.</w:t>
      </w:r>
      <w:r>
        <w:rPr>
          <w:rStyle w:val="FootnoteReference"/>
          <w:color w:val="000000" w:themeColor="text1"/>
        </w:rPr>
        <w:footnoteReference w:id="261"/>
      </w:r>
      <w:r>
        <w:t xml:space="preserve"> Finally, like many of his peers, Roger Sherman came to the Convention defending states’ rights and doubting centralized government.</w:t>
      </w:r>
      <w:r>
        <w:rPr>
          <w:rStyle w:val="FootnoteReference"/>
          <w:color w:val="000000" w:themeColor="text1"/>
        </w:rPr>
        <w:footnoteReference w:id="262"/>
      </w:r>
      <w:r>
        <w:t xml:space="preserve"> Instead of clinging to the dogma of the Articles, Sherman became the primary architect of the Connecticut Compromise, and his arguments on the topic convinced many delegates to support it.</w:t>
      </w:r>
      <w:r>
        <w:rPr>
          <w:rStyle w:val="FootnoteReference"/>
          <w:color w:val="000000" w:themeColor="text1"/>
        </w:rPr>
        <w:footnoteReference w:id="263"/>
      </w:r>
      <w:r>
        <w:t> </w:t>
      </w:r>
    </w:p>
    <w:p w14:paraId="4773D378" w14:textId="4630B564" w:rsidR="00E25A3F" w:rsidRPr="00A9375B" w:rsidRDefault="00E25A3F" w:rsidP="003D74D8">
      <w:pPr>
        <w:pStyle w:val="BodyTextFirstIndent"/>
        <w:spacing w:line="480" w:lineRule="auto"/>
        <w:jc w:val="both"/>
      </w:pPr>
      <w:r>
        <w:t>While the rule of secrecy proved a success, it nonetheless left the delegates insulated from outside voices. James Madison, however, furnished his own experts, of a sort. A majority of the delegates came to Philadelphia expecting to amend the Articles of Confederation, yet the Committee of the Whole took up the Virginia Plan as its first order of business, and within weeks was weighing it against the competing New Jersey Plan.</w:t>
      </w:r>
      <w:r>
        <w:rPr>
          <w:rStyle w:val="FootnoteReference"/>
          <w:color w:val="000000" w:themeColor="text1"/>
        </w:rPr>
        <w:footnoteReference w:id="264"/>
      </w:r>
      <w:r>
        <w:t xml:space="preserve"> When Madison moved that the equality of state suffrage “ought not to prevail,” George Read of Delaware moved to postpone. His delegation’s instructions forbade any such change, he told the Convention, and if one were made, “it might become their duty to retire from the Convention.”</w:t>
      </w:r>
      <w:r>
        <w:rPr>
          <w:rStyle w:val="FootnoteReference"/>
          <w:color w:val="000000" w:themeColor="text1"/>
        </w:rPr>
        <w:footnoteReference w:id="265"/>
      </w:r>
      <w:r>
        <w:t xml:space="preserve"> Madison had spent years preparing </w:t>
        <w:lastRenderedPageBreak/>
        <w:t>for this reaction, having previously written to Jefferson, then in Paris, requesting that he send rare and valuable history books.</w:t>
      </w:r>
      <w:r>
        <w:rPr>
          <w:rStyle w:val="FootnoteReference"/>
          <w:color w:val="000000" w:themeColor="text1"/>
        </w:rPr>
        <w:footnoteReference w:id="266"/>
      </w:r>
      <w:r>
        <w:t xml:space="preserve"> This reading spanned more than three thousand years of human history, from ancient Greece to the cantons of Switzerland, and yielded his own notes on the Amphictyonic and Achaean confederacies.</w:t>
      </w:r>
      <w:r>
        <w:rPr>
          <w:rStyle w:val="FootnoteReference"/>
          <w:color w:val="000000" w:themeColor="text1"/>
        </w:rPr>
        <w:footnoteReference w:id="267"/>
      </w:r>
      <w:r>
        <w:t xml:space="preserve"> Madison synthesized his readings in a private memorandum titled “The Vices of the Political System of the United States,” which catalogued the weaknesses of the existing American governments—state and confederated—and his proposed remedies.</w:t>
      </w:r>
      <w:r>
        <w:rPr>
          <w:rStyle w:val="FootnoteReference"/>
          <w:color w:val="000000" w:themeColor="text1"/>
        </w:rPr>
        <w:footnoteReference w:id="268"/>
      </w:r>
      <w:r>
        <w:t xml:space="preserve"> He arrived eleven days before the Convention’s official start to present his then-radical vision of a national government to several of the other Virginia delegates.</w:t>
      </w:r>
      <w:r>
        <w:rPr>
          <w:rStyle w:val="FootnoteReference"/>
          <w:color w:val="000000" w:themeColor="text1"/>
        </w:rPr>
        <w:footnoteReference w:id="269"/>
      </w:r>
      <w:r>
        <w:t xml:space="preserve"> These efforts proved decisive. On the second day of serious debate, the Convention decided to establish the three branches of government.</w:t>
      </w:r>
      <w:r>
        <w:rPr>
          <w:rStyle w:val="FootnoteReference"/>
          <w:color w:val="000000" w:themeColor="text1"/>
        </w:rPr>
        <w:footnoteReference w:id="270"/>
      </w:r>
      <w:r>
        <w:t xml:space="preserve"> Yet despite Madison’s early influence, the Convention resisted groupthink and rejected his impassioned proposal for a national veto over state laws.</w:t>
      </w:r>
      <w:r>
        <w:rPr>
          <w:rStyle w:val="FootnoteReference"/>
          <w:color w:val="000000" w:themeColor="text1"/>
        </w:rPr>
        <w:footnoteReference w:id="271"/>
      </w:r>
    </w:p>
    <w:p w14:paraId="41847683" w14:textId="3BF75878" w:rsidR="00E25A3F" w:rsidRPr="00A9375B" w:rsidRDefault="00E25A3F" w:rsidP="003D74D8">
      <w:pPr>
        <w:pStyle w:val="BodyTextFirstIndent"/>
        <w:spacing w:line="480" w:lineRule="auto"/>
        <w:jc w:val="both"/>
      </w:pPr>
      <w:r>
        <w:lastRenderedPageBreak/>
        <w:t>George Washington enforced the Convention’s rules.</w:t>
      </w:r>
      <w:r>
        <w:rPr>
          <w:rStyle w:val="FootnoteReference"/>
          <w:color w:val="000000" w:themeColor="text1"/>
        </w:rPr>
        <w:footnoteReference w:id="272"/>
      </w:r>
      <w:r>
        <w:t xml:space="preserve"> On one occasion, he sternly admonished the Convention after an unnamed delegate left a document in the State House, breaking the rule of secrecy.</w:t>
      </w:r>
      <w:r>
        <w:rPr>
          <w:rStyle w:val="FootnoteReference"/>
          <w:color w:val="000000" w:themeColor="text1"/>
        </w:rPr>
        <w:footnoteReference w:id="273"/>
      </w:r>
      <w:r>
        <w:t xml:space="preserve"> Scholars often credit Washington with the Convention’s success; he exemplified Janis’ view that an impartial leader helps prevent groupthink.</w:t>
      </w:r>
      <w:r>
        <w:rPr>
          <w:rStyle w:val="FootnoteReference"/>
          <w:color w:val="000000" w:themeColor="text1"/>
        </w:rPr>
        <w:footnoteReference w:id="274"/>
      </w:r>
      <w:r>
        <w:t xml:space="preserve"> Washington spoke substantively only once during the Convention, on its final day, regarding representation ratios.</w:t>
      </w:r>
      <w:r>
        <w:rPr>
          <w:rStyle w:val="FootnoteReference"/>
          <w:color w:val="000000" w:themeColor="text1"/>
        </w:rPr>
        <w:footnoteReference w:id="275"/>
      </w:r>
      <w:r>
        <w:t xml:space="preserve"> His stoicism held when Elbridge Gerry directly denounced the Society of the Cincinnati and its leadership, an organization Washington led.</w:t>
      </w:r>
      <w:r>
        <w:rPr>
          <w:rStyle w:val="FootnoteReference"/>
          <w:color w:val="000000" w:themeColor="text1"/>
        </w:rPr>
        <w:footnoteReference w:id="276"/>
      </w:r>
      <w:r>
        <w:t xml:space="preserve"> Despite the attack, Washington stood there, betraying nothing of the discomfort and annoyance he must have felt.</w:t>
      </w:r>
      <w:r>
        <w:rPr>
          <w:rStyle w:val="FootnoteReference"/>
          <w:color w:val="000000" w:themeColor="text1"/>
        </w:rPr>
        <w:footnoteReference w:id="277"/>
      </w:r>
      <w:r>
        <w:t xml:space="preserve"> The delegates too showed patience in allowing their colleagues to debate, sometimes for an entire day.</w:t>
      </w:r>
      <w:r>
        <w:rPr>
          <w:rStyle w:val="FootnoteReference"/>
          <w:color w:val="000000" w:themeColor="text1"/>
        </w:rPr>
        <w:footnoteReference w:id="278"/>
      </w:r>
    </w:p>
    <w:p w14:paraId="003F6DF6" w14:textId="77777777" w:rsidR="00890D5B" w:rsidRPr="00A9375B" w:rsidRDefault="00890D5B" w:rsidP="003D74D8">
      <w:pPr>
        <w:pStyle w:val="BodyTextFirstIndent"/>
        <w:spacing w:line="480" w:lineRule="auto"/>
        <w:jc w:val="both"/>
      </w:pPr>
    </w:p>
    <w:p w14:paraId="10CE85AB" w14:textId="7682C427" w:rsidR="00E25A3F" w:rsidRPr="00A9375B" w:rsidRDefault="00B42A85" w:rsidP="003D74D8">
      <w:pPr>
        <w:pStyle w:val="ListParagraph"/>
        <w:numPr>
          <w:ilvl w:val="0"/>
          <w:numId w:val="9"/>
        </w:numPr>
        <w:spacing w:line="480" w:lineRule="auto"/>
        <w:jc w:val="both"/>
        <w:rPr>
          <w:color w:val="000000" w:themeColor="text1"/>
        </w:rPr>
      </w:pPr>
      <w:r>
        <w:rPr>
          <w:i/>
          <w:iCs/>
          <w:color w:val="000000" w:themeColor="text1"/>
        </w:rPr>
        <w:t xml:space="preserve">The Forge and the Forum </w:t>
      </w:r>
    </w:p>
    <w:p w14:paraId="5DEAA1C0" w14:textId="77777777" w:rsidR="00E25A3F" w:rsidRPr="00A9375B" w:rsidRDefault="00E25A3F" w:rsidP="003D74D8">
      <w:pPr>
        <w:pStyle w:val="ListParagraph"/>
        <w:spacing w:line="480" w:lineRule="auto"/>
        <w:jc w:val="both"/>
        <w:rPr>
          <w:color w:val="000000" w:themeColor="text1"/>
        </w:rPr>
      </w:pPr>
    </w:p>
    <w:p w14:paraId="0D4C182C" w14:textId="066DF758" w:rsidR="00E25A3F" w:rsidRPr="00A9375B" w:rsidRDefault="00E25A3F" w:rsidP="003D74D8">
      <w:pPr>
        <w:pStyle w:val="BodyTextFirstIndent"/>
        <w:spacing w:line="480" w:lineRule="auto"/>
        <w:jc w:val="both"/>
      </w:pPr>
      <w:r>
        <w:t>The framers’ deliberative process turned diverse and conflicting initial positions into a durable constitutional framework. The</w:t>
      </w:r>
      <w:r>
        <w:rPr>
          <w:i/>
          <w:iCs/>
        </w:rPr>
        <w:t xml:space="preserve"> how and when of group deliberation was the</w:t>
      </w:r>
      <w:r>
        <w:t xml:space="preserve"> antidote to the </w:t>
        <w:lastRenderedPageBreak/>
        <w:t>antecedent conditions of groupthink and to the biases those conditions leave unchecked.</w:t>
      </w:r>
      <w:r>
        <w:rPr>
          <w:rStyle w:val="FootnoteReference"/>
          <w:color w:val="000000" w:themeColor="text1"/>
        </w:rPr>
        <w:footnoteReference w:id="279"/>
      </w:r>
      <w:r>
        <w:t xml:space="preserve"> Consider the Convention in the abstract. The Convention wastested its own claim (we need a new Constitution) for months </w:t>
      </w:r>
      <w:r>
        <w:rPr>
          <w:i/>
          <w:iCs/>
        </w:rPr>
        <w:t>before</w:t>
      </w:r>
      <w:r>
        <w:t xml:space="preserve"> presenting it to the public. That same norm carried into the ratification debate. Consider Edmund Randolph, one of the Virginia delegates who initially refused to sign the Constitution but later reversed his position, explaining that his change of heart resulted from “further consideration of the subject” as well as “attention to the lights which were thrown upon it by others.”</w:t>
      </w:r>
      <w:bookmarkStart w:id="49" w:name="_Ref222260093"/>
      <w:r>
        <w:rPr>
          <w:rStyle w:val="FootnoteReference"/>
          <w:color w:val="000000" w:themeColor="text1"/>
        </w:rPr>
        <w:footnoteReference w:id="280"/>
      </w:r>
      <w:bookmarkEnd w:id="49"/>
      <w:r>
        <w:t xml:space="preserve"> Randolph shows how deliberately the delegates made their case defensible before externalizing it, and how the very process of deliberation remedied the biases each delegate brought to the Convention.</w:t>
      </w:r>
      <w:r>
        <w:rPr>
          <w:rStyle w:val="FootnoteReference"/>
          <w:color w:val="000000" w:themeColor="text1"/>
        </w:rPr>
        <w:footnoteReference w:id="281"/>
      </w:r>
      <w:r>
        <w:t xml:space="preserve"> Ultimately, the framers succeeded because they welcomed authentic dissent, made their members feel psychologically safe contributing, and met under rules that guided them.</w:t>
      </w:r>
      <w:r>
        <w:rPr>
          <w:rStyle w:val="FootnoteReference"/>
          <w:color w:val="000000" w:themeColor="text1"/>
        </w:rPr>
        <w:footnoteReference w:id="282"/>
      </w:r>
    </w:p>
    <w:p w14:paraId="1E1D471E" w14:textId="77777777" w:rsidR="00F11746" w:rsidRPr="00A9375B" w:rsidRDefault="00F11746" w:rsidP="003D74D8">
      <w:pPr>
        <w:pStyle w:val="BodyTextFirstIndent"/>
        <w:spacing w:line="480" w:lineRule="auto"/>
        <w:jc w:val="both"/>
      </w:pPr>
      <w:r>
        <w:t>Like a master swordsmith folding steel through fire and hammer before a samurai enters battle,</w:t>
      </w:r>
    </w:p>
    <w:p w14:paraId="6F69BD60" w14:textId="6A651F19" w:rsidR="00F11746" w:rsidRPr="00A9375B" w:rsidRDefault="00F11746" w:rsidP="003D74D8">
      <w:pPr>
        <w:pStyle w:val="BodyTextFirstIndent"/>
        <w:spacing w:line="480" w:lineRule="auto"/>
        <w:ind w:firstLine="0"/>
        <w:jc w:val="both"/>
      </w:pPr>
      <w:r>
        <w:lastRenderedPageBreak/>
        <w:t>the rule of secrecy, nonbinding votes, and constant reconsideration were the forge that ensured the Constitution would leave Independence Hall only after being tempered through the scorching fires of internal dissent. The smith’s patience guaranteed that when the katana finally struck in the public arena, it would strike true. By contrast, modern ADR has neither smith nor forge, and sends untempered claims out into the world. Throughout human history forges were a necessary condition for effective advocacy, existing precisely to temper steel before battle—and that craft can be recovered.</w:t>
      </w:r>
    </w:p>
    <w:p w14:paraId="5320B020" w14:textId="77777777" w:rsidR="000D2CC9" w:rsidRPr="00A9375B" w:rsidRDefault="000D2CC9" w:rsidP="003D74D8">
      <w:pPr>
        <w:pStyle w:val="BodyTextFirstIndent"/>
        <w:spacing w:line="480" w:lineRule="auto"/>
        <w:ind w:firstLine="0"/>
        <w:jc w:val="both"/>
      </w:pPr>
    </w:p>
    <w:p w14:paraId="0A92F42D" w14:textId="024E7594" w:rsidR="003275AD" w:rsidRPr="00A9375B" w:rsidRDefault="003275AD" w:rsidP="003D74D8">
      <w:pPr>
        <w:pStyle w:val="ListParagraph"/>
        <w:numPr>
          <w:ilvl w:val="0"/>
          <w:numId w:val="31"/>
        </w:numPr>
        <w:spacing w:line="480" w:lineRule="auto"/>
        <w:jc w:val="center"/>
        <w:rPr>
          <w:smallCaps/>
          <w:color w:val="000000" w:themeColor="text1"/>
        </w:rPr>
      </w:pPr>
      <w:r>
        <w:rPr>
          <w:smallCaps/>
          <w:color w:val="000000" w:themeColor="text1"/>
        </w:rPr>
        <w:t>Dispute Resolution as Prevention: A Lost Tradition</w:t>
      </w:r>
    </w:p>
    <w:p w14:paraId="64C3117F" w14:textId="77777777" w:rsidR="00B41952" w:rsidRPr="00A9375B" w:rsidRDefault="00B41952" w:rsidP="003D74D8">
      <w:pPr>
        <w:pStyle w:val="ListParagraph"/>
        <w:spacing w:line="480" w:lineRule="auto"/>
        <w:ind w:left="1080"/>
        <w:jc w:val="both"/>
        <w:rPr>
          <w:color w:val="000000" w:themeColor="text1"/>
        </w:rPr>
      </w:pPr>
    </w:p>
    <w:p w14:paraId="27B6B39D" w14:textId="386995A4" w:rsidR="00321619" w:rsidRPr="00A9375B" w:rsidRDefault="009D146A" w:rsidP="003D74D8">
      <w:pPr>
        <w:pStyle w:val="BodyTextFirstIndent"/>
        <w:spacing w:line="480" w:lineRule="auto"/>
        <w:jc w:val="both"/>
        <w:rPr>
          <w:ins w:id="201783" w:author="Claude" w:date="2026-09-27T12:00:00Z"/>
        </w:rPr>
      </w:pPr>
      <w:ins w:id="201776" w:author="Claude" w:date="2026-09-27T12:00:00Z">
        <w:r>
          <w:t xml:space="preserve">Why do I turn to history when I could instead focus this Note entirely on the present? The short answer is persuasiveness, but the longer answer is that a particular kind of persuasiveness is required. The cognitive biases that afflict modern Deliberative Bodies also impacted every Deliberative Body in recorded history, and the societies examined in this Note understood this and built institutions accordingly. To convince modern Deliberative Bodies that they should change the manner in which they conceptualize disputes as a process of looking outward, I cannot usefully cite scholarship and empirical studies that conclusively establish the benefits of testing one’s claim before filing it, for these studies, sound as they are, speak only in the idiom of the system that </w:t>
          <w:t>produced the deficiency. Instead, my task in writing was to demonstrate that the practice I advocate is not an academic novelty but the recovery of something so embedded in human dispute resolution that its absence, and not its presence, is the historical anomaly requiring explanation. In undertaking this approach, I reject the “dominant supposition” that law review notes must merely “prescribe more law” or “address the world in the terms and categories constructed by the official legal apparatus.</w:t>
        </w:r>
      </w:ins>
      <w:ins w:id="201777" w:author="Claude" w:date="2026-09-27T12:00:00Z">
        <w:r>
          <w:t>”</w:t>
        </w:r>
      </w:ins>
      <w:ins w:id="201778" w:author="Claude" w:date="2026-09-27T12:00:00Z">
        <w:r>
          <w:rPr>
            <w:rStyle w:val="FootnoteReference"/>
            <w:color w:val="000000" w:themeColor="text1"/>
          </w:rPr>
          <w:footnoteReference w:id="784"/>
        </w:r>
      </w:ins>
      <w:ins w:id="201779" w:author="Claude" w:date="2026-09-27T12:00:00Z">
        <w:r>
          <w:t xml:space="preserve"> Rather, I submit that groupthink (the cause of poor litigation strategy) can be avoided only if Deliberative Bodies cultivate the ideological diversity required to question those terms before filing. My approach also adheres to current Supreme Court jurisprudence , which asks whether a modern practice is “relevantly similar” to what tradition permits, “apply[ing] faithfully the balance struck by the founding generation to modern circumstances.”</w:t>
        </w:r>
      </w:ins>
      <w:ins w:id="201780" w:author="Claude" w:date="2026-09-27T12:00:00Z">
        <w:r>
          <w:rPr>
            <w:rStyle w:val="FootnoteReference"/>
            <w:color w:val="000000" w:themeColor="text1"/>
          </w:rPr>
          <w:footnoteReference w:id="785"/>
        </w:r>
      </w:ins>
      <w:ins w:id="201781" w:author="Claude" w:date="2026-09-27T12:00:00Z">
        <w:r>
          <w:t xml:space="preserve"> I encourage readers not to dismiss ancient dispute practices as irrelevant to modern legal organizations, for what we know and think about conflict resolution “is not a new fountain gushing fresh from the barren rock of the unknown at the stroke of the rod of our own intellect; it is a stream which flows by us and through us, fed by the far-off rivulets of long ago.”</w:t>
        </w:r>
      </w:ins>
      <w:ins w:id="201782" w:author="Claude" w:date="2026-09-27T12:00:00Z">
        <w:r>
          <w:rPr>
            <w:rStyle w:val="FootnoteReference"/>
            <w:color w:val="000000" w:themeColor="text1"/>
          </w:rPr>
          <w:footnoteReference w:id="786"/>
        </w:r>
      </w:ins>
    </w:p>
    <w:p>
      <w:pPr>
        <w:pStyle w:val="BodyTextFirstIndent"/>
        <w:spacing w:line="480" w:lineRule="auto"/>
        <w:jc w:val="both"/>
        <w:rPr>
          <w:ins w:id="201791" w:author="Claude" w:date="2026-09-27T12:00:00Z"/>
        </w:rPr>
      </w:pPr>
      <w:ins w:id="201790" w:author="Claude" w:date="2026-09-27T12:00:00Z">
        <w:r>
          <w:t>A word on vocabulary. A team of advocates that meets, settles on a theory, and carries a claim out of its internal chambers into the adversarial arena is, in this Note, a “Deliberative Body,”</w:t>
        </w:r>
        <w:r>
          <w:rPr>
            <w:rStyle w:val="FootnoteReference"/>
            <w:color w:val="000000" w:themeColor="text1"/>
          </w:rPr>
          <w:footnoteReference w:id="787"/>
        </w:r>
        <w:r>
          <w:t xml:space="preserve"> and the act of carrying the claim out is “Externalization.”</w:t>
        </w:r>
        <w:r>
          <w:rPr>
            <w:rStyle w:val="FootnoteReference"/>
            <w:color w:val="000000" w:themeColor="text1"/>
          </w:rPr>
          <w:footnoteReference w:id="788"/>
        </w:r>
      </w:ins>
    </w:p>
    <w:p w14:paraId="72F3002C" w14:textId="69A75B2E" w:rsidR="003E09AC" w:rsidRPr="00A9375B" w:rsidRDefault="005A4EE5" w:rsidP="003D74D8">
      <w:pPr>
        <w:pStyle w:val="BodyTextFirstIndent"/>
        <w:spacing w:line="480" w:lineRule="auto"/>
        <w:jc w:val="both"/>
        <w:rPr>
          <w:ins w:id="201811" w:author="Claude" w:date="2026-09-27T12:00:00Z"/>
        </w:rPr>
      </w:pPr>
      <w:ins w:id="201806" w:author="Claude" w:date="2026-09-27T12:00:00Z">
        <w:r>
          <w:t>The world that comes into view in the historical record is arranged nothing like ours. Throughout much of recorded human history, the conceptual analogs to negotiation, mediation, arbitration, and trial did not occupy the same track.</w:t>
        </w:r>
      </w:ins>
      <w:ins w:id="201807" w:author="Claude" w:date="2026-09-27T12:00:00Z">
        <w:r>
          <w:rPr>
            <w:rStyle w:val="FootnoteReference"/>
          </w:rPr>
          <w:footnoteReference w:id="789"/>
        </w:r>
      </w:ins>
      <w:ins w:id="201808" w:author="Claude" w:date="2026-09-27T12:00:00Z">
        <w:r>
          <w:t xml:space="preserve"> Each of the societies examined in this Note—Ancient Near Eastern, Classical Greek, Ancient Roman, Traditional Chinese, and Medieval English—maintained Quality Control Mechanisms (QCMs), institutional features that attached profound personal consequences to the act of formal litigation and so compelled would-be litigants </w:t>
          <w:t>to scrutinize the strength of their claims. When that scrutiny revealed a grievance’s deficiencies, the would-be litigant’s first option was not to relinquish their claim but to seek relief through the “Alternative” system instead—whether that was the elders’ councils of the Ancient Near East, the compromissum of Imperial Rome, or the church meetings of colonial Puritan communities.</w:t>
        </w:r>
      </w:ins>
      <w:ins w:id="201809" w:author="Claude" w:date="2026-09-27T12:00:00Z">
        <w:r>
          <w:rPr>
            <w:rStyle w:val="FootnoteReference"/>
            <w:color w:val="000000" w:themeColor="text1"/>
          </w:rPr>
          <w:footnoteReference w:id="790"/>
        </w:r>
      </w:ins>
      <w:ins w:id="201810" w:author="Claude" w:date="2026-09-27T12:00:00Z">
        <w:r>
          <w:t xml:space="preserve"> Their second option, taken when their grievance could only be remedied by the full relief offered via the formal system (i.e., constitutional rights violations), was to address the weaknesses in their claim through pre-filing scrutiny, and to persist in court once they were confident they could prevail for their clients. Historically, this model succeeded in relieving court dockets (what modern ADR claims as its principal benefit), as QCMs sorted disputants into either the formal (strong claims) or informal (weak claims) forums. But QCMs had another purpose. By compelling individual claimants to test the strength of their claims before externalizing, they imposed the adversarial testing of assumptions that modern social psychology has identified as the chief safeguard against groupthink—the compounding of cognitive biases within a cohesive group whose shared objective of externalizing a claim forecloses any occasion for critical self-examination, causing the team to adopt strategies that would not survive the pre-filing scrutiny QCMs once guaranteed. The historical model put the burden of filtering strong and weak claims on the disputant. The American model puts it on courts and administrations. That experiment failed, and the ADR forums it built collapsed onto the same track as trial. It did not merely leave the formal docket full of baseless claims. By removing pre-filing scrutiny from the disputant’s workflow, it eliminated the only institutional occasion on which a Deliberative Body’s assumptions face the pre-filing testing that prevents weak cases from coming into court. Because my thesis involves several moving parts and </w:t>
          <w:t>defined terms, I have presented it in the following figure, which abstracts the main points, before turning to the history.</w:t>
        </w:r>
      </w:ins>
    </w:p>
    <w:p w14:paraId="64D47805" w14:textId="5D1B9576" w:rsidR="00E60807" w:rsidRPr="00A9375B" w:rsidRDefault="00B166F7" w:rsidP="003D74D8">
      <w:pPr>
        <w:jc w:val="both"/>
        <w:rPr>
          <w:ins w:id="201813" w:author="Claude" w:date="2026-09-27T12:00:00Z"/>
          <w:color w:val="000000" w:themeColor="text1"/>
        </w:rPr>
      </w:pPr>
      <w:ins w:id="201812" w:author="Claude" w:date="2026-09-27T12:00:00Z">
        <w:r>
          <w:rPr>
            <w:noProof/>
            <w:color w:val="000000" w:themeColor="text1"/>
            <w14:ligatures w14:val="standardContextual"/>
          </w:rPr>
          <w:drawing>
            <wp:inline distT="0" distB="0" distL="0" distR="0" wp14:anchorId="1DCF783A" wp14:editId="4398F9C9">
              <wp:extent cx="5943600" cy="2175934"/>
              <wp:effectExtent l="0" t="0" r="0" b="0"/>
              <wp:docPr id="1831582832"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2831" name="Picture 2" descr="A screenshot of a diagram  Description automatically generated"/>
                      <pic:cNvPicPr/>
                    </pic:nvPicPr>
                    <pic:blipFill rotWithShape="1">
                      <a:blip r:embed="rId8" cstate="print">
                        <a:extLst>
                          <a:ext uri="{28A0092B-C50C-407E-A947-70E740481C1C}">
                            <a14:useLocalDpi xmlns:a14="http://schemas.microsoft.com/office/drawing/2010/main" val="0"/>
                          </a:ext>
                        </a:extLst>
                      </a:blip>
                      <a:srcRect b="31357"/>
                      <a:stretch/>
                    </pic:blipFill>
                    <pic:spPr bwMode="auto">
                      <a:xfrm>
                        <a:off x="0" y="0"/>
                        <a:ext cx="5943600" cy="2175934"/>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0641B58C" wp14:editId="26847C15">
              <wp:extent cx="5943600" cy="2015066"/>
              <wp:effectExtent l="0" t="0" r="0" b="4445"/>
              <wp:docPr id="183158283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1443" name="Picture 3" descr="A screenshot of a computer  Description automatically generated"/>
                      <pic:cNvPicPr/>
                    </pic:nvPicPr>
                    <pic:blipFill rotWithShape="1">
                      <a:blip r:embed="rId9" cstate="print">
                        <a:extLst>
                          <a:ext uri="{28A0092B-C50C-407E-A947-70E740481C1C}">
                            <a14:useLocalDpi xmlns:a14="http://schemas.microsoft.com/office/drawing/2010/main" val="0"/>
                          </a:ext>
                        </a:extLst>
                      </a:blip>
                      <a:srcRect b="36431"/>
                      <a:stretch/>
                    </pic:blipFill>
                    <pic:spPr bwMode="auto">
                      <a:xfrm>
                        <a:off x="0" y="0"/>
                        <a:ext cx="5943600" cy="2015066"/>
                      </a:xfrm>
                      <a:prstGeom prst="rect">
                        <a:avLst/>
                      </a:prstGeom>
                      <a:ln>
                        <a:noFill/>
                      </a:ln>
                      <a:extLst>
                        <a:ext uri="{53640926-AAD7-44D8-BBD7-CCE9431645EC}">
                          <a14:shadowObscured xmlns:a14="http://schemas.microsoft.com/office/drawing/2010/main"/>
                        </a:ext>
                      </a:extLst>
                    </pic:spPr>
                  </pic:pic>
                </a:graphicData>
              </a:graphic>
            </wp:inline>
          </w:drawing>
        </w:r>
      </w:ins>
    </w:p>
    <w:p w14:paraId="4A7FA23A" w14:textId="5D45E347" w:rsidR="00CC4B9B" w:rsidRPr="00A9375B" w:rsidRDefault="00CC4B9B" w:rsidP="003D74D8">
      <w:pPr>
        <w:pStyle w:val="ListParagraph"/>
        <w:numPr>
          <w:ilvl w:val="0"/>
          <w:numId w:val="6"/>
        </w:numPr>
        <w:spacing w:line="480" w:lineRule="auto"/>
        <w:jc w:val="both"/>
        <w:rPr>
          <w:ins w:id="201815" w:author="Claude" w:date="2026-09-27T12:00:00Z"/>
          <w:i/>
          <w:iCs/>
          <w:color w:val="000000" w:themeColor="text1"/>
        </w:rPr>
      </w:pPr>
      <w:ins w:id="201814" w:author="Claude" w:date="2026-09-27T12:00:00Z">
        <w:r>
          <w:rPr>
            <w:i/>
            <w:iCs/>
          </w:rPr>
          <w:t>Features of QCMs</w:t>
        </w:r>
      </w:ins>
    </w:p>
    <w:p w14:paraId="623E9916" w14:textId="4FF876C0" w:rsidR="006E1CB3" w:rsidRPr="00A9375B" w:rsidRDefault="006E1CB3" w:rsidP="003D74D8">
      <w:pPr>
        <w:pStyle w:val="BodyTextFirstIndent"/>
        <w:spacing w:line="480" w:lineRule="auto"/>
        <w:jc w:val="both"/>
        <w:rPr>
          <w:ins w:id="201833" w:author="Claude" w:date="2026-09-27T12:00:00Z"/>
        </w:rPr>
      </w:pPr>
      <w:ins w:id="201828" w:author="Claude" w:date="2026-09-27T12:00:00Z">
        <w:r>
          <w:t>Three points about QCMs warrant emphasis. First, many societies used the term “oath” for their respective QCM, but the concept reaches past a bare sworn affirmation to a supreme deity to a broader spectrum of secular mechanisms designed to force a potential litigant to internalize the existential costs of advancing a weak claim.</w:t>
        </w:r>
      </w:ins>
      <w:ins w:id="201829" w:author="Claude" w:date="2026-09-27T12:00:00Z">
        <w:r>
          <w:rPr>
            <w:rStyle w:val="FootnoteReference"/>
            <w:color w:val="000000" w:themeColor="text1"/>
          </w:rPr>
          <w:footnoteReference w:id="791"/>
        </w:r>
      </w:ins>
      <w:ins w:id="201830" w:author="Claude" w:date="2026-09-27T12:00:00Z">
        <w:r>
          <w:t xml:space="preserve"> Where the QCM took the form of an oath invoking misfortune, it signaled a disputant was “therefore tak[ing] a costly risk, thereby honestly communicating one’s desire to obtain a given verdict.”</w:t>
        </w:r>
      </w:ins>
      <w:ins w:id="201831" w:author="Claude" w:date="2026-09-27T12:00:00Z">
        <w:r>
          <w:rPr>
            <w:rStyle w:val="FootnoteReference"/>
            <w:color w:val="000000" w:themeColor="text1"/>
          </w:rPr>
          <w:footnoteReference w:id="792"/>
        </w:r>
      </w:ins>
      <w:ins w:id="201832" w:author="Claude" w:date="2026-09-27T12:00:00Z">
        <w:r>
          <w:t xml:space="preserve"> </w:t>
        </w:r>
      </w:ins>
    </w:p>
    <w:p w14:paraId="1683C074" w14:textId="2DA290CF" w:rsidR="006E1CB3" w:rsidRPr="00A9375B" w:rsidRDefault="008534A1" w:rsidP="003D74D8">
      <w:pPr>
        <w:pStyle w:val="BodyTextFirstIndent"/>
        <w:spacing w:line="480" w:lineRule="auto"/>
        <w:jc w:val="both"/>
        <w:rPr>
          <w:ins w:id="201873" w:author="Claude" w:date="2026-09-27T12:00:00Z"/>
        </w:rPr>
      </w:pPr>
      <w:ins w:id="201864" w:author="Claude" w:date="2026-09-27T12:00:00Z">
        <w:r>
          <w:t xml:space="preserve">Fear of the divine was the source of the oath’s power in Ancient Near Eastern societies. In Classical Athens the “oath” meant something else: the relentless cultural emphasis on individual character enforced through the courts, whose speeches publicized a litigant’s past misconduct and </w:t>
          <w:t>exposed him to informal social sanction.</w:t>
        </w:r>
      </w:ins>
      <w:ins w:id="201865" w:author="Claude" w:date="2026-09-27T12:00:00Z">
        <w:r>
          <w:rPr>
            <w:rStyle w:val="FootnoteReference"/>
            <w:color w:val="000000" w:themeColor="text1"/>
          </w:rPr>
          <w:footnoteReference w:id="793"/>
        </w:r>
      </w:ins>
      <w:ins w:id="201866" w:author="Claude" w:date="2026-09-27T12:00:00Z">
        <w:r>
          <w:t xml:space="preserve"> As Adriaan Lanni observes,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t>
        </w:r>
      </w:ins>
      <w:ins w:id="201867" w:author="Claude" w:date="2026-09-27T12:00:00Z">
        <w:r>
          <w:rPr>
            <w:rStyle w:val="FootnoteReference"/>
            <w:color w:val="000000" w:themeColor="text1"/>
          </w:rPr>
          <w:footnoteReference w:id="794"/>
        </w:r>
      </w:ins>
      <w:ins w:id="201868" w:author="Claude" w:date="2026-09-27T12:00:00Z">
        <w:r>
          <w:t xml:space="preserve"> This system “gave litigants incentives to investigate their opponents and uncover any past violations of statutory or extrastatutory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t>
        </w:r>
      </w:ins>
      <w:ins w:id="201869" w:author="Claude" w:date="2026-09-27T12:00:00Z">
        <w:r>
          <w:rPr>
            <w:rStyle w:val="FootnoteReference"/>
            <w:color w:val="000000" w:themeColor="text1"/>
          </w:rPr>
          <w:footnoteReference w:id="795"/>
        </w:r>
      </w:ins>
      <w:ins w:id="201870" w:author="Claude" w:date="2026-09-27T12:00:00Z">
        <w:r>
          <w:t xml:space="preserve"> For example, Phrynion, upon a “realisation that his claims that she was his slave were weak,” “drop[ped] that case in favour of arbitration”—deterred by the formal tier’s binary structure that precluded compromise, oaths that risked branding him a perjurer, and financial penalties designed to “make someone hesitate” before obstructing justice.</w:t>
        </w:r>
      </w:ins>
      <w:ins w:id="201871" w:author="Claude" w:date="2026-09-27T12:00:00Z">
        <w:r>
          <w:rPr>
            <w:rStyle w:val="FootnoteReference"/>
            <w:color w:val="000000" w:themeColor="text1"/>
          </w:rPr>
          <w:footnoteReference w:id="796"/>
        </w:r>
      </w:ins>
      <w:ins w:id="201872" w:author="Claude" w:date="2026-09-27T12:00:00Z">
        <w:r>
          <w:t xml:space="preserve"> The “oath” thus had no connection to the divine in Athens, instead serving as a proxy for total reputational risk because the adjudicative process declined to sever the legal claim from the moral standing of the claimant. The following figure represents some of the differing QCMs.</w:t>
        </w:r>
      </w:ins>
    </w:p>
    <w:p w14:paraId="2B1FF12D" w14:textId="6AE0A8B2" w:rsidR="003E09AC" w:rsidRPr="00A9375B" w:rsidRDefault="00BB165A" w:rsidP="003D74D8">
      <w:pPr>
        <w:spacing w:line="480" w:lineRule="auto"/>
        <w:jc w:val="both"/>
        <w:rPr>
          <w:ins w:id="201875" w:author="Claude" w:date="2026-09-27T12:00:00Z"/>
          <w:color w:val="000000" w:themeColor="text1"/>
        </w:rPr>
      </w:pPr>
      <w:ins w:id="201874" w:author="Claude" w:date="2026-09-27T12:00:00Z">
        <w:r>
          <w:rPr>
            <w:noProof/>
            <w:color w:val="000000" w:themeColor="text1"/>
          </w:rPr>
          <w:drawing>
            <wp:inline distT="0" distB="0" distL="0" distR="0" wp14:anchorId="47B49266" wp14:editId="7DE00DC7">
              <wp:extent cx="5943600" cy="3691255"/>
              <wp:effectExtent l="0" t="0" r="0" b="4445"/>
              <wp:docPr id="1831582834"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0"/>
                      <a:stretch>
                        <a:fillRect/>
                      </a:stretch>
                    </pic:blipFill>
                    <pic:spPr>
                      <a:xfrm>
                        <a:off x="0" y="0"/>
                        <a:ext cx="5943600" cy="3691255"/>
                      </a:xfrm>
                      <a:prstGeom prst="rect">
                        <a:avLst/>
                      </a:prstGeom>
                    </pic:spPr>
                  </pic:pic>
                </a:graphicData>
              </a:graphic>
            </wp:inline>
          </w:drawing>
        </w:r>
      </w:ins>
    </w:p>
    <w:p w14:paraId="1AA7FB99" w14:textId="2A73638E" w:rsidR="00655A0D" w:rsidRPr="00A9375B" w:rsidRDefault="000F5FFF" w:rsidP="003D74D8">
      <w:pPr>
        <w:pStyle w:val="BodyTextFirstIndent"/>
        <w:spacing w:line="480" w:lineRule="auto"/>
        <w:jc w:val="both"/>
        <w:rPr>
          <w:ins w:id="201911" w:author="Claude" w:date="2026-09-27T12:00:00Z"/>
        </w:rPr>
      </w:pPr>
      <w:ins w:id="201904" w:author="Claude" w:date="2026-09-27T12:00:00Z">
        <w:r>
          <w:t>This figure shows a principle that recurs throughout the civilizations surveyed in this Note. The most reliable way of (1) relieving the formal docket from excessive litigation and (2) ensuring clients receive strong advocacy was never the administrative placement of ADR forums alongside it—as modern American practice assumes—but the imposition of the burden on disputants themselves, whose QCM-compelled scrutiny of their own claims before filing accomplished what no screening clerk could replicate.</w:t>
        </w:r>
      </w:ins>
      <w:ins w:id="201905" w:author="Claude" w:date="2026-09-27T12:00:00Z">
        <w:r>
          <w:rPr>
            <w:rStyle w:val="FootnoteReference"/>
            <w:color w:val="000000" w:themeColor="text1"/>
          </w:rPr>
          <w:footnoteReference w:id="797"/>
        </w:r>
      </w:ins>
      <w:ins w:id="201906" w:author="Claude" w:date="2026-09-27T12:00:00Z">
        <w:r>
          <w:t xml:space="preserve"> This brings me to the second point about the QCM. Up until the Roman Empire, throughout much of human history, litigants were conceptually “pro se,” so to speak.</w:t>
        </w:r>
      </w:ins>
      <w:ins w:id="201907" w:author="Claude" w:date="2026-09-27T12:00:00Z">
        <w:r>
          <w:rPr>
            <w:rStyle w:val="FootnoteReference"/>
            <w:color w:val="000000" w:themeColor="text1"/>
          </w:rPr>
          <w:footnoteReference w:id="798"/>
        </w:r>
      </w:ins>
      <w:ins w:id="201908" w:author="Claude" w:date="2026-09-27T12:00:00Z">
        <w:r>
          <w:t xml:space="preserve">Accordingly, the historic oath/QCM should not be confused with a modern juror swearing </w:t>
          <w:t>their testimony is truthful or the ABA’s “oath” (if you can call it that), as these QCMs applied to the individual advancing legal arguments in court.</w:t>
        </w:r>
      </w:ins>
      <w:ins w:id="201909" w:author="Claude" w:date="2026-09-27T12:00:00Z">
        <w:r>
          <w:rPr>
            <w:rStyle w:val="FootnoteReference"/>
            <w:color w:val="000000" w:themeColor="text1"/>
          </w:rPr>
          <w:footnoteReference w:id="799"/>
        </w:r>
      </w:ins>
      <w:ins w:id="201910" w:author="Claude" w:date="2026-09-27T12:00:00Z">
        <w:r>
          <w:t xml:space="preserve"> </w:t>
        </w:r>
      </w:ins>
    </w:p>
    <w:p w14:paraId="2522D8DA" w14:textId="2F3CC009" w:rsidR="000F5FFF" w:rsidRPr="00A9375B" w:rsidRDefault="000F5FFF" w:rsidP="003D74D8">
      <w:pPr>
        <w:pStyle w:val="BodyTextFirstIndent"/>
        <w:spacing w:line="480" w:lineRule="auto"/>
        <w:jc w:val="both"/>
        <w:rPr>
          <w:ins w:id="201933" w:author="Claude" w:date="2026-09-27T12:00:00Z"/>
        </w:rPr>
      </w:pPr>
      <w:ins w:id="201927" w:author="Claude" w:date="2026-09-27T12:00:00Z">
        <w:r>
          <w:t>Rome professionalized counsel, and the calumny oath came with the profession. It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refuse”—a pre-filing certification requirement that bound the advocate’s professional identity to the merit of the claim.</w:t>
        </w:r>
      </w:ins>
      <w:ins w:id="201928" w:author="Claude" w:date="2026-09-27T12:00:00Z">
        <w:r>
          <w:rPr>
            <w:rStyle w:val="FootnoteReference"/>
            <w:color w:val="000000" w:themeColor="text1"/>
          </w:rPr>
          <w:footnoteReference w:id="800"/>
        </w:r>
      </w:ins>
      <w:ins w:id="201929" w:author="Claude" w:date="2026-09-27T12:00:00Z">
        <w:r>
          <w:t xml:space="preserve"> The Roman code also stipulated counsel must “resign from any case that he discovered to be baseless after he had undertaken it” and serve “in the role of gatekeeper for the court, responsible for making a preliminary assessment of a case’s merits and for deciding whether </w:t>
          <w:t>or not a prospective client had a reasonable cause of action.”</w:t>
        </w:r>
      </w:ins>
      <w:ins w:id="201930" w:author="Claude" w:date="2026-09-27T12:00:00Z">
        <w:r>
          <w:rPr>
            <w:rStyle w:val="FootnoteReference"/>
          </w:rPr>
          <w:footnoteReference w:id="801"/>
        </w:r>
      </w:ins>
      <w:ins w:id="201931" w:author="Claude" w:date="2026-09-27T12:00:00Z">
        <w:r>
          <w:t> A cost-shifting rule (which exists today) reinforced this oath, whereby “the party who lost a lawsuit became responsible for paying all the direct expenses that the winner incurred,” a mechanism designed, in theory, so that “anyone who brought a foolish lawsuit or defended a hopeless case potentially put himself in financial jeopardy.”</w:t>
        </w:r>
      </w:ins>
      <w:ins w:id="201932" w:author="Claude" w:date="2026-09-27T12:00:00Z">
        <w:r>
          <w:rPr>
            <w:rStyle w:val="FootnoteReference"/>
            <w:color w:val="000000" w:themeColor="text1"/>
          </w:rPr>
          <w:footnoteReference w:id="802"/>
        </w:r>
      </w:ins>
    </w:p>
    <w:p w14:paraId="71ABACA8" w14:textId="220F5C96" w:rsidR="00254412" w:rsidRPr="00A9375B" w:rsidRDefault="00254412" w:rsidP="003D74D8">
      <w:pPr>
        <w:pStyle w:val="BodyTextFirstIndent"/>
        <w:spacing w:line="480" w:lineRule="auto"/>
        <w:jc w:val="both"/>
        <w:rPr>
          <w:ins w:id="201950" w:author="Claude" w:date="2026-09-27T12:00:00Z"/>
        </w:rPr>
      </w:pPr>
      <w:ins w:id="201946" w:author="Claude" w:date="2026-09-27T12:00:00Z">
        <w:r>
          <w:t>In both the United States and England the nineteenth-century bar “shorten[ed] and dilute[d]” the lawyer’s oath until it “eliminate[d] most of its meaning.” It reduced what was once “the lawyer’s first, if not his only, personal formulation of ethical standards” to a form that is “often more symbolic than substantive.”</w:t>
        </w:r>
      </w:ins>
      <w:ins w:id="201947" w:author="Claude" w:date="2026-09-27T12:00:00Z">
        <w:r>
          <w:rPr>
            <w:rStyle w:val="FootnoteReference"/>
            <w:color w:val="000000" w:themeColor="text1"/>
          </w:rPr>
          <w:footnoteReference w:id="803"/>
        </w:r>
      </w:ins>
      <w:ins w:id="201948" w:author="Claude" w:date="2026-09-27T12:00:00Z">
        <w:r>
          <w:t xml:space="preserve"> I must interject here that the dilution of the oath is not merely a curiosity of professional regulation but a revealing symptom of American law’s broader tendency to dismantle, one by one, the very QCMs that had historically compelled individual legal advocates to confront the weaknesses of their own positions before presenting them—a tendency whose cumulative effect, as I shall argue, is to leave modern Deliberative Bodies defenseless against groupthink.</w:t>
        </w:r>
      </w:ins>
      <w:ins w:id="201949" w:author="Claude" w:date="2026-09-27T12:00:00Z">
        <w:r>
          <w:rPr>
            <w:rStyle w:val="FootnoteReference"/>
            <w:color w:val="000000" w:themeColor="text1"/>
          </w:rPr>
          <w:footnoteReference w:id="804"/>
        </w:r>
      </w:ins>
    </w:p>
    <w:p w14:paraId="620BA2A3" w14:textId="42ABA214" w:rsidR="00254412" w:rsidRPr="00A9375B" w:rsidRDefault="00254412" w:rsidP="003D74D8">
      <w:pPr>
        <w:pStyle w:val="BodyTextFirstIndent"/>
        <w:spacing w:line="480" w:lineRule="auto"/>
        <w:jc w:val="both"/>
        <w:rPr>
          <w:ins w:id="202027" w:author="Claude" w:date="2026-09-27T12:00:00Z"/>
        </w:rPr>
      </w:pPr>
      <w:ins w:id="202006" w:author="Claude" w:date="2026-09-27T12:00:00Z">
        <w:r>
          <w:t xml:space="preserve">The third point about QCMs concerns their survival. Although the separation of church and state has influenced most modern legal systems—a development that has impacted divine QCMs like the Ancient Near Eastern Oath—the spirit of historical QCM variations persists in modern </w:t>
          <w:t>practice where authoritative legal rules are unavailable.</w:t>
        </w:r>
      </w:ins>
      <w:ins w:id="202007" w:author="Claude" w:date="2026-09-27T12:00:00Z">
        <w:r>
          <w:rPr>
            <w:rStyle w:val="FootnoteReference"/>
            <w:color w:val="000000" w:themeColor="text1"/>
          </w:rPr>
          <w:footnoteReference w:id="805"/>
        </w:r>
      </w:ins>
      <w:ins w:id="202008" w:author="Claude" w:date="2026-09-27T12:00:00Z">
        <w:r>
          <w:t xml:space="preserve"> Fish do not talk about water.</w:t>
        </w:r>
      </w:ins>
      <w:ins w:id="202009" w:author="Claude" w:date="2026-09-27T12:00:00Z">
        <w:r>
          <w:rPr>
            <w:rStyle w:val="FootnoteReference"/>
            <w:color w:val="000000" w:themeColor="text1"/>
          </w:rPr>
          <w:footnoteReference w:id="806"/>
        </w:r>
      </w:ins>
      <w:ins w:id="202010" w:author="Claude" w:date="2026-09-27T12:00:00Z">
        <w:r>
          <w:t xml:space="preserve"> In a secularized society divine oaths are impractical, because “modern societies don’t believe ordeals are </w:t>
        </w:r>
      </w:ins>
      <w:ins w:id="202011" w:author="Claude" w:date="2026-09-27T12:00:00Z">
        <w:r>
          <w:rPr>
            <w:i/>
            <w:iCs/>
          </w:rPr>
          <w:t>iudicia</w:t>
        </w:r>
      </w:ins>
      <w:ins w:id="202012" w:author="Claude" w:date="2026-09-27T12:00:00Z">
        <w:r>
          <w:t xml:space="preserve"> </w:t>
        </w:r>
      </w:ins>
      <w:ins w:id="202013" w:author="Claude" w:date="2026-09-27T12:00:00Z">
        <w:r>
          <w:rPr>
            <w:i/>
            <w:iCs/>
          </w:rPr>
          <w:t>Dei</w:t>
        </w:r>
      </w:ins>
      <w:ins w:id="202014" w:author="Claude" w:date="2026-09-27T12:00:00Z">
        <w:r>
          <w:t>, which ordeals require to work” (</w:t>
        </w:r>
      </w:ins>
      <w:ins w:id="202015" w:author="Claude" w:date="2026-09-27T12:00:00Z">
        <w:r>
          <w:rPr>
            <w:i/>
            <w:iCs/>
          </w:rPr>
          <w:t>iudicia</w:t>
        </w:r>
      </w:ins>
      <w:ins w:id="202016" w:author="Claude" w:date="2026-09-27T12:00:00Z">
        <w:r>
          <w:t xml:space="preserve"> </w:t>
        </w:r>
      </w:ins>
      <w:ins w:id="202017" w:author="Claude" w:date="2026-09-27T12:00:00Z">
        <w:r>
          <w:rPr>
            <w:i/>
            <w:iCs/>
          </w:rPr>
          <w:t>Dei</w:t>
        </w:r>
      </w:ins>
      <w:ins w:id="202018" w:author="Claude" w:date="2026-09-27T12:00:00Z">
        <w:r>
          <w:t xml:space="preserve"> is a term meaning “judgments of God,” referring to the superstition that God miraculously intervenes to condemn the guilty and exonerate the innocent).</w:t>
        </w:r>
      </w:ins>
      <w:ins w:id="202019" w:author="Claude" w:date="2026-09-27T12:00:00Z">
        <w:r>
          <w:rPr>
            <w:rStyle w:val="FootnoteReference"/>
            <w:color w:val="000000" w:themeColor="text1"/>
          </w:rPr>
          <w:footnoteReference w:id="807"/>
        </w:r>
      </w:ins>
      <w:ins w:id="202020" w:author="Claude" w:date="2026-09-27T12:00:00Z">
        <w:r>
          <w:t xml:space="preserve"> While other societies have adapted to this cultural transition</w:t>
        </w:r>
      </w:ins>
      <w:ins w:id="202021" w:author="Claude" w:date="2026-09-27T12:00:00Z">
        <w:r>
          <w:rPr>
            <w:rStyle w:val="FootnoteReference"/>
            <w:color w:val="000000" w:themeColor="text1"/>
          </w:rPr>
          <w:footnoteReference w:id="808"/>
        </w:r>
      </w:ins>
      <w:ins w:id="202022" w:author="Claude" w:date="2026-09-27T12:00:00Z">
        <w:r>
          <w:t xml:space="preserve">, a series </w:t>
          <w:t>of historical circumstances unique to American society</w:t>
        </w:r>
      </w:ins>
      <w:ins w:id="202023" w:author="Claude" w:date="2026-09-27T12:00:00Z">
        <w:r>
          <w:rPr>
            <w:rStyle w:val="FootnoteReference"/>
            <w:color w:val="000000" w:themeColor="text1"/>
          </w:rPr>
          <w:footnoteReference w:id="809"/>
        </w:r>
      </w:ins>
      <w:ins w:id="202024" w:author="Claude" w:date="2026-09-27T12:00:00Z">
        <w:r>
          <w:t xml:space="preserve"> means that the oath “once was the principal source of ethical regulation of lawyers, but it is now an often overlooked part of the labyrinth of laws and standards governing lawyer conduct.”</w:t>
        </w:r>
      </w:ins>
      <w:ins w:id="202025" w:author="Claude" w:date="2026-09-27T12:00:00Z">
        <w:r>
          <w:rPr>
            <w:rStyle w:val="FootnoteReference"/>
            <w:color w:val="000000" w:themeColor="text1"/>
          </w:rPr>
          <w:footnoteReference w:id="810"/>
        </w:r>
      </w:ins>
      <w:ins w:id="202026" w:author="Claude" w:date="2026-09-27T12:00:00Z">
        <w:r>
          <w:t xml:space="preserve"> What follows are just a few examples of how the concept of the oath persists in modern practice.</w:t>
        </w:r>
      </w:ins>
    </w:p>
    <w:p w14:paraId="74803279" w14:textId="4D75BB32" w:rsidR="00254412" w:rsidRPr="00A9375B" w:rsidRDefault="00254412" w:rsidP="003D74D8">
      <w:pPr>
        <w:pStyle w:val="BodyTextFirstIndent"/>
        <w:spacing w:line="480" w:lineRule="auto"/>
        <w:jc w:val="both"/>
        <w:rPr>
          <w:ins w:id="202070" w:author="Claude" w:date="2026-09-27T12:00:00Z"/>
        </w:rPr>
      </w:pPr>
      <w:ins w:id="202059" w:author="Claude" w:date="2026-09-27T12:00:00Z">
        <w:r>
          <w:t>The civil codes of Egypt, Iraq, and other jurisdictions still offer the Ancient Near Eastern decisive oath—the mechanism that allows a plaintiff to shift the burden of proof to a defendant who must swear or accept liability—where it continues to screen claims lacking decisive evidence.</w:t>
        </w:r>
      </w:ins>
      <w:ins w:id="202060" w:author="Claude" w:date="2026-09-27T12:00:00Z">
        <w:r>
          <w:rPr>
            <w:rStyle w:val="FootnoteReference"/>
            <w:color w:val="000000" w:themeColor="text1"/>
          </w:rPr>
          <w:footnoteReference w:id="811"/>
        </w:r>
      </w:ins>
      <w:ins w:id="202061" w:author="Claude" w:date="2026-09-27T12:00:00Z">
        <w:r>
          <w:t xml:space="preserve"> In modern Greece, unlike the ABA’s oath, which evolved to permit any defense deemed “honestly debatable”</w:t>
        </w:r>
      </w:ins>
      <w:ins w:id="202062" w:author="Claude" w:date="2026-09-27T12:00:00Z">
        <w:r>
          <w:rPr>
            <w:rStyle w:val="FootnoteReference"/>
            <w:color w:val="000000" w:themeColor="text1"/>
          </w:rPr>
          <w:footnoteReference w:id="812"/>
        </w:r>
      </w:ins>
      <w:ins w:id="202063" w:author="Claude" w:date="2026-09-27T12:00:00Z">
        <w:r>
          <w:t xml:space="preserve"> regardless of its content, Article 116 of the Greek Code of Civil Procedure states a general duty to tell the truth and to conduct litigation according to “good faith and morality.”</w:t>
        </w:r>
      </w:ins>
      <w:ins w:id="202064" w:author="Claude" w:date="2026-09-27T12:00:00Z">
        <w:r>
          <w:rPr>
            <w:rStyle w:val="FootnoteReference"/>
            <w:color w:val="000000" w:themeColor="text1"/>
          </w:rPr>
          <w:footnoteReference w:id="813"/>
        </w:r>
      </w:ins>
      <w:ins w:id="202065" w:author="Claude" w:date="2026-09-27T12:00:00Z">
        <w:r>
          <w:t xml:space="preserve"> By imposing a positive “duty to tell the truth,” the modern Greek code echoes the ancient extra-statutory norm that viewed the abuse of legal procedure not as zealous advocacy, but as the act of a “common enemy” who threatens the moral fabric of the community.</w:t>
        </w:r>
      </w:ins>
      <w:ins w:id="202066" w:author="Claude" w:date="2026-09-27T12:00:00Z">
        <w:r>
          <w:rPr>
            <w:rStyle w:val="FootnoteReference"/>
            <w:color w:val="000000" w:themeColor="text1"/>
          </w:rPr>
          <w:footnoteReference w:id="814"/>
        </w:r>
      </w:ins>
      <w:ins w:id="202067" w:author="Claude" w:date="2026-09-27T12:00:00Z">
        <w:r>
          <w:t xml:space="preserve"> In modern </w:t>
          <w:t>Rome, the calumny oath, discussed above, “remain[s] embedded in modern [romano-canonical] procedural codes.”</w:t>
        </w:r>
      </w:ins>
      <w:ins w:id="202068" w:author="Claude" w:date="2026-09-27T12:00:00Z">
        <w:r>
          <w:rPr>
            <w:rStyle w:val="FootnoteReference"/>
            <w:color w:val="000000" w:themeColor="text1"/>
          </w:rPr>
          <w:footnoteReference w:id="815"/>
        </w:r>
      </w:ins>
      <w:ins w:id="202069" w:author="Claude" w:date="2026-09-27T12:00:00Z">
        <w:r>
          <w:t xml:space="preserve"> </w:t>
        </w:r>
      </w:ins>
    </w:p>
    <w:p w14:paraId="751D41D1" w14:textId="14D9A907" w:rsidR="00254412" w:rsidRPr="00A9375B" w:rsidRDefault="00254412" w:rsidP="003D74D8">
      <w:pPr>
        <w:pStyle w:val="BodyTextFirstIndent"/>
        <w:spacing w:line="480" w:lineRule="auto"/>
        <w:jc w:val="both"/>
        <w:rPr>
          <w:ins w:id="202117" w:author="Claude" w:date="2026-09-27T12:00:00Z"/>
        </w:rPr>
      </w:pPr>
      <w:ins w:id="202107" w:author="Claude" w:date="2026-09-27T12:00:00Z">
        <w:r>
          <w:t>In modern China, the Arbitration Law embeds Confucian ideals of social harmony (where disruption is the ‘cost’ of formal litigation) directly, and it “strongly encourages the practice of mediation during arbitration proceedings” and empowers arbitral tribunals to initiate mediation even without a party’s request.</w:t>
        </w:r>
      </w:ins>
      <w:ins w:id="202108" w:author="Claude" w:date="2026-09-27T12:00:00Z">
        <w:r>
          <w:rPr>
            <w:rStyle w:val="FootnoteReference"/>
            <w:color w:val="000000" w:themeColor="text1"/>
          </w:rPr>
          <w:footnoteReference w:id="816"/>
        </w:r>
      </w:ins>
      <w:ins w:id="202109" w:author="Claude" w:date="2026-09-27T12:00:00Z">
        <w:r>
          <w:t xml:space="preserve"> This practice parallels the traditional authority of a village elder restoring communal harmony through deference, face-saving, and relational obligation.</w:t>
        </w:r>
      </w:ins>
      <w:ins w:id="202110" w:author="Claude" w:date="2026-09-27T12:00:00Z">
        <w:r>
          <w:rPr>
            <w:rStyle w:val="FootnoteReference"/>
            <w:color w:val="000000" w:themeColor="text1"/>
          </w:rPr>
          <w:footnoteReference w:id="817"/>
        </w:r>
      </w:ins>
      <w:ins w:id="202111" w:author="Claude" w:date="2026-09-27T12:00:00Z">
        <w:r>
          <w:t> At the grassroots level, People’s Mediation Committees rooted in Confucian community ordering continue to function as a pre-adjudicative filter, preventing tens of thousands of civil disputes from escalating into criminal matters each year.</w:t>
        </w:r>
      </w:ins>
      <w:ins w:id="202112" w:author="Claude" w:date="2026-09-27T12:00:00Z">
        <w:r>
          <w:rPr>
            <w:rStyle w:val="FootnoteReference"/>
            <w:color w:val="000000" w:themeColor="text1"/>
          </w:rPr>
          <w:footnoteReference w:id="818"/>
        </w:r>
      </w:ins>
      <w:ins w:id="202113" w:author="Claude" w:date="2026-09-27T12:00:00Z">
        <w:r>
          <w:t xml:space="preserve"> And in England, where dispute resolution through arbitration and mediation predates the common law itself, medieval lovedays evolved into formalized commercial arbitration through the procedural mechanism of penal bonds.</w:t>
        </w:r>
      </w:ins>
      <w:ins w:id="202114" w:author="Claude" w:date="2026-09-27T12:00:00Z">
        <w:r>
          <w:rPr>
            <w:rStyle w:val="FootnoteReference"/>
            <w:color w:val="000000" w:themeColor="text1"/>
          </w:rPr>
          <w:footnoteReference w:id="819"/>
        </w:r>
      </w:ins>
      <w:ins w:id="202115" w:author="Claude" w:date="2026-09-27T12:00:00Z">
        <w:r>
          <w:t xml:space="preserve"> Unlike the United States’ placement of ADR forums on the same track as litigation, Parliament’s </w:t>
          <w:t>uninterrupted support for pro-arbitration statutes from 1698 through the present has sustained a statutory policy favoring arbitration.</w:t>
        </w:r>
      </w:ins>
      <w:ins w:id="202116" w:author="Claude" w:date="2026-09-27T12:00:00Z">
        <w:r>
          <w:rPr>
            <w:rStyle w:val="FootnoteReference"/>
            <w:color w:val="000000" w:themeColor="text1"/>
          </w:rPr>
          <w:footnoteReference w:id="820"/>
        </w:r>
      </w:ins>
    </w:p>
    <w:p w14:paraId="5CF63D47" w14:textId="1607AF9E" w:rsidR="004F5266" w:rsidRPr="00A9375B" w:rsidRDefault="009D146A" w:rsidP="003D74D8">
      <w:pPr>
        <w:pStyle w:val="BodyTextFirstIndent"/>
        <w:spacing w:line="480" w:lineRule="auto"/>
        <w:jc w:val="both"/>
        <w:rPr>
          <w:ins w:id="202191" w:author="Claude" w:date="2026-09-27T12:00:00Z"/>
        </w:rPr>
      </w:pPr>
      <w:ins w:id="202184" w:author="Claude" w:date="2026-09-27T12:00:00Z">
        <w:r>
          <w:t>QCMs have served, and in much of the world continue to serve, an indispensable purpose. They preserve the formal system for genuinely meritorious claims by imposing existential costs on those who would advance a grievance without first having it tested. Viewed from a sufficient distance, the same spatial relationship recurs across every civilization surveyed in this Note—two parallel tracks, one formal and one informal, running independently of one another, with QCMs standing between them as the mechanism that determined which path a grievance would travel. Modern American ADR has flattened this geometry entirely, compressing both tracks onto a single post-filing plane where negotiation, mediation, arbitration, and litigation sit side by side, distinguished only by procedure and never by whether the underlying claim merited externalization in the first place.</w:t>
        </w:r>
      </w:ins>
      <w:ins w:id="202185" w:author="Claude" w:date="2026-09-27T12:00:00Z">
        <w:r>
          <w:rPr>
            <w:rStyle w:val="FootnoteReference"/>
            <w:color w:val="000000" w:themeColor="text1"/>
          </w:rPr>
          <w:footnoteReference w:id="821"/>
        </w:r>
      </w:ins>
      <w:ins w:id="202186" w:author="Claude" w:date="2026-09-27T12:00:00Z">
        <w:r>
          <w:t xml:space="preserve"> The choice among these forums is merely a choice among post-</w:t>
          <w:t>externalization venues, not a decision about whether to externalize at all. The disappearance of pre-externalization gatekeeping does not merely deprive the system of an administrative filter; it eliminates the institutional occasion on which a claimant’s assumptions were exposed to the kind of heterogeneous, pre-filing scrutiny that groupthink scholarship recognizes as the principal safeguard against the deterioration of group judgment. Once Deliberative Bodies drop the question “should this dispute be externalized at all?”, they orient their strategic development toward preparing disputes for external forums, working backward from what those forums expect and thereby forfeiting the only occasion to subject their own assumptions, and the biases embedded in them, to authentically cultivated dissent.</w:t>
        </w:r>
      </w:ins>
      <w:ins w:id="202187" w:author="Claude" w:date="2026-09-27T12:00:00Z">
        <w:r>
          <w:rPr>
            <w:rStyle w:val="FootnoteReference"/>
            <w:color w:val="000000" w:themeColor="text1"/>
          </w:rPr>
          <w:footnoteReference w:id="822"/>
        </w:r>
      </w:ins>
      <w:ins w:id="202188" w:author="Claude" w:date="2026-09-27T12:00:00Z">
        <w:r>
          <w:t xml:space="preserve"> This is not to say that every claim belongs in an informal forum;  some grievances can obtain full relief only through formal adjudication, and Deliberative </w:t>
          <w:t>Bodies that elect to seek it are entitled to that choice—but that choice is best made after, not instead of, testing the claim.</w:t>
        </w:r>
      </w:ins>
      <w:ins w:id="202189" w:author="Claude" w:date="2026-09-27T12:00:00Z">
        <w:r>
          <w:rPr>
            <w:rStyle w:val="FootnoteReference"/>
            <w:color w:val="000000" w:themeColor="text1"/>
          </w:rPr>
          <w:footnoteReference w:id="823"/>
        </w:r>
      </w:ins>
      <w:ins w:id="202190" w:author="Claude" w:date="2026-09-27T12:00:00Z">
        <w:r>
          <w:t xml:space="preserve"> I have represented this collapse in the following figure. </w:t>
        </w:r>
      </w:ins>
    </w:p>
    <w:p w14:paraId="23927515" w14:textId="513243E6" w:rsidR="009F0FBF" w:rsidRPr="00A9375B" w:rsidRDefault="00C303BD" w:rsidP="003D74D8">
      <w:pPr>
        <w:spacing w:line="480" w:lineRule="auto"/>
        <w:jc w:val="both"/>
        <w:rPr>
          <w:ins w:id="202197" w:author="Claude" w:date="2026-09-27T12:00:00Z"/>
          <w:color w:val="000000" w:themeColor="text1"/>
        </w:rPr>
      </w:pPr>
      <w:ins w:id="202195" w:author="Claude" w:date="2026-09-27T12:00:00Z">
        <w:r>
          <w:rPr>
            <w:noProof/>
            <w:color w:val="000000" w:themeColor="text1"/>
            <w14:ligatures w14:val="standardContextual"/>
          </w:rPr>
          <w:drawing>
            <wp:inline distT="0" distB="0" distL="0" distR="0" wp14:anchorId="3E08FA2E" wp14:editId="3DDDAB00">
              <wp:extent cx="5943600" cy="3242945"/>
              <wp:effectExtent l="0" t="0" r="0" b="0"/>
              <wp:docPr id="1831582835" name="Picture 1" descr="A diagram of a history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8500" name="Picture 1" descr="A diagram of a history  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ins>
      <w:ins w:id="202196" w:author="Claude" w:date="2026-09-27T12:00:00Z">
        <w:r>
          <w:rPr>
            <w:rStyle w:val="FootnoteReference"/>
            <w:color w:val="000000" w:themeColor="text1"/>
          </w:rPr>
          <w:footnoteReference w:id="824"/>
        </w:r>
      </w:ins>
    </w:p>
    <w:p w14:paraId="42F5115C" w14:textId="77777777" w:rsidR="00AD1C8F" w:rsidRPr="00A9375B" w:rsidRDefault="00AD1C8F" w:rsidP="003D74D8">
      <w:pPr>
        <w:pStyle w:val="ListParagraph"/>
        <w:numPr>
          <w:ilvl w:val="0"/>
          <w:numId w:val="6"/>
        </w:numPr>
        <w:spacing w:line="480" w:lineRule="auto"/>
        <w:jc w:val="both"/>
        <w:rPr>
          <w:i/>
          <w:iCs/>
          <w:color w:val="000000" w:themeColor="text1"/>
        </w:rPr>
      </w:pPr>
      <w:r>
        <w:rPr>
          <w:i/>
          <w:iCs/>
          <w:color w:val="000000" w:themeColor="text1"/>
        </w:rPr>
        <w:t>Ancient and Classical Systems: Community-Based Scrutiny Before Claims Hardened</w:t>
      </w:r>
    </w:p>
    <w:p w14:paraId="0FBFEC6F" w14:textId="77777777" w:rsidR="00B41952" w:rsidRPr="00A9375B" w:rsidRDefault="00B41952" w:rsidP="003D74D8">
      <w:pPr>
        <w:pStyle w:val="ListParagraph"/>
        <w:spacing w:line="480" w:lineRule="auto"/>
        <w:jc w:val="both"/>
        <w:rPr>
          <w:color w:val="000000" w:themeColor="text1"/>
        </w:rPr>
      </w:pPr>
    </w:p>
    <w:p w14:paraId="75CDDB58" w14:textId="4485A7CE" w:rsidR="006E703B" w:rsidRPr="00A9375B" w:rsidRDefault="00502320" w:rsidP="003D74D8">
      <w:pPr>
        <w:pStyle w:val="BodyTextFirstIndent"/>
        <w:spacing w:line="480" w:lineRule="auto"/>
        <w:jc w:val="both"/>
      </w:pPr>
      <w:r>
        <w:t>Ten thousand years ago, humans in the first agricultural settlements of the Fertile Crescent faced the novel challenge of resolving conflicts among neighbors living in permanent proximity.</w:t>
      </w:r>
      <w:r>
        <w:rPr>
          <w:rStyle w:val="FootnoteReference"/>
          <w:color w:val="000000" w:themeColor="text1"/>
        </w:rPr>
        <w:footnoteReference w:id="283"/>
      </w:r>
      <w:r>
        <w:t xml:space="preserve"> </w:t>
        <w:lastRenderedPageBreak/>
        <w:t>For prior millennia, many foraging bands had preserved social cohesion through immediate-return economies in which food circulated through socially imposed sharing rather than ownership, and durable goods through partnerships that stored obligations against future need.</w:t>
      </w:r>
      <w:r>
        <w:rPr>
          <w:rStyle w:val="FootnoteReference"/>
          <w:color w:val="000000" w:themeColor="text1"/>
        </w:rPr>
        <w:footnoteReference w:id="284"/>
      </w:r>
      <w:r>
        <w:t xml:space="preserve"> In these bands, whose leveling mechanisms suppressed accumulation, mobility contained disputes: a party in conflict could simply move away.</w:t>
      </w:r>
      <w:r>
        <w:rPr>
          <w:rStyle w:val="FootnoteReference"/>
          <w:color w:val="000000" w:themeColor="text1"/>
        </w:rPr>
        <w:footnoteReference w:id="285"/>
      </w:r>
      <w:r>
        <w:t xml:space="preserve"> Wheat domesticated humans, forcing them to settle </w:t>
        <w:lastRenderedPageBreak/>
        <w:t>permanently beside their fields, and reoriented daily life around a house and a plot that a family held as its own.</w:t>
      </w:r>
      <w:r>
        <w:rPr>
          <w:rStyle w:val="FootnoteReference"/>
          <w:color w:val="000000" w:themeColor="text1"/>
        </w:rPr>
        <w:footnoteReference w:id="286"/>
      </w:r>
      <w:r>
        <w:t xml:space="preserve"> On Locke’s labor theory, which conditioned property in land on cultivation and enclosure, a forager’s range would generate no title, while an early farmer’s cleared plot would.</w:t>
      </w:r>
      <w:r>
        <w:rPr>
          <w:rStyle w:val="FootnoteReference"/>
          <w:color w:val="000000" w:themeColor="text1"/>
        </w:rPr>
        <w:footnoteReference w:id="287"/>
      </w:r>
      <w:r>
        <w:t xml:space="preserve"> These incipient ideas of ownership shifted the object of dispute: what a forager could contest was a share of a diffuse and ambiguous take, while what a farmer’s neighbor could contest was a bounded plot, a stored crop, or a domesticated animal.</w:t>
      </w:r>
      <w:bookmarkStart w:id="50" w:name="_Ref214117625"/>
      <w:r>
        <w:rPr>
          <w:rStyle w:val="FootnoteReference"/>
          <w:color w:val="000000" w:themeColor="text1"/>
        </w:rPr>
        <w:footnoteReference w:id="288"/>
      </w:r>
      <w:bookmarkEnd w:id="50"/>
      <w:r>
        <w:t xml:space="preserve"> </w:t>
      </w:r>
    </w:p>
    <w:p w14:paraId="055F5665" w14:textId="09F4660D" w:rsidR="00D565B6" w:rsidRPr="00A9375B" w:rsidRDefault="007D039A" w:rsidP="003D74D8">
      <w:pPr>
        <w:pStyle w:val="BodyTextFirstIndent"/>
        <w:spacing w:line="480" w:lineRule="auto"/>
        <w:jc w:val="both"/>
      </w:pPr>
      <w:r>
        <w:lastRenderedPageBreak/>
        <w:t>Once these agricultural settlements expanded into cities and empires, formal adjudicative systems emerged and eventually ossified, falling behind the societies they governed in the way institutions generally do.</w:t>
      </w:r>
      <w:r>
        <w:rPr>
          <w:rStyle w:val="FootnoteReference"/>
          <w:color w:val="000000" w:themeColor="text1"/>
        </w:rPr>
        <w:footnoteReference w:id="289"/>
      </w:r>
      <w:r>
        <w:t xml:space="preserve"> But the royal courts never displaced the older venues. City assemblies, councils of elders, and merchant kāra continued to decide cases alongside them, sometimes in </w:t>
        <w:lastRenderedPageBreak/>
        <w:t>mixed panels, offering disputants a choice of where to bring their dispute after testing it.</w:t>
      </w:r>
      <w:r>
        <w:rPr>
          <w:rStyle w:val="FootnoteReference"/>
          <w:color w:val="000000" w:themeColor="text1"/>
        </w:rPr>
        <w:footnoteReference w:id="290"/>
      </w:r>
      <w:r>
        <w:t xml:space="preserve"> What is remarkable about these societies’ earliest experiments in dispute resolution is how effectively they sorted strong claims to the formal system and weak claims to the informal system. While the formal system afforded a disputant fuller relief, societal costs that stood as an entry fee to the formal system—Quality Control Mechanisms (QCMs)—prevented every injured party from inundating the court. QCMs were the process by which would-be litigants tested the strength of their claims—not out of sheer kindness but out of compulsion. Were disputants to enter the formal system with weak, baseless claims, substantial personal costs would punish them for wasting the formal system’s time. When claims that could only be resolved in the formal system (such as the </w:t>
      </w:r>
      <w:r>
        <w:rPr>
          <w:i/>
          <w:iCs/>
        </w:rPr>
        <w:t>Skrmetti</w:t>
      </w:r>
      <w:r>
        <w:t xml:space="preserve"> case) appeared weak after disputants tested them, they sought ways to improve their facts, law, and case strategy. QCMs were so integrated into everyday life that even when the formal adjudicative system absorbed, supplanted, or relegated the informal system, thereby removing the forum for weak claims, the disputants’ underlying philosophy of confirming the merit of claims before filing endured. </w:t>
      </w:r>
    </w:p>
    <w:p w14:paraId="6B6D7BB9" w14:textId="20DD7D4E" w:rsidR="0032068A" w:rsidRPr="00A9375B" w:rsidRDefault="00C048A0" w:rsidP="003D74D8">
      <w:pPr>
        <w:pStyle w:val="BodyTextFirstIndent"/>
        <w:spacing w:line="480" w:lineRule="auto"/>
        <w:jc w:val="both"/>
      </w:pPr>
      <w:r>
        <w:lastRenderedPageBreak/>
        <w:t>Ancient Near Eastern dispute processing was oath-gated and community-embedded. Disputes were resolved across a plurality of venues: elders’ councils, guilds and kāra, temple bodies, and kin groups.</w:t>
      </w:r>
      <w:r>
        <w:rPr>
          <w:rStyle w:val="FootnoteReference"/>
          <w:color w:val="000000" w:themeColor="text1"/>
        </w:rPr>
        <w:footnoteReference w:id="291"/>
      </w:r>
      <w:bookmarkStart w:id="51" w:name="_Ref214118354"/>
      <w:r>
        <w:t xml:space="preserve"> </w:t>
      </w:r>
      <w:bookmarkEnd w:id="51"/>
      <w:r>
        <w:t>The oath separated the two parallel forums and was so feared that the mere prospect of swearing it was sometimes enough to induce the parties to reach a compromise.</w:t>
      </w:r>
      <w:r>
        <w:rPr>
          <w:rStyle w:val="FootnoteReference"/>
          <w:color w:val="000000" w:themeColor="text1"/>
        </w:rPr>
        <w:footnoteReference w:id="292"/>
      </w:r>
      <w:r>
        <w:t xml:space="preserve"> In testing the </w:t>
        <w:lastRenderedPageBreak/>
        <w:t>strength of their claims, parties came first to the kārum’s senior members: under the Old Assyrian Statutes, “the ‘big’ members of the kàrum had to evaluate a case to decide whether it warranted the convening of the plenary kàrum.”</w:t>
      </w:r>
      <w:r>
        <w:rPr>
          <w:rStyle w:val="FootnoteReference"/>
        </w:rPr>
        <w:footnoteReference w:id="293"/>
      </w:r>
      <w:r>
        <w:t xml:space="preserve"> The oath succeeded in Ancient Near Eastern societies because invoking a god’s name was understood to pronounce a conditional self-curse on the speaker, in a world where law itself was taken to be “the expression of divine and errorless wisdom.”</w:t>
      </w:r>
      <w:r>
        <w:rPr>
          <w:rStyle w:val="FootnoteReference"/>
          <w:color w:val="000000" w:themeColor="text1"/>
        </w:rPr>
        <w:footnoteReference w:id="294"/>
      </w:r>
      <w:r>
        <w:t xml:space="preserve"> The oath was a sacred, obligatory force: swearing falsely to support a baseless claim invited divine retribution and, if the falsehood was later uncovered, punishment by the court.</w:t>
      </w:r>
      <w:r>
        <w:rPr>
          <w:rStyle w:val="FootnoteReference"/>
        </w:rPr>
        <w:footnoteReference w:id="295"/>
      </w:r>
      <w:r>
        <w:t xml:space="preserve"> </w:t>
        <w:lastRenderedPageBreak/>
        <w:t>Yet the presence of the divine in Ancient Near Eastern QCMs does not make their legal systems “primitive.” Religion coexisted with abstract legal reasoning, as evidenced by the law codes’ use of similar and dissimilar cases to demonstrate a rule’s application and by rules written broadly enough to cover facts not yet encountered.</w:t>
      </w:r>
      <w:r>
        <w:rPr>
          <w:rStyle w:val="FootnoteReference"/>
          <w:color w:val="000000" w:themeColor="text1"/>
        </w:rPr>
        <w:footnoteReference w:id="296"/>
      </w:r>
      <w:r>
        <w:t xml:space="preserve"> </w:t>
      </w:r>
    </w:p>
    <w:p w14:paraId="1FBDC73F" w14:textId="183DCB63" w:rsidR="00D86FE8" w:rsidRPr="00A9375B" w:rsidRDefault="009F2336" w:rsidP="003D74D8">
      <w:pPr>
        <w:pStyle w:val="BodyTextFirstIndent"/>
        <w:spacing w:line="480" w:lineRule="auto"/>
        <w:jc w:val="both"/>
      </w:pPr>
      <w:r>
        <w:t>The impulse to blame another when wronged existed then as it does today, and the fears that animate that impulse are familiar.</w:t>
      </w:r>
      <w:r>
        <w:rPr>
          <w:rStyle w:val="FootnoteReference"/>
        </w:rPr>
        <w:footnoteReference w:id="297"/>
      </w:r>
      <w:r>
        <w:t xml:space="preserve"> But the oath attached a cost to anyone unwilling to swear to what they had asserted, as “LU §a3 (/29) provide[d] that a witness who testifie[d] but then refuse[d] to take the oath must pay the compensation at issue in the case.”</w:t>
      </w:r>
      <w:r>
        <w:rPr>
          <w:rStyle w:val="FootnoteReference"/>
          <w:color w:val="000000" w:themeColor="text1"/>
        </w:rPr>
        <w:footnoteReference w:id="298"/>
      </w:r>
      <w:r>
        <w:t xml:space="preserve"> By approaching a tribunal that derived its authority from the gods, litigants understood that a false oath was not merely a social </w:t>
        <w:lastRenderedPageBreak/>
        <w:t>risk but an offense against the god in whose name it was sworn.</w:t>
      </w:r>
      <w:r>
        <w:rPr>
          <w:rStyle w:val="FootnoteReference"/>
          <w:color w:val="000000" w:themeColor="text1"/>
        </w:rPr>
        <w:footnoteReference w:id="299"/>
      </w:r>
      <w:r>
        <w:t xml:space="preserve"> The court’s power to send a party to the oath “was a measure by which the court could test the truthfulness of the claims and also give the parties an opportunity to settle.”</w:t>
      </w:r>
      <w:r>
        <w:rPr>
          <w:rStyle w:val="FootnoteReference"/>
        </w:rPr>
        <w:footnoteReference w:id="300"/>
      </w:r>
      <w:r>
        <w:t xml:space="preserve"> The oath and the disputes centered on it show how formal forums, QCMs, and informal forums operated in tandem. I have represented this dynamic below:</w:t>
      </w:r>
    </w:p>
    <w:p w14:paraId="7BCE094B" w14:textId="49228A1E" w:rsidR="000E3EAB" w:rsidRDefault="000E3EAB" w:rsidP="003D74D8">
      <w:pPr>
        <w:pStyle w:val="BodyTextFirstIndent"/>
        <w:spacing w:line="480" w:lineRule="auto"/>
        <w:ind w:firstLine="0"/>
        <w:jc w:val="both"/>
      </w:pPr>
      <w:r>
        <w:rPr>
          <w:noProof/>
          <w:color w:val="000000"/>
          <w:bdr w:val="none" w:sz="0" w:space="0" w:color="auto" w:frame="1"/>
        </w:rPr>
        <w:drawing>
          <wp:inline distT="0" distB="0" distL="0" distR="0" wp14:anchorId="4D198108" wp14:editId="6677EB77">
            <wp:extent cx="5942463" cy="2698230"/>
            <wp:effectExtent l="0" t="0" r="1270" b="0"/>
            <wp:docPr id="246764958" name="Picture 7"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4958" name="Picture 7" descr="A diagram of a system  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5793" b="10759"/>
                    <a:stretch/>
                  </pic:blipFill>
                  <pic:spPr bwMode="auto">
                    <a:xfrm>
                      <a:off x="0" y="0"/>
                      <a:ext cx="5942463" cy="2698230"/>
                    </a:xfrm>
                    <a:prstGeom prst="rect">
                      <a:avLst/>
                    </a:prstGeom>
                    <a:noFill/>
                    <a:ln>
                      <a:noFill/>
                    </a:ln>
                    <a:extLst>
                      <a:ext uri="{53640926-AAD7-44D8-BBD7-CCE9431645EC}">
                        <a14:shadowObscured xmlns:a14="http://schemas.microsoft.com/office/drawing/2010/main"/>
                      </a:ext>
                    </a:extLst>
                  </pic:spPr>
                </pic:pic>
              </a:graphicData>
            </a:graphic>
          </wp:inline>
        </w:drawing>
      </w:r>
    </w:p>
    <w:p w14:paraId="28609DEF" w14:textId="7833F1BE" w:rsidR="009D7D6D" w:rsidRPr="00A9375B" w:rsidRDefault="009D7D6D" w:rsidP="003D74D8">
      <w:pPr>
        <w:pStyle w:val="BodyTextFirstIndent"/>
        <w:spacing w:line="480" w:lineRule="auto"/>
        <w:ind w:firstLine="0"/>
        <w:jc w:val="both"/>
      </w:pPr>
      <w:r>
        <w:rPr>
          <w:rStyle w:val="FootnoteReference"/>
          <w:color w:val="000000" w:themeColor="text1"/>
        </w:rPr>
        <w:footnoteReference w:id="301"/>
      </w:r>
    </w:p>
    <w:p w14:paraId="7F8C2B82" w14:textId="50A370BB" w:rsidR="00655A0D" w:rsidRPr="00A9375B" w:rsidRDefault="003E09AC" w:rsidP="003D74D8">
      <w:pPr>
        <w:pStyle w:val="BodyTextFirstIndent"/>
        <w:spacing w:line="480" w:lineRule="auto"/>
        <w:jc w:val="both"/>
        <w:rPr>
          <w:ins w:id="202285" w:author="Claude" w:date="2026-09-27T12:00:00Z"/>
        </w:rPr>
      </w:pPr>
      <w:ins w:id="202268" w:author="Claude" w:date="2026-09-27T12:00:00Z">
        <w:r>
          <w:t>A hypothetical will illustrate how the oath operated in practice. The characters and events are fictional; the historical records behind them are not. The setting is Mesopotamia circa 1800 BCE, in the city of Larsa.</w:t>
        </w:r>
      </w:ins>
      <w:ins w:id="202269" w:author="Claude" w:date="2026-09-27T12:00:00Z">
        <w:r>
          <w:rPr>
            <w:rStyle w:val="FootnoteReference"/>
            <w:color w:val="000000" w:themeColor="text1"/>
          </w:rPr>
          <w:footnoteReference w:id="825"/>
        </w:r>
      </w:ins>
      <w:ins w:id="202270" w:author="Claude" w:date="2026-09-27T12:00:00Z">
        <w:r>
          <w:t xml:space="preserve"> A farmer named Shamash-iddin and his family believed their neighbor Warad-Sin had diverted irrigation water from the shared canal, leaving Shamash-iddin’s </w:t>
          <w:t>barley fields to wither.</w:t>
        </w:r>
      </w:ins>
      <w:ins w:id="202271" w:author="Claude" w:date="2026-09-27T12:00:00Z">
        <w:r>
          <w:rPr>
            <w:rStyle w:val="FootnoteReference"/>
            <w:color w:val="000000" w:themeColor="text1"/>
          </w:rPr>
          <w:footnoteReference w:id="826"/>
        </w:r>
      </w:ins>
      <w:ins w:id="202272" w:author="Claude" w:date="2026-09-27T12:00:00Z">
        <w:r>
          <w:t xml:space="preserve"> Before Shamash-iddin would even consider bringing a formal claim before the assembly</w:t>
        </w:r>
      </w:ins>
      <w:ins w:id="202273" w:author="Claude" w:date="2026-09-27T12:00:00Z">
        <w:r>
          <w:rPr>
            <w:rStyle w:val="FootnoteReference"/>
            <w:color w:val="000000" w:themeColor="text1"/>
          </w:rPr>
          <w:footnoteReference w:id="827"/>
        </w:r>
      </w:ins>
      <w:ins w:id="202274" w:author="Claude" w:date="2026-09-27T12:00:00Z">
        <w:r>
          <w:t>—a process requiring a sworn oath before the gods with the risk of divine punishment for baseless claims—he would first test the strength of his claim by presenting his grievance to the neighborhood council of elders.</w:t>
        </w:r>
      </w:ins>
      <w:ins w:id="202275" w:author="Claude" w:date="2026-09-27T12:00:00Z">
        <w:r>
          <w:rPr>
            <w:rStyle w:val="FootnoteReference"/>
            <w:color w:val="000000" w:themeColor="text1"/>
          </w:rPr>
          <w:footnoteReference w:id="828"/>
        </w:r>
      </w:ins>
      <w:ins w:id="202276" w:author="Claude" w:date="2026-09-27T12:00:00Z">
        <w:r>
          <w:t xml:space="preserve"> Shamash-iddin was confident that someone had intentionally diverted the water because levels remained too low this late into the season. Yet his theory fell apart once presented to the council.</w:t>
        </w:r>
      </w:ins>
      <w:ins w:id="202277" w:author="Claude" w:date="2026-09-27T12:00:00Z">
        <w:r>
          <w:rPr>
            <w:rStyle w:val="FootnoteReference"/>
            <w:color w:val="000000" w:themeColor="text1"/>
          </w:rPr>
          <w:footnoteReference w:id="829"/>
        </w:r>
      </w:ins>
      <w:ins w:id="202278" w:author="Claude" w:date="2026-09-27T12:00:00Z">
        <w:r>
          <w:t xml:space="preserve"> One of these elders owned adjacent fields and benefited from the same canal, another was Warad-Sin’s cousin, and a third had previously </w:t>
          <w:t>disputed a property boundary with Shamash-iddin.</w:t>
        </w:r>
      </w:ins>
      <w:ins w:id="202279" w:author="Claude" w:date="2026-09-27T12:00:00Z">
        <w:r>
          <w:rPr>
            <w:rStyle w:val="FootnoteReference"/>
            <w:color w:val="000000" w:themeColor="text1"/>
          </w:rPr>
          <w:footnoteReference w:id="830"/>
        </w:r>
      </w:ins>
      <w:ins w:id="202280" w:author="Claude" w:date="2026-09-27T12:00:00Z">
        <w:r>
          <w:t xml:space="preserve"> The cousin challenged the timeline, the adjacent landowner noted that all farmers faced low water this season, and the rival asked why, if Warad-Sin was stealing water, his own barley looked equally parched.</w:t>
        </w:r>
      </w:ins>
      <w:ins w:id="202281" w:author="Claude" w:date="2026-09-27T12:00:00Z">
        <w:r>
          <w:rPr>
            <w:rStyle w:val="FootnoteReference"/>
            <w:color w:val="000000" w:themeColor="text1"/>
          </w:rPr>
          <w:footnoteReference w:id="831"/>
        </w:r>
      </w:ins>
      <w:ins w:id="202282" w:author="Claude" w:date="2026-09-27T12:00:00Z">
        <w:r>
          <w:t xml:space="preserve"> Confronted with these challenges, Shamash-iddin conceded that his claim was baseless and never brought it.</w:t>
        </w:r>
      </w:ins>
      <w:ins w:id="202283" w:author="Claude" w:date="2026-09-27T12:00:00Z">
        <w:r>
          <w:rPr>
            <w:rStyle w:val="FootnoteReference"/>
            <w:color w:val="000000" w:themeColor="text1"/>
          </w:rPr>
          <w:footnoteReference w:id="832"/>
        </w:r>
      </w:ins>
      <w:ins w:id="202284" w:author="Claude" w:date="2026-09-27T12:00:00Z">
        <w:r>
          <w:t xml:space="preserve"> </w:t>
        </w:r>
      </w:ins>
    </w:p>
    <w:p w14:paraId="4A5598AC" w14:textId="44857C25" w:rsidR="006E1CB3" w:rsidRPr="00A9375B" w:rsidRDefault="009017D7" w:rsidP="003D74D8">
      <w:pPr>
        <w:pStyle w:val="BodyTextFirstIndent"/>
        <w:spacing w:line="480" w:lineRule="auto"/>
        <w:jc w:val="both"/>
        <w:rPr>
          <w:ins w:id="202294" w:author="Claude" w:date="2026-09-27T12:00:00Z"/>
        </w:rPr>
      </w:pPr>
      <w:ins w:id="202291" w:author="Claude" w:date="2026-09-27T12:00:00Z">
        <w:r>
          <w:t xml:space="preserve">Before the QCM (the oath) compelled Shamash-iddin to test the strength of his claim, his Deliberative Body—himself and his household—naturally concurred in his judgment that his neighbor was at fault. They shared an interest in the dispute, and therefore shared the instinct to overcredit evidence favoring their position. Shamash-iddin understood his claim was not worthy of an oath only when he broke this cohesion by drawing on competing interests, personal histories, and social positions. This practice of testing one’s claim before using the formal system has parallels across human history. As Fernanda Pirie writes, “the variety of the world’s legal </w:t>
          <w:t>processes is almost as great as the variety of its societies,” and yet “for all the differences in their laws, in premodern societies people everywhere came up with similar solutions” to solving the problem of baseless litigation. While “oaths and ordeals might seem exotic to us now, even barbaric,” premodern societies the world over used oaths, or oath-adjacent QCMs, to</w:t>
        </w:r>
      </w:ins>
      <w:ins w:id="202292" w:author="Claude" w:date="2026-09-27T12:00:00Z">
        <w:r>
          <w:t xml:space="preserve"> save courts and clients from weak, untested claims.</w:t>
        </w:r>
      </w:ins>
      <w:ins w:id="202293" w:author="Claude" w:date="2026-09-27T12:00:00Z">
        <w:r>
          <w:rPr>
            <w:rStyle w:val="FootnoteReference"/>
            <w:color w:val="000000" w:themeColor="text1"/>
          </w:rPr>
          <w:footnoteReference w:id="833"/>
        </w:r>
      </w:ins>
    </w:p>
    <w:p w14:paraId="04DC1DBB" w14:textId="081381B5" w:rsidR="00EF2121" w:rsidRPr="00A9375B" w:rsidRDefault="007F2B28" w:rsidP="003D74D8">
      <w:pPr>
        <w:pStyle w:val="BodyTextFirstIndent"/>
        <w:spacing w:line="480" w:lineRule="auto"/>
        <w:jc w:val="both"/>
      </w:pPr>
      <w:r>
        <w:lastRenderedPageBreak/>
        <w:t>Before the rise of the Athenian state, villagers brought disputes to whichever local judge both sides would accept—a bilateral choice that tended to keep the baseless claimant out, since “[a] man who stole a cow with no justification . . . would probably be dealt with outside the judicial system.”</w:t>
      </w:r>
      <w:r>
        <w:rPr>
          <w:rStyle w:val="FootnoteReference"/>
          <w:color w:val="000000" w:themeColor="text1"/>
        </w:rPr>
        <w:footnoteReference w:id="302"/>
      </w:r>
      <w:r>
        <w:t xml:space="preserve"> Athens folded arbitration into the formal sequence itself: every private suit under the Forty’s jurisdiction worth more than ten drachmas had to go first to an allotted public arbitrator, who collected the evidence and heard the arguments—work “designed to streamline the judicial system” by “relieving magistrates of these tasks”—and tried to reconcile the parties before giving a decision.</w:t>
      </w:r>
      <w:r>
        <w:rPr>
          <w:rStyle w:val="FootnoteReference"/>
          <w:color w:val="000000" w:themeColor="text1"/>
        </w:rPr>
        <w:footnoteReference w:id="303"/>
      </w:r>
      <w:r>
        <w:t xml:space="preserve"> As Zane put it, “[t]he attempt to avoid the courts by means of an arbitration was to the Greeks a method of escaping not from the law, but from the trammels of legal procedure.”</w:t>
      </w:r>
      <w:r>
        <w:rPr>
          <w:rStyle w:val="FootnoteReference"/>
          <w:color w:val="000000" w:themeColor="text1"/>
        </w:rPr>
        <w:footnoteReference w:id="304"/>
      </w:r>
      <w:r>
        <w:t xml:space="preserve"> What kept obviously baseless claims out was not the court’s own machinery but the social fact that, in Gagarin’s phrase, “an utter scoundrel will simply avoid the system.”</w:t>
      </w:r>
      <w:r>
        <w:rPr>
          <w:rStyle w:val="FootnoteReference"/>
          <w:color w:val="000000" w:themeColor="text1"/>
        </w:rPr>
        <w:footnoteReference w:id="305"/>
      </w:r>
      <w:r>
        <w:t xml:space="preserve"> Whereas oaths thrived in the Ancient Near East because of piety, the Greeks’ high regard for truthful character </w:t>
        <w:lastRenderedPageBreak/>
        <w:t>made litigants test the strength of their claims before filing. Otherwise, in most public suits, a prosecutor who “dropped his suit or failed to win at least one-fifth of the jurors’ votes at trial” faced “a severe penalty”: a 1,000-drachma fine and a bar on bringing similar suits, or any public charges, in the future.</w:t>
      </w:r>
      <w:r>
        <w:rPr>
          <w:rStyle w:val="FootnoteReference"/>
        </w:rPr>
        <w:footnoteReference w:id="306"/>
      </w:r>
      <w:r>
        <w:t xml:space="preserve"> If litigants passed up ADR for their day in court, Athenian law reached false testimony broadly—“[a]ny kind of evidence . . . could be attacked”—and could punish it severely, with three convictions entailing “a complete loss of civic rights.”</w:t>
      </w:r>
      <w:r>
        <w:rPr>
          <w:rStyle w:val="FootnoteReference"/>
          <w:color w:val="000000" w:themeColor="text1"/>
        </w:rPr>
        <w:footnoteReference w:id="307"/>
      </w:r>
      <w:r>
        <w:t xml:space="preserve"> What primarily compelled scrutiny, however, were the extra-statutory norms surrounding individual character, which bore most directly on what a man was willing to swear to. The poet Hesiod, for example, wrote, “whoever willingly lies in witness swearing falsely, causing harm to justice . . . the family of that man from thereon will become obscured; but the family of the man who swears truly from thereon will be better.”</w:t>
      </w:r>
      <w:r>
        <w:rPr>
          <w:rStyle w:val="FootnoteReference"/>
          <w:color w:val="000000" w:themeColor="text1"/>
        </w:rPr>
        <w:footnoteReference w:id="308"/>
      </w:r>
      <w:r>
        <w:t xml:space="preserve"> Character was also dramatized in epic, such as when Menelaos challenged Antilochos to swear by Poseidon that he had not fouled his chariot through cunning:</w:t>
      </w:r>
    </w:p>
    <w:p w14:paraId="16ABF63F" w14:textId="6F63BAF1" w:rsidR="00EF2121" w:rsidRPr="00A9375B" w:rsidRDefault="00516BF8" w:rsidP="003D74D8">
      <w:pPr>
        <w:pStyle w:val="BodyTextFirstIndent2"/>
        <w:spacing w:line="480" w:lineRule="auto"/>
        <w:ind w:left="720" w:right="720" w:firstLine="0"/>
        <w:jc w:val="both"/>
      </w:pPr>
      <w:r>
        <w:t xml:space="preserve">“Antilochos freely admitted that he was in the wrong. What is crucial to note is that he did not take the oath. The oath served as a practice which ensured the honesty of the disputants, and the challenge itself was a means to resolve conflict. . . . </w:t>
        <w:lastRenderedPageBreak/>
        <w:t>Antilochos, however, could not take the oath because of his guilt, and the community’s standards enforced the need for the truth.”</w:t>
      </w:r>
      <w:bookmarkStart w:id="52" w:name="_Ref222161392"/>
      <w:r>
        <w:rPr>
          <w:rStyle w:val="FootnoteReference"/>
          <w:color w:val="000000" w:themeColor="text1"/>
        </w:rPr>
        <w:footnoteReference w:id="309"/>
      </w:r>
      <w:bookmarkEnd w:id="52"/>
    </w:p>
    <w:p w14:paraId="50144F20" w14:textId="7B9DA385" w:rsidR="00E53439" w:rsidRPr="00A9375B" w:rsidRDefault="00D460D6" w:rsidP="003D74D8">
      <w:pPr>
        <w:spacing w:line="480" w:lineRule="auto"/>
        <w:ind w:firstLine="360"/>
        <w:jc w:val="both"/>
      </w:pPr>
      <w:r>
        <w:t xml:space="preserve">This story complements the one I told </w:t>
      </w:r>
      <w:del w:id="100007" w:author="Claude" w:date="2026-09-26T12:00:00Z">
        <w:r>
          <w:delText>in the introduction</w:delText>
        </w:r>
      </w:del>
      <w:ins w:id="100008" w:author="Claude" w:date="2026-09-26T12:00:00Z">
        <w:r>
          <w:t>above</w:t>
        </w:r>
      </w:ins>
      <w:r>
        <w:t xml:space="preserve">, where Phrynion, “in the face of a realisation that his claims that she was his slave were weak, . </w:t>
      </w:r>
      <w:r>
        <w:t>. . used arbitration to get at least something out of Stephanos.”</w:t>
      </w:r>
      <w:r>
        <w:rPr>
          <w:rStyle w:val="FootnoteReference"/>
        </w:rPr>
        <w:footnoteReference w:id="310"/>
      </w:r>
      <w:r>
        <w:t xml:space="preserve"> Both excerpts illustrate how Greek disputants, after testing the strength of their claims, either proceeded to the formal adjudicative system when they possessed “clear evidence to communicate their own legitimacy” or turned to alternative forums, since the formal system’s own economics worked “by suppressing frivolous cases grounded on weak evidentiary standards.”</w:t>
      </w:r>
      <w:r>
        <w:rPr>
          <w:rStyle w:val="FootnoteReference"/>
        </w:rPr>
        <w:footnoteReference w:id="311"/>
      </w:r>
      <w:r>
        <w:t xml:space="preserve"> But even beyond evidentiary standards, some matters were not arbitrable at all: the rationale of a public action like the graphē paranomōn was, in Esu’s words, “diametrically opposite to that of the arbitration procedure.”</w:t>
      </w:r>
      <w:r>
        <w:rPr>
          <w:rStyle w:val="FootnoteReference"/>
        </w:rPr>
        <w:footnoteReference w:id="312"/>
      </w:r>
    </w:p>
    <w:p w14:paraId="634ECE2B" w14:textId="6C7EAD95" w:rsidR="00C048A0" w:rsidRPr="00A9375B" w:rsidRDefault="0045099D" w:rsidP="003D74D8">
      <w:pPr>
        <w:spacing w:line="480" w:lineRule="auto"/>
        <w:ind w:firstLine="360"/>
        <w:jc w:val="both"/>
      </w:pPr>
      <w:r>
        <w:lastRenderedPageBreak/>
        <w:t>Ancient Greece outlawed professional counsel, so would-be litigants could turn for advice to their fellow citizens, who were frequently knowledgeable about law.</w:t>
      </w:r>
      <w:r>
        <w:rPr>
          <w:rStyle w:val="FootnoteReference"/>
        </w:rPr>
        <w:footnoteReference w:id="313"/>
      </w:r>
      <w:r>
        <w:t xml:space="preserve"> When, for example, Demosthenes “was about to bring a private action for mismanaging his estate against Aphobus,” it was Aphobus who “convinced him to submit the case to three arbitrators, Archenaus, Dracontides and Phanus,” and those arbitrators “apparently openly discussed their opinion of the case, and Aphobus learned that if asked to decide on oath, they would condemn his conduct as guardian.”</w:t>
      </w:r>
      <w:r>
        <w:rPr>
          <w:rStyle w:val="FootnoteReference"/>
        </w:rPr>
        <w:footnoteReference w:id="314"/>
      </w:r>
      <w:r>
        <w:t xml:space="preserve"> Another litigant tested the strength of his claim before filing: he “consulted the exegetái and was advised (he says) not to bring a suit” because the only witnesses to the death were his own wife and children and the victim was “neither his relative nor (any longer) his slave.”</w:t>
      </w:r>
      <w:r>
        <w:rPr>
          <w:rStyle w:val="FootnoteReference"/>
        </w:rPr>
        <w:footnoteReference w:id="315"/>
      </w:r>
      <w:r>
        <w:t xml:space="preserve"> Likewise, Epainetos, who brought a public charge for being wrongfully detained, abandoned the formal action in favor of arbitration; his actions, in Osborne’s reading, “make sense only if he was dubious about his chances of convincing the jury.”</w:t>
      </w:r>
      <w:r>
        <w:rPr>
          <w:rStyle w:val="FootnoteReference"/>
        </w:rPr>
        <w:footnoteReference w:id="316"/>
      </w:r>
      <w:r>
        <w:t xml:space="preserve"> The various stages of Athenian legal procedure—“the bringing of charges and counter-charges, the exposure of the case at the anakrisis, [and] what happened at an arbitration”—thus “gave legal opponents both the chance to </w:t>
        <w:lastRenderedPageBreak/>
        <w:t>assess the nature of the arguments they would face, and to get preliminary reactions likely to indicate how the later trial might go.”</w:t>
      </w:r>
      <w:r>
        <w:rPr>
          <w:rStyle w:val="FootnoteReference"/>
        </w:rPr>
        <w:footnoteReference w:id="317"/>
      </w:r>
      <w:r>
        <w:t xml:space="preserve"> If disputants had weak claims, they could avoid the win-or-lose formal arena with its reputational risks and instead use informal methods where there were no penalties for perjury.</w:t>
      </w:r>
      <w:r>
        <w:rPr>
          <w:rStyle w:val="FootnoteReference"/>
        </w:rPr>
        <w:footnoteReference w:id="318"/>
      </w:r>
      <w:r>
        <w:t xml:space="preserve"> I have represented Ancient Greek ADR in the following timeline:</w:t>
      </w:r>
    </w:p>
    <w:p w14:paraId="3CD1D7DA" w14:textId="0BBDD832" w:rsidR="009D7D6D" w:rsidRPr="00A9375B" w:rsidRDefault="009D7D6D" w:rsidP="003D74D8">
      <w:pPr>
        <w:spacing w:line="480" w:lineRule="auto"/>
        <w:jc w:val="both"/>
        <w:rPr>
          <w:color w:val="000000" w:themeColor="text1"/>
        </w:rPr>
      </w:pPr>
      <w:r>
        <w:rPr>
          <w:noProof/>
          <w:color w:val="000000" w:themeColor="text1"/>
        </w:rPr>
        <w:lastRenderedPageBreak/>
        <w:drawing>
          <wp:inline distT="0" distB="0" distL="0" distR="0" wp14:anchorId="1C20C848" wp14:editId="349C3667">
            <wp:extent cx="5943457" cy="2698229"/>
            <wp:effectExtent l="0" t="0" r="635" b="0"/>
            <wp:docPr id="1569621827"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1827" name="Picture 1" descr="A diagram of a system  Description automatically generated"/>
                    <pic:cNvPicPr/>
                  </pic:nvPicPr>
                  <pic:blipFill rotWithShape="1">
                    <a:blip r:embed="rId13"/>
                    <a:srcRect t="6017" b="10663"/>
                    <a:stretch/>
                  </pic:blipFill>
                  <pic:spPr bwMode="auto">
                    <a:xfrm>
                      <a:off x="0" y="0"/>
                      <a:ext cx="5943600" cy="269829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19"/>
      </w:r>
    </w:p>
    <w:p w14:paraId="356B014A" w14:textId="350867DF" w:rsidR="00AC2E80" w:rsidRPr="00A9375B" w:rsidRDefault="00393631" w:rsidP="003D74D8">
      <w:pPr>
        <w:pStyle w:val="BodyTextFirstIndent"/>
        <w:spacing w:line="480" w:lineRule="auto"/>
        <w:jc w:val="both"/>
      </w:pPr>
      <w:r>
        <w:t>Once Greece became a Roman province, juridical heterogeneity was complemented, rather than supplanted, by the expansion of the Roman Empire.</w:t>
      </w:r>
      <w:bookmarkStart w:id="53" w:name="_Ref217239828"/>
      <w:r>
        <w:rPr>
          <w:rStyle w:val="FootnoteReference"/>
          <w:color w:val="000000" w:themeColor="text1"/>
        </w:rPr>
        <w:footnoteReference w:id="320"/>
      </w:r>
      <w:bookmarkEnd w:id="53"/>
      <w:r>
        <w:t xml:space="preserve"> Across other provinces, too, the Roman </w:t>
        <w:lastRenderedPageBreak/>
        <w:t xml:space="preserve">administration supported the practice of </w:t>
      </w:r>
      <w:r>
        <w:rPr>
          <w:i/>
          <w:iCs/>
        </w:rPr>
        <w:t>compromissum</w:t>
      </w:r>
      <w:r>
        <w:t xml:space="preserve"> (where the party chosen as iudex or arbiter remained the first resort before invoking the governor’s jurisdiction).</w:t>
      </w:r>
      <w:bookmarkStart w:id="54" w:name="_Ref214119617"/>
      <w:r>
        <w:rPr>
          <w:rStyle w:val="FootnoteReference"/>
          <w:color w:val="000000" w:themeColor="text1"/>
        </w:rPr>
        <w:footnoteReference w:id="321"/>
      </w:r>
      <w:bookmarkEnd w:id="54"/>
      <w:r>
        <w:t xml:space="preserve"> Over the imperial centuries, dispute processing gradually formalized, with the judge presiding over cognitio and becoming a state official for the first time.</w:t>
      </w:r>
      <w:r>
        <w:rPr>
          <w:rStyle w:val="FootnoteReference"/>
          <w:color w:val="000000" w:themeColor="text1"/>
        </w:rPr>
        <w:footnoteReference w:id="322"/>
      </w:r>
      <w:r>
        <w:t xml:space="preserve"> Unlike the state-appointed judge, bound by the rigid rules of the </w:t>
      </w:r>
      <w:r>
        <w:rPr>
          <w:i/>
          <w:iCs/>
        </w:rPr>
        <w:t>ius</w:t>
      </w:r>
      <w:r>
        <w:t xml:space="preserve">, the private arbiter, </w:t>
      </w:r>
      <w:r>
        <w:rPr>
          <w:i/>
          <w:iCs/>
        </w:rPr>
        <w:t>ex compromisso</w:t>
      </w:r>
      <w:r>
        <w:t>, exercised plenary discretion in his decision-making and possessed the authority to render a binding award regardless of the substantive law, even if the outcome appeared inequitable under formal legal standards.</w:t>
      </w:r>
      <w:r>
        <w:rPr>
          <w:rStyle w:val="FootnoteReference"/>
          <w:color w:val="000000" w:themeColor="text1"/>
        </w:rPr>
        <w:footnoteReference w:id="323"/>
      </w:r>
      <w:r>
        <w:t xml:space="preserve"> The formalities of Roman law created the need for a professional class of lawyers, the advocati. Yet unlike in </w:t>
        <w:lastRenderedPageBreak/>
        <w:t>American practice—where lawyers press every advantage regardless of their case’s strength</w:t>
      </w:r>
      <w:r>
        <w:rPr>
          <w:rStyle w:val="FootnoteReference"/>
          <w:color w:val="000000" w:themeColor="text1"/>
        </w:rPr>
        <w:footnoteReference w:id="324"/>
      </w:r>
      <w:r>
        <w:t>—it was not problematic for lawyers to enter both formal and informal Roman proceedings because the Roman code required that:</w:t>
      </w:r>
    </w:p>
    <w:p w14:paraId="530AFF97" w14:textId="1E85A0F1" w:rsidR="00AC2E80" w:rsidRPr="00A9375B" w:rsidRDefault="00AC2E80" w:rsidP="003D74D8">
      <w:pPr>
        <w:pStyle w:val="BodyTextFirstIndent2"/>
        <w:spacing w:line="480" w:lineRule="auto"/>
        <w:ind w:left="720" w:right="720" w:firstLine="0"/>
        <w:jc w:val="both"/>
      </w:pPr>
      <w:r>
        <w:t>“The counsel in the causes . . . shall swear an oath on the holy gospels, that they will, to the best of their ability and in every way they can, introduce on behalf of their clients what they consider to be right and true, giving full attention in whatever way they can. They should not believe what they have found out in their own cause, if it is unprincipled or intrinsically hopeless and made up from untruthful allegations; such scholars and jurists as these act as counsel in the suit with a bad conscience.”</w:t>
      </w:r>
      <w:r>
        <w:rPr>
          <w:rStyle w:val="FootnoteReference"/>
        </w:rPr>
        <w:footnoteReference w:id="325"/>
      </w:r>
    </w:p>
    <w:p w14:paraId="7603855A" w14:textId="6B34D5B8" w:rsidR="0075707A" w:rsidRPr="00A9375B" w:rsidRDefault="006E703B" w:rsidP="003D74D8">
      <w:pPr>
        <w:pStyle w:val="BodyTextFirstIndent"/>
        <w:spacing w:line="480" w:lineRule="auto"/>
        <w:jc w:val="both"/>
      </w:pPr>
      <w:r>
        <w:t>Rome thus achieved through professional regulation and financial incentive what earlier civilizations had achieved through divine sanction and communal pressure—an environment in which the advocate’s own assessment of his case was never permitted to stand as the final word. The calumny oath and the threat of cost-shifting together ensured that some form of independent scrutiny, whether moral, financial, or reputational, interposed between the advocate’s conviction and his continued conduct of the case.</w:t>
      </w:r>
      <w:r>
        <w:rPr>
          <w:rStyle w:val="FootnoteReference"/>
          <w:color w:val="000000" w:themeColor="text1"/>
        </w:rPr>
        <w:footnoteReference w:id="326"/>
      </w:r>
      <w:r>
        <w:t xml:space="preserve"> Like the Greeks before them, the Romans wove </w:t>
        <w:lastRenderedPageBreak/>
        <w:t>arbitration into everyday life—“the most frequent route to conflict resolution amongst the lower social classes”—and the Republic’s Senate commissioned proconsuls, governors, or special legates to resolve disputes between states and to execute those decisions throughout the Mediterranean.</w:t>
      </w:r>
      <w:r>
        <w:rPr>
          <w:rStyle w:val="FootnoteReference"/>
          <w:color w:val="000000" w:themeColor="text1"/>
        </w:rPr>
        <w:footnoteReference w:id="327"/>
      </w:r>
      <w:r>
        <w:t xml:space="preserve"> These dynamics in Ancient Rome show the interplay between formal law and ADR; as Fernanda Pirie writes, “[e]ven if ordinary citizens avoided the more complex legal procedures, the principles behind these laws surely made their way into the thinking of people who mediated local disputes.”</w:t>
      </w:r>
      <w:r>
        <w:rPr>
          <w:rStyle w:val="FootnoteReference"/>
          <w:color w:val="000000" w:themeColor="text1"/>
        </w:rPr>
        <w:footnoteReference w:id="328"/>
      </w:r>
      <w:r>
        <w:t xml:space="preserve"> Just as in Ancient Near Eastern and Classical Greek societies, the strength of one’s claim determined which path a disputant would take: “a good case [wa]s in a better position if it is put before a judge than before an arbiter, because the words of the law tie down a judge . . . whereas the decision of an arbiter is free and not bound by any rules, so that he can either give or take away, and can arrange his decision not according to the precepts of law and justice, but just as his own kindly feeling or compassion may prompt him.”</w:t>
      </w:r>
      <w:r>
        <w:rPr>
          <w:rStyle w:val="FootnoteReference"/>
        </w:rPr>
        <w:footnoteReference w:id="329"/>
      </w:r>
      <w:r>
        <w:t xml:space="preserve"> In Milotić’s words, “arbitration is shown as a necessity” where litigation was “too complicated (because of formalities and procedural stages), slow, beyond financial power of the disputing parties, [or] risky,” and it </w:t>
        <w:lastRenderedPageBreak/>
        <w:t>answered the particular difficulty that arose “if the plaintiff was doubtful about how much he could prove that he was owed.”</w:t>
      </w:r>
      <w:r>
        <w:rPr>
          <w:rStyle w:val="FootnoteReference"/>
        </w:rPr>
        <w:footnoteReference w:id="330"/>
      </w:r>
      <w:r>
        <w:t xml:space="preserve"> I have represented Ancient Roman ADR in the following timeline:</w:t>
      </w:r>
    </w:p>
    <w:p w14:paraId="7FE7F7E9" w14:textId="312C039D" w:rsidR="00B41952" w:rsidRPr="00A9375B" w:rsidRDefault="00AE75A9" w:rsidP="003D74D8">
      <w:pPr>
        <w:spacing w:line="480" w:lineRule="auto"/>
        <w:jc w:val="both"/>
        <w:rPr>
          <w:color w:val="000000" w:themeColor="text1"/>
        </w:rPr>
      </w:pPr>
      <w:r>
        <w:rPr>
          <w:noProof/>
          <w:color w:val="000000" w:themeColor="text1"/>
        </w:rPr>
        <w:drawing>
          <wp:inline distT="0" distB="0" distL="0" distR="0" wp14:anchorId="410967D7" wp14:editId="7AEE2860">
            <wp:extent cx="5942464" cy="2683239"/>
            <wp:effectExtent l="0" t="0" r="1270" b="0"/>
            <wp:docPr id="458980795"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0795" name="Picture 1" descr="A diagram of a system  Description automatically generated"/>
                    <pic:cNvPicPr/>
                  </pic:nvPicPr>
                  <pic:blipFill rotWithShape="1">
                    <a:blip r:embed="rId14"/>
                    <a:srcRect t="5786" b="11343"/>
                    <a:stretch/>
                  </pic:blipFill>
                  <pic:spPr bwMode="auto">
                    <a:xfrm>
                      <a:off x="0" y="0"/>
                      <a:ext cx="5943600" cy="268375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31"/>
      </w:r>
    </w:p>
    <w:p w14:paraId="45B8D923" w14:textId="2E7A0EFC" w:rsidR="003275AD"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Cultural and Indigenous Approaches: Communal Harmony Over Formal Vindication</w:t>
      </w:r>
    </w:p>
    <w:p w14:paraId="580F4D1A" w14:textId="77777777" w:rsidR="00EE39F6" w:rsidRPr="00A9375B" w:rsidRDefault="00EE39F6" w:rsidP="003D74D8">
      <w:pPr>
        <w:spacing w:line="480" w:lineRule="auto"/>
        <w:jc w:val="both"/>
        <w:rPr>
          <w:color w:val="000000" w:themeColor="text1"/>
        </w:rPr>
      </w:pPr>
    </w:p>
    <w:p w14:paraId="642F8634" w14:textId="4436E0A1" w:rsidR="008D05A4" w:rsidRPr="00A9375B" w:rsidRDefault="00415AD3" w:rsidP="003D74D8">
      <w:pPr>
        <w:spacing w:line="480" w:lineRule="auto"/>
        <w:ind w:firstLine="360"/>
        <w:jc w:val="both"/>
      </w:pPr>
      <w:r>
        <w:t>The development of law is “merely one phase of the social development,” a process “which man could no more have escaped than he could have avoided the compelling force of his physical frame,” and a growing nation-state brings with it formal forums.</w:t>
      </w:r>
      <w:r>
        <w:rPr>
          <w:rStyle w:val="FootnoteReference"/>
          <w:color w:val="000000" w:themeColor="text1"/>
        </w:rPr>
        <w:footnoteReference w:id="332"/>
      </w:r>
      <w:r>
        <w:t xml:space="preserve"> Yet the growth of a complex society, coupled with cultural attitudes toward the Externalization of claims, can deter disputants from wasting the formal system’s time and resources with baseless, untested claims. In traditional China, Confucian philosophy instructed would-be litigants that “the correct attitude would be that of self-scrutiny”—to “examine oneself to see what wrong one has done and what moral failings one should be responsible for”—and prized “complaisance and compromise, rather than to assert one’s interests, claim one’s ‘rights,’ and press one’s case by taking the other party to court.”</w:t>
      </w:r>
      <w:r>
        <w:rPr>
          <w:rStyle w:val="FootnoteReference"/>
          <w:color w:val="000000" w:themeColor="text1"/>
        </w:rPr>
        <w:footnoteReference w:id="333"/>
      </w:r>
      <w:r>
        <w:t xml:space="preserve"> People learned from a young age that society viewed litigation as corrosive to community relationships, socially disruptive, and morally debased.</w:t>
      </w:r>
      <w:bookmarkStart w:id="55" w:name="_Ref214120043"/>
      <w:r>
        <w:rPr>
          <w:rStyle w:val="FootnoteReference"/>
          <w:color w:val="000000" w:themeColor="text1"/>
        </w:rPr>
        <w:footnoteReference w:id="334"/>
      </w:r>
      <w:bookmarkEnd w:id="55"/>
      <w:r>
        <w:t xml:space="preserve"> The decision to bring a claim to the </w:t>
        <w:lastRenderedPageBreak/>
        <w:t>formal court system was therefore “made within a structural context that might be characterized as access under fear. . . . Litigants deciding to resort to the courts were those who had enough at stake to overcome their fears and reluctance.”</w:t>
      </w:r>
      <w:r>
        <w:rPr>
          <w:rStyle w:val="FootnoteReference"/>
        </w:rPr>
        <w:footnoteReference w:id="335"/>
      </w:r>
      <w:r>
        <w:t xml:space="preserve"> </w:t>
      </w:r>
    </w:p>
    <w:p w14:paraId="5ED4862E" w14:textId="6436B6E1" w:rsidR="0075707A" w:rsidRPr="00A9375B" w:rsidRDefault="008D05A4" w:rsidP="003D74D8">
      <w:pPr>
        <w:spacing w:line="480" w:lineRule="auto"/>
        <w:ind w:firstLine="360"/>
        <w:jc w:val="both"/>
      </w:pPr>
      <w:r>
        <w:t>Because of this fear, disputants avoided the courts, and everything except serious crimes and disputes that community mediation failed to settle was expected to begin and end within community-level forums.</w:t>
      </w:r>
      <w:r>
        <w:rPr>
          <w:rStyle w:val="FootnoteReference"/>
          <w:color w:val="000000" w:themeColor="text1"/>
        </w:rPr>
        <w:footnoteReference w:id="336"/>
      </w:r>
      <w:r>
        <w:t xml:space="preserve"> The state reinforced this expectation, as its “rulers explicitly encouraged these informal practices, on the basis that they upheld the Confucian values of harmony, conciliation, and forbearance.”</w:t>
      </w:r>
      <w:r>
        <w:rPr>
          <w:rStyle w:val="FootnoteReference"/>
          <w:color w:val="000000" w:themeColor="text1"/>
        </w:rPr>
        <w:footnoteReference w:id="337"/>
      </w:r>
      <w:r>
        <w:t xml:space="preserve"> The contrast between fa (formal law) and qing (human feeling) framed communal mediation as the morally superior path, aiming to have disputants reconcile and compromise rather than resort to winner-take-all adjudication.</w:t>
      </w:r>
      <w:r>
        <w:rPr>
          <w:rStyle w:val="FootnoteReference"/>
          <w:color w:val="000000" w:themeColor="text1"/>
        </w:rPr>
        <w:footnoteReference w:id="338"/>
      </w:r>
      <w:r>
        <w:t xml:space="preserve"> Confucian doctrine </w:t>
        <w:lastRenderedPageBreak/>
        <w:t>required officials, “instead of judging the dispute and imposing a binding judgment on the parties,” to “use persuasion and education” to bring the parties to a settlement—though the Qing case records show that once a dispute reached a formal court session, magistrates adjudicated by the code in the overwhelming majority of cases.</w:t>
      </w:r>
      <w:r>
        <w:rPr>
          <w:rStyle w:val="FootnoteReference"/>
          <w:color w:val="000000" w:themeColor="text1"/>
        </w:rPr>
        <w:footnoteReference w:id="339"/>
      </w:r>
      <w:r>
        <w:t xml:space="preserve"> In the Tang and Song courts, the threat of punishment was meant to deter false accusations—anyone who accused another falsely of a crime faced the sentence the crime itself carried—so that “[t]he collected cases contain many examples of magistrates convicting those who maliciously tried to take advantage of the court system by making wrongful accusations.”</w:t>
      </w:r>
      <w:r>
        <w:rPr>
          <w:rStyle w:val="FootnoteReference"/>
          <w:color w:val="000000" w:themeColor="text1"/>
        </w:rPr>
        <w:footnoteReference w:id="340"/>
      </w:r>
      <w:r>
        <w:t xml:space="preserve"> I have represented Traditional Chinese ADR in the following timeline:</w:t>
      </w:r>
    </w:p>
    <w:p w14:paraId="49520B50" w14:textId="13385B70" w:rsidR="009B56FF" w:rsidRPr="00A9375B" w:rsidRDefault="009B56FF" w:rsidP="003D74D8">
      <w:pPr>
        <w:spacing w:line="480" w:lineRule="auto"/>
        <w:jc w:val="both"/>
        <w:rPr>
          <w:color w:val="000000" w:themeColor="text1"/>
        </w:rPr>
      </w:pPr>
      <w:r>
        <w:rPr>
          <w:noProof/>
          <w:color w:val="000000" w:themeColor="text1"/>
        </w:rPr>
        <w:lastRenderedPageBreak/>
        <w:drawing>
          <wp:inline distT="0" distB="0" distL="0" distR="0" wp14:anchorId="6A794748" wp14:editId="49B076F0">
            <wp:extent cx="5942412" cy="2671638"/>
            <wp:effectExtent l="0" t="0" r="1270" b="0"/>
            <wp:docPr id="1016996164" name="Picture 1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6164" name="Picture 11" descr="A diagram of a system  Description automatically generated"/>
                    <pic:cNvPicPr/>
                  </pic:nvPicPr>
                  <pic:blipFill rotWithShape="1">
                    <a:blip r:embed="rId15" cstate="print">
                      <a:extLst>
                        <a:ext uri="{28A0092B-C50C-407E-A947-70E740481C1C}">
                          <a14:useLocalDpi xmlns:a14="http://schemas.microsoft.com/office/drawing/2010/main" val="0"/>
                        </a:ext>
                      </a:extLst>
                    </a:blip>
                    <a:srcRect t="6132" b="11437"/>
                    <a:stretch/>
                  </pic:blipFill>
                  <pic:spPr bwMode="auto">
                    <a:xfrm>
                      <a:off x="0" y="0"/>
                      <a:ext cx="5943600" cy="267217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41"/>
      </w:r>
    </w:p>
    <w:p w14:paraId="72F657DF" w14:textId="28E3A761" w:rsidR="0032068A" w:rsidRPr="00A9375B" w:rsidRDefault="00000000" w:rsidP="003D74D8">
      <w:pPr>
        <w:pStyle w:val="BodyTextFirstIndent"/>
        <w:spacing w:line="480" w:lineRule="auto"/>
        <w:jc w:val="both"/>
      </w:pPr>
      <w:r>
        <w:t>Many Indigenous systems treat formal litigation as a last resort, applying rules flexibly enough to leave room for a settlement both sides can live with</w:t>
      </w:r>
      <w:bookmarkStart w:id="56" w:name="_Ref218971611"/>
      <w:r>
        <w:t>.</w:t>
      </w:r>
      <w:r>
        <w:rPr>
          <w:rStyle w:val="FootnoteReference"/>
          <w:color w:val="000000" w:themeColor="text1"/>
        </w:rPr>
        <w:footnoteReference w:id="342"/>
      </w:r>
      <w:bookmarkEnd w:id="56"/>
      <w:r>
        <w:t xml:space="preserve"> Simon Roberts contrasts these systems </w:t>
        <w:lastRenderedPageBreak/>
        <w:t>with the formal system’s rigid rules, which reduce complex social conflicts to zero-sum legal victories divorced from ongoing social relationships and practical needs.</w:t>
      </w:r>
      <w:bookmarkStart w:id="57" w:name="_Ref217240203"/>
      <w:r>
        <w:rPr>
          <w:rStyle w:val="FootnoteReference"/>
          <w:color w:val="000000" w:themeColor="text1"/>
        </w:rPr>
        <w:footnoteReference w:id="343"/>
      </w:r>
      <w:bookmarkEnd w:id="57"/>
      <w:r>
        <w:t xml:space="preserve"> The peacemaking system the Navajo call hozhooji naat’aanii, for instance, processes nayee (“anything that gets in the way of a person living his life”) into concrete, manageable entities that can be addressed through talking sessions guided by a naat’aanii, who leads the parties to hozho (harmony).</w:t>
      </w:r>
      <w:r>
        <w:rPr>
          <w:rStyle w:val="FootnoteReference"/>
          <w:color w:val="000000" w:themeColor="text1"/>
        </w:rPr>
        <w:footnoteReference w:id="344"/>
      </w:r>
      <w:r>
        <w:t xml:space="preserve"> Among the Ju/’hoansi, daytime talk is dominated by economic matters and complaints while night-time talk turns overwhelmingly to stories and myth, and Hawaiian ho‘oponopono carries the parties from hala (transgression) through mihi (confession and forgiveness) and, where necessary, restitution to kala (release).</w:t>
      </w:r>
      <w:r>
        <w:rPr>
          <w:rStyle w:val="FootnoteReference"/>
          <w:color w:val="000000" w:themeColor="text1"/>
        </w:rPr>
        <w:footnoteReference w:id="345"/>
      </w:r>
      <w:r>
        <w:t xml:space="preserve"> In Ethiopia’s Afar, elders’ councils mediate inter-clan disputes; in Rwanda, abunzi provide mandatory first-instance mediation that screens cases before courts; in Sudan and Darfur, judiyya convenes ajaweed to restore social relationships, while the separate diya system spreads compensation for homicide and injury across the offender’s kinship group; and among the Baganda, Kwanjula binds lineages and operates as a safety valve for conflict.</w:t>
      </w:r>
      <w:bookmarkStart w:id="58" w:name="_Ref214120603"/>
      <w:r>
        <w:rPr>
          <w:rStyle w:val="FootnoteReference"/>
          <w:color w:val="000000" w:themeColor="text1"/>
        </w:rPr>
        <w:footnoteReference w:id="346"/>
      </w:r>
      <w:bookmarkEnd w:id="58"/>
      <w:r>
        <w:t xml:space="preserve"> </w:t>
        <w:lastRenderedPageBreak/>
        <w:t>Such relational authority reveals the comparative success of some Indigenous conflict management approaches over professionalized ones, particularly when they operate within existing social frameworks, where ongoing relationships matter more to people than abstract legal victories.</w:t>
      </w:r>
      <w:bookmarkStart w:id="59" w:name="_Ref217240618"/>
      <w:r>
        <w:rPr>
          <w:rStyle w:val="FootnoteReference"/>
          <w:color w:val="000000" w:themeColor="text1"/>
        </w:rPr>
        <w:footnoteReference w:id="347"/>
      </w:r>
      <w:bookmarkEnd w:id="59"/>
      <w:r>
        <w:t xml:space="preserve"> These community-centered, relationship-preserving dynamics of dispute resolution are not exclusive to small-scale “primitive” societies: the trade-association arbitration that the 1925 FAA was enacted to protect ran on the same logic, with respected members of a trade resolving disputes </w:t>
        <w:lastRenderedPageBreak/>
        <w:t>by drawing on the community’s own formal and informal norms.</w:t>
      </w:r>
      <w:r>
        <w:rPr>
          <w:rStyle w:val="FootnoteReference"/>
        </w:rPr>
        <w:footnoteReference w:id="348"/>
      </w:r>
      <w:r>
        <w:t xml:space="preserve"> Some scholars argue that our current system of choosing among external forums was a result of a capitalist economy, yet the Indigenous/Confucian ADR attitude unmistakably resembles what the FAA was intended to achieve.</w:t>
      </w:r>
      <w:r>
        <w:rPr>
          <w:rStyle w:val="FootnoteReference"/>
        </w:rPr>
        <w:footnoteReference w:id="349"/>
      </w:r>
    </w:p>
    <w:p w14:paraId="03E0B4F2" w14:textId="77777777" w:rsidR="0032068A" w:rsidRPr="00A9375B" w:rsidRDefault="0032068A" w:rsidP="003D74D8">
      <w:pPr>
        <w:pStyle w:val="BodyTextFirstIndent"/>
        <w:spacing w:line="480" w:lineRule="auto"/>
        <w:jc w:val="both"/>
      </w:pPr>
    </w:p>
    <w:p w14:paraId="5253BFC1" w14:textId="34D791FE" w:rsidR="00986CA5"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Anglo-Saxon England: The Defeat of Local Practices</w:t>
      </w:r>
    </w:p>
    <w:p w14:paraId="53375BB9" w14:textId="77777777" w:rsidR="00B41952" w:rsidRPr="00A9375B" w:rsidRDefault="00B41952" w:rsidP="003D74D8">
      <w:pPr>
        <w:pStyle w:val="ListParagraph"/>
        <w:spacing w:line="480" w:lineRule="auto"/>
        <w:jc w:val="both"/>
        <w:rPr>
          <w:color w:val="000000" w:themeColor="text1"/>
        </w:rPr>
      </w:pPr>
    </w:p>
    <w:p w14:paraId="4CDDD12E" w14:textId="5C0A5D4E" w:rsidR="0032068A" w:rsidRPr="00A9375B" w:rsidRDefault="00442B9F" w:rsidP="003D74D8">
      <w:pPr>
        <w:pStyle w:val="BodyTextFirstIndent"/>
        <w:spacing w:line="480" w:lineRule="auto"/>
        <w:jc w:val="both"/>
      </w:pPr>
      <w:r>
        <w:t>Anglo-Saxon and Anglo-Norman England developed ADR systems that mirrored the communal spirit of the Indigenous approaches surveyed above. The primary forum of dispute resolution was the local communal assembly—the mæthl and ðing of the earliest Kentish laws, later the hundred—which heard pleas and gave the judgments that settled conflicts.</w:t>
      </w:r>
      <w:bookmarkStart w:id="60" w:name="_Ref217241101"/>
      <w:r>
        <w:rPr>
          <w:rStyle w:val="FootnoteReference"/>
          <w:color w:val="000000" w:themeColor="text1"/>
        </w:rPr>
        <w:footnoteReference w:id="350"/>
      </w:r>
      <w:bookmarkEnd w:id="60"/>
      <w:r>
        <w:t xml:space="preserve"> In contrast, if disputants wanted to enter the formal system, several features compelled them to assess the merits of their cases. As in some of the other societies examined, an accuser had to bring witnesses to swear oaths of confirmation before a serious criminal case would be entertained, a process that </w:t>
        <w:lastRenderedPageBreak/>
        <w:t>required careful preparation, public performance, and dramatic invocation of the Almighty, for these “elaborate processes were supposed to ensure that people did not make frivolous accusations.”</w:t>
      </w:r>
      <w:r>
        <w:rPr>
          <w:rStyle w:val="FootnoteReference"/>
          <w:color w:val="000000" w:themeColor="text1"/>
        </w:rPr>
        <w:footnoteReference w:id="351"/>
      </w:r>
      <w:r>
        <w:t xml:space="preserve"> Community relations also played a role: in the Exeter dispute the Chancellor feared that a common-law decision would “prove excessively harsh and expensive, would sour relationships within the city, and would satisfy one party at the expense of the other.”</w:t>
      </w:r>
      <w:r>
        <w:rPr>
          <w:rStyle w:val="FootnoteReference"/>
        </w:rPr>
        <w:footnoteReference w:id="352"/>
      </w:r>
      <w:r>
        <w:t xml:space="preserve"> In a dispute over the estates of Hagbourne and Bradfield, for example, Wynflæd took her suit directly to King Æthelred II, but Leofwine refused to appear and insisted on his statutory right to answer in the local shire court; there the counselors awarded Wynflæd the oath, then urged the parties to settle, warning that if the oath were given, “thereafter there would be no friendship.”</w:t>
      </w:r>
      <w:r>
        <w:rPr>
          <w:rStyle w:val="FootnoteReference"/>
          <w:color w:val="000000" w:themeColor="text1"/>
        </w:rPr>
        <w:footnoteReference w:id="353"/>
      </w:r>
      <w:r>
        <w:t xml:space="preserve"> </w:t>
      </w:r>
    </w:p>
    <w:p w14:paraId="29007014" w14:textId="2EE47FF0" w:rsidR="0032068A" w:rsidRPr="00A9375B" w:rsidRDefault="00000000" w:rsidP="003D74D8">
      <w:pPr>
        <w:pStyle w:val="BodyTextFirstIndent"/>
        <w:spacing w:line="480" w:lineRule="auto"/>
        <w:jc w:val="both"/>
      </w:pPr>
      <w:r>
        <w:t>Beyond threats to community relations, disputants entered the formal system only “when they thought they could achieve their ends by open, public demonstration of the wrong they had suffered,”</w:t>
      </w:r>
      <w:r>
        <w:rPr>
          <w:rStyle w:val="FootnoteReference"/>
          <w:rFonts w:eastAsiaTheme="majorEastAsia"/>
        </w:rPr>
        <w:footnoteReference w:id="354"/>
      </w:r>
      <w:r>
        <w:t xml:space="preserve"> in part because “[a]ccess to the king’s court was a privilege. It had to be paid for . . . . No such payments were required in the traditional courts, where a party could withdraw without fear of being ‘amerced for a false claim,’ for wasting the government’s time.”</w:t>
      </w:r>
      <w:r>
        <w:rPr>
          <w:rStyle w:val="FootnoteReference"/>
          <w:rFonts w:eastAsiaTheme="majorEastAsia"/>
        </w:rPr>
        <w:footnoteReference w:id="355"/>
      </w:r>
      <w:r>
        <w:t xml:space="preserve"> Shillingford, for </w:t>
        <w:lastRenderedPageBreak/>
        <w:t>example, initially pressed to be heard at common law rather than before the king and his chancellor, though he “confessed to his fellow officers that much of the cathedral party’s evidence and arguments would be hard to counter”; once summoned before the chancellor and justices, he agreed within weeks to arbitration.</w:t>
      </w:r>
      <w:r>
        <w:rPr>
          <w:rStyle w:val="FootnoteReference"/>
          <w:rFonts w:eastAsiaTheme="majorEastAsia"/>
        </w:rPr>
        <w:footnoteReference w:id="356"/>
      </w:r>
      <w:r>
        <w:t xml:space="preserve"> What a would-be disputant needed to prove, and whether a given forum could hear it, shaped where the case went, as Lorraine Attreed explains: </w:t>
      </w:r>
    </w:p>
    <w:p w14:paraId="5B6A4100" w14:textId="75FCCBA6" w:rsidR="0032068A" w:rsidRPr="00A9375B" w:rsidRDefault="007231DB" w:rsidP="003D74D8">
      <w:pPr>
        <w:pStyle w:val="BodyTextFirstIndent"/>
        <w:spacing w:line="480" w:lineRule="auto"/>
        <w:ind w:left="720" w:right="720" w:firstLine="0"/>
        <w:jc w:val="both"/>
      </w:pPr>
      <w:r>
        <w:t>“As Exeter’s case in particular shows, litigants needed to analyze their evidence, requirements, and chances thoroughly before deciding where to take the case in hope of a favorable decision. Complex cases requiring the submission and consideration of a broad range of evidence and relationships not normally considered in common-law courts could prompt a litigant like Exeter to search for justice elsewhere.”</w:t>
      </w:r>
      <w:r>
        <w:rPr>
          <w:rStyle w:val="FootnoteReference"/>
        </w:rPr>
        <w:footnoteReference w:id="357"/>
      </w:r>
      <w:r>
        <w:t xml:space="preserve"> </w:t>
      </w:r>
    </w:p>
    <w:p w14:paraId="185CCC7B" w14:textId="28718DC4" w:rsidR="008C2858" w:rsidRPr="00A9375B" w:rsidRDefault="00000000" w:rsidP="003D74D8">
      <w:pPr>
        <w:pStyle w:val="BodyTextFirstIndent"/>
        <w:spacing w:line="480" w:lineRule="auto"/>
        <w:jc w:val="both"/>
      </w:pPr>
      <w:r>
        <w:t xml:space="preserve">The choice between formal forums, where disputants brought strong claims and were willing to take on personal costs, and the informal system, where disputants brought weak claims and were focused on obtaining </w:t>
      </w:r>
      <w:r>
        <w:rPr>
          <w:i/>
          <w:iCs/>
        </w:rPr>
        <w:t>some</w:t>
      </w:r>
      <w:r>
        <w:t xml:space="preserve"> form of relief, began to change in the mid-thirteenth century, as the royal courts gradually absorbed most of the shire courts’ business, even as local guilds, urban governments, and regional magnates continued to broker settlements within communities.</w:t>
      </w:r>
      <w:r>
        <w:rPr>
          <w:rStyle w:val="FootnoteReference"/>
          <w:color w:val="000000" w:themeColor="text1"/>
        </w:rPr>
        <w:footnoteReference w:id="358"/>
      </w:r>
      <w:r>
        <w:t xml:space="preserve"> Local </w:t>
        <w:lastRenderedPageBreak/>
        <w:t>custom also proved vulnerable to manipulation, memory lapses, and uncertainty, which sometimes led merchants to voluntarily seek the stability of state statutes over the malleability of local consensus.</w:t>
      </w:r>
      <w:r>
        <w:rPr>
          <w:rStyle w:val="FootnoteReference"/>
          <w:color w:val="000000" w:themeColor="text1"/>
        </w:rPr>
        <w:footnoteReference w:id="359"/>
      </w:r>
      <w:r>
        <w:t xml:space="preserve"> Whether by invitation or aggression, the expansion of royal authority gradually drew popularia concilia under crown jurisdiction, even criminalizing prior arrangements.</w:t>
      </w:r>
      <w:r>
        <w:rPr>
          <w:rStyle w:val="FootnoteReference"/>
          <w:color w:val="000000" w:themeColor="text1"/>
        </w:rPr>
        <w:footnoteReference w:id="360"/>
      </w:r>
      <w:r>
        <w:t xml:space="preserve"> The royal courts also became a route to enforcement: penal bonds were “almost universally a part of any formal mediation or arbitration,” and either party could “sue the other in debt for the penalty.”</w:t>
      </w:r>
      <w:r>
        <w:rPr>
          <w:rStyle w:val="FootnoteReference"/>
          <w:color w:val="000000" w:themeColor="text1"/>
        </w:rPr>
        <w:footnoteReference w:id="361"/>
      </w:r>
      <w:r>
        <w:t xml:space="preserve"> I have represented Medieval English ADR in the following timeline:</w:t>
      </w:r>
    </w:p>
    <w:p w14:paraId="73527A99" w14:textId="69AC4995" w:rsidR="00196DC1" w:rsidRPr="00A9375B" w:rsidRDefault="008C2858" w:rsidP="003D74D8">
      <w:pPr>
        <w:spacing w:line="480" w:lineRule="auto"/>
        <w:jc w:val="both"/>
        <w:rPr>
          <w:color w:val="000000" w:themeColor="text1"/>
        </w:rPr>
      </w:pPr>
      <w:r>
        <w:rPr>
          <w:noProof/>
          <w:color w:val="000000" w:themeColor="text1"/>
        </w:rPr>
        <w:lastRenderedPageBreak/>
        <w:drawing>
          <wp:inline distT="0" distB="0" distL="0" distR="0" wp14:anchorId="04A74D0C" wp14:editId="4D1AE5F7">
            <wp:extent cx="5942968" cy="2630774"/>
            <wp:effectExtent l="0" t="0" r="635" b="0"/>
            <wp:docPr id="1222129410"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9410" name="Picture 1" descr="A diagram of a system  Description automatically generated"/>
                    <pic:cNvPicPr/>
                  </pic:nvPicPr>
                  <pic:blipFill rotWithShape="1">
                    <a:blip r:embed="rId16"/>
                    <a:srcRect t="6480" b="12276"/>
                    <a:stretch/>
                  </pic:blipFill>
                  <pic:spPr bwMode="auto">
                    <a:xfrm>
                      <a:off x="0" y="0"/>
                      <a:ext cx="5943600" cy="263105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62"/>
      </w:r>
    </w:p>
    <w:p w14:paraId="32C869DC" w14:textId="78472049" w:rsidR="00497495" w:rsidRPr="00A9375B" w:rsidRDefault="00497495" w:rsidP="003D74D8">
      <w:pPr>
        <w:pStyle w:val="ListParagraph"/>
        <w:numPr>
          <w:ilvl w:val="0"/>
          <w:numId w:val="6"/>
        </w:numPr>
        <w:spacing w:line="480" w:lineRule="auto"/>
        <w:jc w:val="both"/>
        <w:rPr>
          <w:i/>
          <w:iCs/>
          <w:color w:val="000000" w:themeColor="text1"/>
        </w:rPr>
      </w:pPr>
      <w:r>
        <w:rPr>
          <w:i/>
          <w:iCs/>
          <w:color w:val="000000" w:themeColor="text1"/>
        </w:rPr>
        <w:t>QCMs Sometimes Disproportionately Burdened Disadvantaged Groups</w:t>
      </w:r>
    </w:p>
    <w:p w14:paraId="0E54D160" w14:textId="77777777" w:rsidR="00CF05B8" w:rsidRPr="00A9375B" w:rsidRDefault="00CF05B8" w:rsidP="003D74D8">
      <w:pPr>
        <w:spacing w:line="480" w:lineRule="auto"/>
        <w:ind w:left="360"/>
        <w:jc w:val="both"/>
        <w:rPr>
          <w:color w:val="000000" w:themeColor="text1"/>
        </w:rPr>
      </w:pPr>
    </w:p>
    <w:p w14:paraId="17982614" w14:textId="0666D661" w:rsidR="007F066B" w:rsidRPr="00A9375B" w:rsidRDefault="007F066B" w:rsidP="003D74D8">
      <w:pPr>
        <w:pStyle w:val="BodyTextFirstIndent"/>
        <w:spacing w:line="480" w:lineRule="auto"/>
        <w:jc w:val="both"/>
      </w:pPr>
      <w:r>
        <w:t xml:space="preserve">The QCMs that historical legal systems celebrated as merit-testing forges sometimes served as instruments of exclusion against those who lacked social standing. In some regions of Qing dynasty China, communal mediation was reserved almost entirely for the “stalwart members of the community, mainly male heads of households,” operating most effectively between disputants “roughly equal in power and status: as for example between squabbling brothers and neighbors, </w:t>
        <w:lastRenderedPageBreak/>
        <w:t>lenders and creditors, buyers and sellers of land.”</w:t>
      </w:r>
      <w:r>
        <w:rPr>
          <w:rStyle w:val="FootnoteReference"/>
          <w:color w:val="000000" w:themeColor="text1"/>
        </w:rPr>
        <w:footnoteReference w:id="363"/>
      </w:r>
      <w:r>
        <w:t> Subordinate figures like the married-in daughter-in-law stood “implicitly outside the system”—she never appeared in her own right in either the court records or the village survey data on disputes and had to be represented by her natal family or not at all.</w:t>
      </w:r>
      <w:r>
        <w:rPr>
          <w:rStyle w:val="FootnoteReference"/>
          <w:color w:val="000000" w:themeColor="text1"/>
        </w:rPr>
        <w:footnoteReference w:id="364"/>
      </w:r>
      <w:r>
        <w:t xml:space="preserve"> In Republican Rome a woman could sue and defend in her own name, but the praetor’s Edict barred her from acting for anyone else, and she could neither serve as judge nor hold a magistracy.</w:t>
      </w:r>
      <w:r>
        <w:rPr>
          <w:rStyle w:val="FootnoteReference"/>
          <w:color w:val="000000" w:themeColor="text1"/>
        </w:rPr>
        <w:footnoteReference w:id="365"/>
      </w:r>
      <w:r>
        <w:t xml:space="preserve"> In Classical Athens, where citizen women were kept out of court, litigants’ “various ways of bringing women to the jurors’ attention” enabled the Athenians to “preserve the physical invisibility of their women in the public space of the courtroom while creating a forensic presence for them in the public discourse of the litigants.”</w:t>
      </w:r>
      <w:r>
        <w:rPr>
          <w:rStyle w:val="FootnoteReference"/>
          <w:color w:val="000000" w:themeColor="text1"/>
        </w:rPr>
        <w:footnoteReference w:id="366"/>
      </w:r>
      <w:r>
        <w:t> Pre-Reformation English ecclesiastical arbitration often involved lay intermediaries who “shaped the eventual agreement,” though the settlements’ appearance among legal records is “accidental rather than systematic.”</w:t>
      </w:r>
      <w:r>
        <w:rPr>
          <w:rStyle w:val="FootnoteReference"/>
          <w:color w:val="000000" w:themeColor="text1"/>
        </w:rPr>
        <w:footnoteReference w:id="367"/>
      </w:r>
      <w:r>
        <w:t xml:space="preserve"> </w:t>
      </w:r>
    </w:p>
    <w:p w14:paraId="73481DD3" w14:textId="3A15BEDB" w:rsidR="007F066B" w:rsidRPr="00A9375B" w:rsidRDefault="007F066B" w:rsidP="003D74D8">
      <w:pPr>
        <w:pStyle w:val="BodyTextFirstIndent"/>
        <w:spacing w:line="480" w:lineRule="auto"/>
        <w:jc w:val="both"/>
      </w:pPr>
      <w:r>
        <w:t xml:space="preserve">The potential of historical QCMs to protect the powerful and silence the weak has persisted into some modern ADR practices, where disputants are erroneously assumed to be “roughly equal </w:t>
        <w:lastRenderedPageBreak/>
        <w:t>in political power, wealth, and social status.”</w:t>
      </w:r>
      <w:r>
        <w:rPr>
          <w:rStyle w:val="FootnoteReference"/>
          <w:color w:val="000000" w:themeColor="text1"/>
        </w:rPr>
        <w:footnoteReference w:id="368"/>
      </w:r>
      <w:r>
        <w:t xml:space="preserve"> Mediation can also disempower parties by actively discouraging expressions of anger, a message that can be perilous “for a person who has only recently found her anger.”</w:t>
      </w:r>
      <w:r>
        <w:rPr>
          <w:rStyle w:val="FootnoteReference"/>
          <w:color w:val="000000" w:themeColor="text1"/>
        </w:rPr>
        <w:footnoteReference w:id="369"/>
      </w:r>
      <w:r>
        <w:t xml:space="preserve"> Even Frank Sander, for all he got wrong, acknowledged that where parties have substantially disparate bargaining power, “mediation is either pointless, or worse yet, threatens to take undue and unfair advantage of the weaker party.”</w:t>
      </w:r>
      <w:r>
        <w:rPr>
          <w:rStyle w:val="FootnoteReference"/>
          <w:color w:val="000000" w:themeColor="text1"/>
        </w:rPr>
        <w:footnoteReference w:id="370"/>
      </w:r>
      <w:r>
        <w:t> Mandatory arbitration’s “whole-scale privatization of the justice system” can act as a black hole in which the great bulk of claims “simply evaporate before they are even filed.”</w:t>
      </w:r>
      <w:r>
        <w:rPr>
          <w:rStyle w:val="FootnoteReference"/>
          <w:color w:val="000000" w:themeColor="text1"/>
        </w:rPr>
        <w:footnoteReference w:id="371"/>
      </w:r>
      <w:r>
        <w:t xml:space="preserve"> Employers, for example, have used mandatory arbitration clauses to “deny[] [their employees] the opportunity they would have had to enforce their legal rights through litigation.”</w:t>
      </w:r>
      <w:r>
        <w:rPr>
          <w:rStyle w:val="FootnoteReference"/>
          <w:color w:val="000000" w:themeColor="text1"/>
        </w:rPr>
        <w:footnoteReference w:id="372"/>
      </w:r>
      <w:r>
        <w:t xml:space="preserve"> As a recent </w:t>
      </w:r>
      <w:r>
        <w:rPr>
          <w:i/>
          <w:iCs/>
        </w:rPr>
        <w:t>Harvard Law Review</w:t>
      </w:r>
      <w:r>
        <w:t xml:space="preserve"> survey reports, the “claim-suppressive effects of forced arbitration have eliminated up to ninety-eight percent of </w:t>
        <w:lastRenderedPageBreak/>
        <w:t>all employment claims,” a burden that falls disproportionately on women and Black workers, who are concentrated in industries where such clauses are more common.</w:t>
      </w:r>
      <w:r>
        <w:rPr>
          <w:rStyle w:val="FootnoteReference"/>
          <w:color w:val="000000" w:themeColor="text1"/>
        </w:rPr>
        <w:footnoteReference w:id="373"/>
      </w:r>
      <w:r>
        <w:t> By denying employees access to court, mandatory arbitration may ensure that “social movements will no longer be able to assist the overall progressive trend of our jurisprudence,” which “particularly harms the most vulnerable and oppressed members of our society for whom legal evolution is most important.”</w:t>
      </w:r>
      <w:r>
        <w:rPr>
          <w:rStyle w:val="FootnoteReference"/>
          <w:color w:val="000000" w:themeColor="text1"/>
        </w:rPr>
        <w:footnoteReference w:id="374"/>
      </w:r>
      <w:r>
        <w:t> Katherine Stone and Alexander Colvin report that repeat-player employers enjoy an advantage in mandatory arbitration: an employee facing an employer who had appeared before the same arbitrator twenty-five times had only a 4.5% chance of winning, compared with 17.9% the first time that employer appeared before that arbitrator.</w:t>
      </w:r>
      <w:r>
        <w:rPr>
          <w:rStyle w:val="FootnoteReference"/>
          <w:color w:val="000000" w:themeColor="text1"/>
        </w:rPr>
        <w:footnoteReference w:id="375"/>
      </w:r>
      <w:r>
        <w:t> </w:t>
      </w:r>
    </w:p>
    <w:p w14:paraId="79C2FF9D" w14:textId="748B4226" w:rsidR="00B42A85" w:rsidRPr="00A9375B" w:rsidRDefault="00D947D6" w:rsidP="003D74D8">
      <w:pPr>
        <w:pStyle w:val="BodyTextFirstIndent"/>
        <w:spacing w:line="480" w:lineRule="auto"/>
        <w:jc w:val="both"/>
      </w:pPr>
      <w:r>
        <w:t>Any proposal to revive QCMs must be carefully distinguished from the high-friction access barriers that the preceding paragraphs condemn.</w:t>
      </w:r>
      <w:r>
        <w:rPr>
          <w:rStyle w:val="FootnoteReference"/>
          <w:color w:val="000000" w:themeColor="text1"/>
        </w:rPr>
        <w:footnoteReference w:id="376"/>
      </w:r>
      <w:r>
        <w:t xml:space="preserve"> If the institutional dissent mechanisms proposed later in this Note mutate, by misapplication, into external procedural barriers that “frustrate[] the ability of claimants to prosecute their claims and receive a decision on the merits in federal court,” then my proposal has created a bigger problem than it set out to solve.</w:t>
      </w:r>
      <w:r>
        <w:rPr>
          <w:rStyle w:val="FootnoteReference"/>
          <w:color w:val="000000" w:themeColor="text1"/>
        </w:rPr>
        <w:footnoteReference w:id="377"/>
      </w:r>
      <w:r>
        <w:t xml:space="preserve"> It would be another procedural “stop sign” that “produce[s] earlier and earlier termination of cases, avoid[s] merit determinations, and generate[s] substantial litigation costs, delays, and risks,” compounding </w:t>
        <w:lastRenderedPageBreak/>
        <w:t>rather than correcting “the disparities that exist between the haves and the have-nots in our society.”</w:t>
      </w:r>
      <w:r>
        <w:rPr>
          <w:rStyle w:val="FootnoteReference"/>
          <w:color w:val="000000" w:themeColor="text1"/>
        </w:rPr>
        <w:footnoteReference w:id="378"/>
      </w:r>
      <w:r>
        <w:t> The post-</w:t>
      </w:r>
      <w:r>
        <w:rPr>
          <w:i/>
          <w:iCs/>
        </w:rPr>
        <w:t>Twombly</w:t>
      </w:r>
      <w:r>
        <w:t xml:space="preserve"> era of heightened pleading already burdens “plaintiffs who were actually harmed, but lack access before suit to the facts needed to prove it.”</w:t>
      </w:r>
      <w:r>
        <w:rPr>
          <w:rStyle w:val="FootnoteReference"/>
          <w:color w:val="000000" w:themeColor="text1"/>
        </w:rPr>
        <w:footnoteReference w:id="379"/>
      </w:r>
    </w:p>
    <w:p w14:paraId="5A2BB599" w14:textId="75A6ECF5" w:rsidR="00BF690A" w:rsidRPr="00A9375B" w:rsidRDefault="00D947D6" w:rsidP="003D74D8">
      <w:pPr>
        <w:pStyle w:val="BodyTextFirstIndent"/>
        <w:spacing w:line="480" w:lineRule="auto"/>
        <w:jc w:val="both"/>
      </w:pPr>
      <w:r>
        <w:t>Those barriers ask “should this person be allowed to bring a claim”—and answer based on the claimant’s resources rather than the claim’s merits. My proposal is an internal mechanism directed at legal organizations already in possession of a claim, not an external barrier screening claimants before they are heard.</w:t>
      </w:r>
      <w:r>
        <w:rPr>
          <w:rStyle w:val="FootnoteReference"/>
          <w:color w:val="000000" w:themeColor="text1"/>
        </w:rPr>
        <w:footnoteReference w:id="380"/>
      </w:r>
      <w:r>
        <w:t xml:space="preserve"> I addressed the exclusionary dimension of the historical QCMs so that readers keep it in mind when I advocate for their revival in the Note’s final section. Any implementation of my ideas must not replicate the exclusion of the people QCMs once shut out. The societies discussed diverged in form, in theological presupposition, and in the degree of institutional elaboration they attained, but they shared an unyielding insistence that no claim proceed to formal adjudication without first being tested by the claimant. That insistence, whatever its original purpose, served to counteract the cognitive biases that any Deliberative Body will inevitably develop. The displacement of the QCM on American soil—a trajectory running from colonial settlement through the Federal Arbitration Act of 1925 and the 1976 Pound Conference</w:t>
      </w:r>
      <w:r>
        <w:rPr>
          <w:rStyle w:val="FootnoteReference"/>
          <w:color w:val="000000" w:themeColor="text1"/>
        </w:rPr>
        <w:footnoteReference w:id="381"/>
      </w:r>
      <w:r>
        <w:t>—is the narrative I take up in the next section.</w:t>
      </w:r>
    </w:p>
    <w:p w14:paraId="62972945" w14:textId="745BB431" w:rsidR="00890D5B" w:rsidRDefault="00890D5B" w:rsidP="003D74D8">
      <w:pPr>
        <w:pStyle w:val="BodyTextFirstIndent"/>
        <w:spacing w:line="480" w:lineRule="auto"/>
        <w:jc w:val="both"/>
      </w:pPr>
    </w:p>
    <w:p w14:paraId="526B03DA" w14:textId="77777777" w:rsidR="001B515B" w:rsidRPr="00A9375B" w:rsidRDefault="001B515B" w:rsidP="003D74D8">
      <w:pPr>
        <w:pStyle w:val="BodyTextFirstIndent"/>
        <w:spacing w:line="480" w:lineRule="auto"/>
        <w:jc w:val="both"/>
      </w:pPr>
    </w:p>
    <w:p w14:paraId="17E4E171" w14:textId="7D10E32C" w:rsidR="00573FFD" w:rsidRPr="00A9375B" w:rsidRDefault="00573FFD" w:rsidP="003D74D8">
      <w:pPr>
        <w:pStyle w:val="ListParagraph"/>
        <w:numPr>
          <w:ilvl w:val="0"/>
          <w:numId w:val="31"/>
        </w:numPr>
        <w:spacing w:line="480" w:lineRule="auto"/>
        <w:jc w:val="center"/>
        <w:rPr>
          <w:smallCaps/>
        </w:rPr>
      </w:pPr>
      <w:r>
        <w:rPr>
          <w:smallCaps/>
        </w:rPr>
        <w:t>These Historical Practices were not Early Iterations of Modern ADR</w:t>
      </w:r>
    </w:p>
    <w:p w14:paraId="1FDEF3ED" w14:textId="77777777" w:rsidR="009B7ADF" w:rsidRPr="00A9375B" w:rsidRDefault="009B7ADF" w:rsidP="003D74D8">
      <w:pPr>
        <w:pStyle w:val="ListParagraph"/>
        <w:spacing w:line="480" w:lineRule="auto"/>
        <w:ind w:left="1080"/>
        <w:jc w:val="both"/>
      </w:pPr>
    </w:p>
    <w:p w14:paraId="3381EFDB" w14:textId="56164BA8" w:rsidR="009B7ADF" w:rsidRPr="00A9375B" w:rsidRDefault="00573FFD" w:rsidP="003D74D8">
      <w:pPr>
        <w:pStyle w:val="BodyTextFirstIndent"/>
        <w:spacing w:line="480" w:lineRule="auto"/>
        <w:jc w:val="both"/>
      </w:pPr>
      <w:r>
        <w:t>To characterize the historical ADR practices as early iterations of modern ADR is to commit the same taxonomic error as classifying the automobile as an expedited horse. The analogy fails not because automobiles and horses both facilitate locomotion, but because the internal combustion engine reconfigures the relationship between operator and conveyance—the driver assumes neither the obligations of animal husbandry nor the existential risks of equine dependency. Similarly, the assumption that modern ADR stands further along an evolutionary continuum than the practices surveyed in the preceding section conflates institutional divergence with progressive maturation. What separates these systems is not temporal distance but a reversal in disputant accountability. Whereas traditional mechanisms imposed substantial personal costs and reputational hazards upon disputants before Externalization—rendering the very act of articulating a grievance an exercise in self-scrutiny—contemporary systems have inverted this gatekeeping function, deferring scrutiny until after filing while insulating claimants from the social and psychological consequences that once disciplined the decision to escalate.</w:t>
      </w:r>
      <w:bookmarkStart w:id="61" w:name="_Ref218967994"/>
      <w:r>
        <w:rPr>
          <w:rStyle w:val="FootnoteReference"/>
        </w:rPr>
        <w:footnoteReference w:id="382"/>
      </w:r>
      <w:bookmarkEnd w:id="61"/>
      <w:r>
        <w:t xml:space="preserve"> The defining feature of historical ADR was not its communal character or its theological foundations—features that are plainly unavailable to a secular, professionally administered legal system—but its insistence, through QCMs, that no claim could proceed without first having been scrutinized. This </w:t>
        <w:lastRenderedPageBreak/>
        <w:t>insistence functioned, whether by design or by fortunate accident, as both an administrative filter against weak claims and an institutional safeguard against groupthink.</w:t>
      </w:r>
      <w:r>
        <w:rPr>
          <w:rStyle w:val="FootnoteReference"/>
          <w:color w:val="000000" w:themeColor="text1"/>
        </w:rPr>
        <w:footnoteReference w:id="383"/>
      </w:r>
    </w:p>
    <w:p w14:paraId="618A8B71" w14:textId="703AD9EE" w:rsidR="002B3FB9" w:rsidRDefault="00E22F07" w:rsidP="003D74D8">
      <w:pPr>
        <w:pStyle w:val="BodyTextFirstIndent"/>
        <w:spacing w:line="480" w:lineRule="auto"/>
        <w:jc w:val="both"/>
      </w:pPr>
      <w:r>
        <w:t>The displacement of divine oath-taking as a particularly common form of QCM was not peculiar to American soil. Many societies experienced some degree of separation of church and state, and they took some time to adapt to the void left by the gatekeeping functions served by Ancient Near Eastern oaths, the importance of individual character in Ancient Athens, or the community harmony in Confucian societies (the latter two, while secular, had religious backing).</w:t>
      </w:r>
      <w:r>
        <w:rPr>
          <w:rStyle w:val="FootnoteReference"/>
        </w:rPr>
        <w:footnoteReference w:id="384"/>
      </w:r>
      <w:r>
        <w:t xml:space="preserve"> To compensate, English juries manipulated verdicts to avoid sending neighbors to the gallows, Chinese magistrates—whose officials had devised judicial torture centuries before their European counterparts—continued to require confessions to justify punishment, and European courts turned to judicial torture and inquisitorial practices to secure the certainty previously provided by ordeals.</w:t>
      </w:r>
      <w:r>
        <w:rPr>
          <w:rStyle w:val="FootnoteReference"/>
        </w:rPr>
        <w:footnoteReference w:id="385"/>
      </w:r>
      <w:r>
        <w:t xml:space="preserve"> The theme of these practices was the search for new constraints to replace </w:t>
        <w:lastRenderedPageBreak/>
        <w:t>what sacred oath-taking had once provided—a mechanism that disciplined frivolous claims and compelled claimants to confront the gravity of Externalization. What distinguished the American trajectory was not just the erosion of religious sanction but also three historical circumstances—(1) the profession’s choice of the lawyer’s role as a zealous advocate over an objective case assessor, (2) the expansive American institutional capacity for disputes, and (3) the culture of billable hours. These developments dismantled not only QCMs but the informal forums to which weak claims had historically been redirected.</w:t>
      </w:r>
    </w:p>
    <w:p w14:paraId="12AEC0C0" w14:textId="08B9F66E" w:rsidR="007A2AA9" w:rsidRPr="00A9375B" w:rsidRDefault="00E22F07" w:rsidP="003D74D8">
      <w:pPr>
        <w:pStyle w:val="BodyTextFirstIndent"/>
        <w:spacing w:line="480" w:lineRule="auto"/>
        <w:jc w:val="both"/>
      </w:pPr>
      <w:r>
        <w:t xml:space="preserve">With no viable informal forums, dockets overflowed at an unprecedented rate, and all claims went to formal forums. Much more important for my thesis, however, is that the historical developments eliminated the ‘cost’ of entering formal court with a bad claim. Hence, people did not ‘pay’ with pre-filing scrutiny. </w:t>
      </w:r>
    </w:p>
    <w:p w14:paraId="7DBBC4EF" w14:textId="77777777" w:rsidR="00702CFA" w:rsidRPr="00A9375B" w:rsidRDefault="00702CFA" w:rsidP="003D74D8">
      <w:pPr>
        <w:pStyle w:val="BodyTextFirstIndent"/>
        <w:spacing w:line="480" w:lineRule="auto"/>
        <w:ind w:firstLine="0"/>
        <w:jc w:val="both"/>
      </w:pPr>
    </w:p>
    <w:p w14:paraId="740D2FA1" w14:textId="20DBAA92" w:rsidR="00453149" w:rsidRPr="00A9375B" w:rsidRDefault="007503B6" w:rsidP="003D74D8">
      <w:pPr>
        <w:pStyle w:val="ListParagraph"/>
        <w:numPr>
          <w:ilvl w:val="1"/>
          <w:numId w:val="11"/>
        </w:numPr>
        <w:spacing w:line="480" w:lineRule="auto"/>
        <w:ind w:right="17"/>
        <w:jc w:val="both"/>
        <w:rPr>
          <w:i/>
          <w:iCs/>
        </w:rPr>
      </w:pPr>
      <w:r>
        <w:rPr>
          <w:i/>
          <w:iCs/>
        </w:rPr>
        <w:t>Vacillation of Viability of Informal Forums in Colonies and Founding Era</w:t>
      </w:r>
    </w:p>
    <w:p w14:paraId="11EEB519" w14:textId="77777777" w:rsidR="001F0FD7" w:rsidRPr="00A9375B" w:rsidRDefault="001F0FD7" w:rsidP="003D74D8">
      <w:pPr>
        <w:pStyle w:val="ListParagraph"/>
        <w:spacing w:line="480" w:lineRule="auto"/>
        <w:ind w:left="1440" w:right="17"/>
        <w:jc w:val="both"/>
      </w:pPr>
    </w:p>
    <w:p w14:paraId="5C187691" w14:textId="7A324C26" w:rsidR="00453149" w:rsidRPr="00A9375B" w:rsidRDefault="00453149" w:rsidP="003D74D8">
      <w:pPr>
        <w:pStyle w:val="BodyTextFirstIndent"/>
        <w:spacing w:line="480" w:lineRule="auto"/>
        <w:jc w:val="both"/>
      </w:pPr>
      <w:r>
        <w:t>Local practices germinated anew in colonial America when Plymouth Colony crossed the Atlantic and distanced itself from the imperial apparatus: Puritan church meetings, Quaker monthly meetings, and New Netherland’s Board of Nine Men, an arbitration panel established under Dutch rule.</w:t>
      </w:r>
      <w:bookmarkStart w:id="62" w:name="_Ref214125879"/>
      <w:r>
        <w:rPr>
          <w:rStyle w:val="FootnoteReference"/>
          <w:color w:val="000000" w:themeColor="text1"/>
        </w:rPr>
        <w:footnoteReference w:id="386"/>
      </w:r>
      <w:bookmarkEnd w:id="62"/>
      <w:r>
        <w:t xml:space="preserve"> The ‘costs’ of entering the formal system, exemplified by the Reverend John </w:t>
        <w:lastRenderedPageBreak/>
        <w:t>Cotton’s teaching that to sue a fellow church member was “a defect of brotherly love,” initially rested on geographical land tenure, ethnic solidarity, and piety.</w:t>
      </w:r>
      <w:bookmarkStart w:id="63" w:name="_Ref217241409"/>
      <w:r>
        <w:rPr>
          <w:rStyle w:val="FootnoteReference"/>
          <w:color w:val="000000" w:themeColor="text1"/>
        </w:rPr>
        <w:footnoteReference w:id="387"/>
      </w:r>
      <w:bookmarkEnd w:id="63"/>
      <w:r>
        <w:t xml:space="preserve"> For a time, it was sufficient to rely on family government preventing disorder in the state, church covenants mandating discipline under the ‘watch and care’ of the brethren, and the ‘Ordinance of God’ requiring troublemakers to face the ‘stony faces’ of Puritan magistrates.</w:t>
      </w:r>
      <w:bookmarkStart w:id="64" w:name="_Ref222229073"/>
      <w:r>
        <w:rPr>
          <w:rStyle w:val="FootnoteReference"/>
          <w:color w:val="000000" w:themeColor="text1"/>
        </w:rPr>
        <w:footnoteReference w:id="388"/>
      </w:r>
      <w:bookmarkEnd w:id="64"/>
      <w:r>
        <w:t xml:space="preserve"> Yet these dynamics attenuated as acquisitiveness, religious diversity, and transience made informal adjudication impractical.</w:t>
      </w:r>
      <w:r>
        <w:rPr>
          <w:vertAlign w:val="superscript"/>
        </w:rPr>
        <w:footnoteReference w:id="389"/>
      </w:r>
      <w:r>
        <w:t xml:space="preserve"> Formal legal procedures were necessary for recording land, vesting probate authority in secular courts, and </w:t>
        <w:lastRenderedPageBreak/>
        <w:t>enforcing contracts, which colonists increasingly insisted be put in writing.</w:t>
      </w:r>
      <w:bookmarkStart w:id="65" w:name="_Ref222229128"/>
      <w:r>
        <w:rPr>
          <w:rStyle w:val="FootnoteReference"/>
          <w:color w:val="000000" w:themeColor="text1"/>
        </w:rPr>
        <w:footnoteReference w:id="390"/>
      </w:r>
      <w:bookmarkEnd w:id="65"/>
      <w:r>
        <w:t xml:space="preserve"> As Richard Bushman puts it,</w:t>
      </w:r>
    </w:p>
    <w:p w14:paraId="31898E17" w14:textId="3D8D6B36" w:rsidR="00453149" w:rsidRPr="00A9375B" w:rsidRDefault="00453149" w:rsidP="003D74D8">
      <w:pPr>
        <w:pStyle w:val="BodyTextFirstIndent2"/>
        <w:spacing w:line="480" w:lineRule="auto"/>
        <w:ind w:left="720" w:right="720" w:firstLine="0"/>
        <w:jc w:val="both"/>
      </w:pPr>
      <w:r>
        <w:t>“[P]opular economic interests outgrew the town, which lost its capacity to satisfy the wants of its people. . . . [Church] discipline against these rebels was doomed to fail. . . . Pastors called in the wayward members for trial, but the Separates treated the church representatives with disdain, failed to come to the public hearings, and refused to admit that the congregation had any jurisdiction over them. . . . [T]he departure of a large group, undismayed by their excommunication, showed the failing strength of such sanctions.”</w:t>
      </w:r>
      <w:r>
        <w:rPr>
          <w:vertAlign w:val="superscript"/>
        </w:rPr>
        <w:footnoteReference w:id="391"/>
      </w:r>
    </w:p>
    <w:p w14:paraId="051CD409" w14:textId="5B7E46F4" w:rsidR="00453149" w:rsidRPr="00A9375B" w:rsidRDefault="00453149" w:rsidP="003D74D8">
      <w:pPr>
        <w:pStyle w:val="BodyTextFirstIndent"/>
        <w:spacing w:line="480" w:lineRule="auto"/>
        <w:jc w:val="both"/>
      </w:pPr>
      <w:r>
        <w:t>Under these conditions, Boston residents grasping for New World opportunities turned to adjudication, while Sudbury returned to English common law after abandoning it for two decades.</w:t>
      </w:r>
      <w:r>
        <w:rPr>
          <w:vertAlign w:val="superscript"/>
        </w:rPr>
        <w:footnoteReference w:id="392"/>
      </w:r>
      <w:r>
        <w:t xml:space="preserve"> Even Quakers like William Penn, despite their hostility to hierarchy, found themselves enmeshed in the formal legal system through their adroit legal defenses against Stuart persecution.</w:t>
      </w:r>
      <w:r>
        <w:rPr>
          <w:vertAlign w:val="superscript"/>
        </w:rPr>
        <w:footnoteReference w:id="393"/>
      </w:r>
      <w:r>
        <w:t xml:space="preserve"> Virginia lawyers began citing Littleton and Coke for authoritative guidance on land tenure and inheritance, while facing pressure from the imperial Board of Trade, which “reviewed colonial legislation for conformity with the common law.”</w:t>
      </w:r>
      <w:r>
        <w:rPr>
          <w:vertAlign w:val="superscript"/>
        </w:rPr>
        <w:footnoteReference w:id="394"/>
      </w:r>
      <w:r>
        <w:t xml:space="preserve"> The courts were also partly to blame. </w:t>
        <w:lastRenderedPageBreak/>
        <w:t>They overturned the anticommercial doctrines of the colonial period to serve a growing commercial economy, and by the turn of the nineteenth century, they had come to reject local practices as part of a broader hostility to competing sources of legal authority.</w:t>
      </w:r>
      <w:r>
        <w:rPr>
          <w:vertAlign w:val="superscript"/>
        </w:rPr>
        <w:footnoteReference w:id="395"/>
      </w:r>
      <w:r>
        <w:t xml:space="preserve"> So was the displacement of informal forums and QCMs a product of the nation’s growth? Not exactly. </w:t>
      </w:r>
    </w:p>
    <w:p w14:paraId="3DFF2247" w14:textId="7B2F3EDA" w:rsidR="00453149" w:rsidRPr="00A9375B" w:rsidRDefault="00453149" w:rsidP="003D74D8">
      <w:pPr>
        <w:pStyle w:val="BodyTextFirstIndent"/>
        <w:spacing w:line="480" w:lineRule="auto"/>
        <w:jc w:val="both"/>
      </w:pPr>
      <w:r>
        <w:rPr>
          <w:color w:val="000000" w:themeColor="text1"/>
        </w:rPr>
        <w:t>Strong arguments exist on both sides regarding the impact of the nation’s growth on informal forums and QCMs. On the one hand, the unique</w:t>
      </w:r>
      <w:r>
        <w:t xml:space="preserve"> American attitudes toward collapsing negotiation, mediation, and arbitration into a parallel track of external forums alongside trial were perhaps an inextricable companion to a growing nation and exploding capitalism.</w:t>
      </w:r>
      <w:r>
        <w:rPr>
          <w:rStyle w:val="FootnoteReference"/>
        </w:rPr>
        <w:footnoteReference w:id="396"/>
      </w:r>
      <w:r>
        <w:t xml:space="preserve"> The </w:t>
      </w:r>
      <w:r>
        <w:rPr>
          <w:rFonts w:eastAsiaTheme="majorEastAsia"/>
        </w:rPr>
        <w:t>American economy compelled a departure from the “moral economy” of debt that survived into the early eighteenth century—when debt was recorded in book accounts, the running records of face-to-face dealings between creditors and their debtors in insular local economies—toward a commercial system governed by impersonal instruments</w:t>
      </w:r>
      <w:r>
        <w:t>.</w:t>
      </w:r>
      <w:r>
        <w:rPr>
          <w:rStyle w:val="FootnoteReference"/>
        </w:rPr>
        <w:footnoteReference w:id="397"/>
      </w:r>
      <w:r>
        <w:rPr>
          <w:rFonts w:eastAsiaTheme="majorEastAsia"/>
        </w:rPr>
        <w:t xml:space="preserve"> As trade expanded beyond the local village, the “book </w:t>
        <w:lastRenderedPageBreak/>
        <w:t>account”—which relied on neighborly trust and allowed procedural flexibility—was replaced by formal written instruments, such as freely assignable promissory notes, that effectively depersonalized the debtor-creditor relationship and rendered old neighborly interventions obsolete.</w:t>
      </w:r>
      <w:r>
        <w:rPr>
          <w:rStyle w:val="FootnoteReference"/>
        </w:rPr>
        <w:footnoteReference w:id="398"/>
      </w:r>
      <w:r>
        <w:rPr>
          <w:rFonts w:eastAsiaTheme="majorEastAsia"/>
        </w:rPr>
        <w:t xml:space="preserve"> Simultaneously, the communitarianism that once empowered church bodies to adjudicate disputes eroded as commercialism pushed religion toward a</w:t>
      </w:r>
      <w:r>
        <w:t xml:space="preserve"> </w:t>
      </w:r>
      <w:r>
        <w:rPr>
          <w:rFonts w:eastAsiaTheme="majorEastAsia"/>
        </w:rPr>
        <w:t>private sphere of denominationalism, separating the spiritual “City of God” from the coercive legalities of the “City on Earth.”</w:t>
      </w:r>
      <w:r>
        <w:rPr>
          <w:rStyle w:val="FootnoteReference"/>
        </w:rPr>
        <w:footnoteReference w:id="399"/>
      </w:r>
      <w:r>
        <w:rPr>
          <w:rFonts w:eastAsiaTheme="majorEastAsia"/>
        </w:rPr>
        <w:t xml:space="preserve"> The Constitution’s prohibition on state currency manipulation and its creation of an internal free-trade zone ended the era of local, idiosyncratic colonial economic policies.</w:t>
      </w:r>
      <w:r>
        <w:rPr>
          <w:rStyle w:val="FootnoteReference"/>
        </w:rPr>
        <w:footnoteReference w:id="400"/>
      </w:r>
      <w:r>
        <w:t xml:space="preserve"> Because of these developments, “Americans, compared to their counterparts in Europe, relied more on lawyers, litigation, and judges to resolve conflicts [and] to adapt the law to a nascent capitalist economy.”</w:t>
      </w:r>
      <w:r>
        <w:rPr>
          <w:rStyle w:val="FootnoteReference"/>
        </w:rPr>
        <w:footnoteReference w:id="401"/>
      </w:r>
    </w:p>
    <w:p w14:paraId="56C9CCFD" w14:textId="3F02B7A9" w:rsidR="00584B3F" w:rsidRPr="00A9375B" w:rsidRDefault="006D1A52" w:rsidP="003D74D8">
      <w:pPr>
        <w:pStyle w:val="BodyTextFirstIndent"/>
        <w:spacing w:line="480" w:lineRule="auto"/>
        <w:jc w:val="both"/>
      </w:pPr>
      <w:r>
        <w:t>On the other hand, despite society’s secularization, accompanied by an exploding industry and economy, American history scholars argue that “most ordinary business and nonbusiness disputes probably avoided the courts,” because “[c]ourts were too slow, too expensive,” and “[a] high price for formal law encourages alternatives to develop.”</w:t>
      </w:r>
      <w:r>
        <w:rPr>
          <w:rStyle w:val="FootnoteReference"/>
        </w:rPr>
        <w:footnoteReference w:id="402"/>
      </w:r>
      <w:r>
        <w:t xml:space="preserve"> To illustrate, consider how, in the modern </w:t>
        <w:lastRenderedPageBreak/>
        <w:t>era of ADR, secularized informal dispute resolution methods are scarce, yet the ones that prosper exist beyond what one may label small-scale “primitive/indigenous” societies.</w:t>
      </w:r>
      <w:r>
        <w:rPr>
          <w:rStyle w:val="FootnoteReference"/>
          <w:color w:val="000000" w:themeColor="text1"/>
        </w:rPr>
        <w:footnoteReference w:id="403"/>
      </w:r>
      <w:r>
        <w:t xml:space="preserve"> John Griffiths questions whether informal forums inevitably disappear as states consolidate their monopoly over coercive authority.</w:t>
      </w:r>
      <w:bookmarkStart w:id="66" w:name="_Ref217240807"/>
      <w:r>
        <w:rPr>
          <w:rStyle w:val="FootnoteReference"/>
          <w:color w:val="000000" w:themeColor="text1"/>
        </w:rPr>
        <w:footnoteReference w:id="404"/>
      </w:r>
      <w:bookmarkEnd w:id="66"/>
      <w:r>
        <w:t xml:space="preserve"> Those who assume that the rise of secularized state power leads to a decline in informal forums may underestimate the durability and sophistication of informal ordering in complex modern societies</w:t>
      </w:r>
      <w:bookmarkStart w:id="67" w:name="_Ref214120963"/>
      <w:r>
        <w:t>.</w:t>
      </w:r>
      <w:r>
        <w:rPr>
          <w:rStyle w:val="FootnoteReference"/>
          <w:color w:val="000000" w:themeColor="text1"/>
        </w:rPr>
        <w:footnoteReference w:id="405"/>
      </w:r>
      <w:bookmarkEnd w:id="67"/>
      <w:r>
        <w:t xml:space="preserve"> If anything, Jerold Auerbach argues that lawyers “seem so likely to dominate the search for alternatives that only their voices will be heard—and, therefore, no alternatives will be discovered or developed,” and that “[a] professional community of lawyers and judges has wrenched mediation and arbitration from local communities that once resisted law as an alien value system.”</w:t>
      </w:r>
      <w:r>
        <w:rPr>
          <w:rStyle w:val="FootnoteReference"/>
        </w:rPr>
        <w:footnoteReference w:id="406"/>
      </w:r>
    </w:p>
    <w:p w14:paraId="58538041" w14:textId="706DE80D" w:rsidR="00453149" w:rsidRPr="00A9375B" w:rsidRDefault="005F648B" w:rsidP="003D74D8">
      <w:pPr>
        <w:pStyle w:val="BodyTextFirstIndent"/>
        <w:spacing w:line="480" w:lineRule="auto"/>
        <w:jc w:val="both"/>
      </w:pPr>
      <w:r>
        <w:t>Shortly before the 1976 Pound Conference, concrete patterns of social regulation remained well documented in the United States in what Sally Falk Moore termed “semi-autonomous social fields.”</w:t>
      </w:r>
      <w:r>
        <w:rPr>
          <w:vertAlign w:val="superscript"/>
        </w:rPr>
        <w:footnoteReference w:id="407"/>
      </w:r>
      <w:r>
        <w:t xml:space="preserve"> These institutional settings generate internal rules and compliance mechanisms that </w:t>
        <w:lastRenderedPageBreak/>
        <w:t>operate as the immediate forces governing conduct.</w:t>
      </w:r>
      <w:r>
        <w:rPr>
          <w:vertAlign w:val="superscript"/>
        </w:rPr>
        <w:footnoteReference w:id="408"/>
      </w:r>
      <w:r>
        <w:t xml:space="preserve"> They maintain sufficient autonomy from formal legal systems whose reformulation of disputes into legal categories transforms and often narrows their original character.</w:t>
      </w:r>
      <w:bookmarkStart w:id="68" w:name="_Ref214120992"/>
      <w:r>
        <w:rPr>
          <w:vertAlign w:val="superscript"/>
        </w:rPr>
        <w:footnoteReference w:id="409"/>
      </w:r>
      <w:bookmarkEnd w:id="68"/>
      <w:r>
        <w:t xml:space="preserve"> Before Frank Sander persuaded the legal profession that romanticized visions of efficiency could solve the legal system’s ailments, these informal settings persisted; as Pirie puts it, “even at the heart of the modern United States, trade associations discourage their members from turning to state courts.”</w:t>
      </w:r>
      <w:r>
        <w:rPr>
          <w:vertAlign w:val="superscript"/>
        </w:rPr>
        <w:footnoteReference w:id="410"/>
      </w:r>
      <w:r>
        <w:t xml:space="preserve"> From Wisconsin’s corporate executives to New York’s garment industry, while “[i]n theory, working practices in the industry were governed by contracts,” in practice, “[m]ost people were aware of their legal rights, but no one expected to enforce them.”</w:t>
      </w:r>
      <w:r>
        <w:rPr>
          <w:vertAlign w:val="superscript"/>
        </w:rPr>
        <w:footnoteReference w:id="411"/>
      </w:r>
      <w:r>
        <w:t xml:space="preserve"> Most prominently, in the diamond industry, around 80 percent of </w:t>
        <w:lastRenderedPageBreak/>
        <w:t>rough diamonds entering the United States in the 1980s passed through a club that required internal arbitration under its bylaws, a system that proved effective because the threat of exclusion from the club could be devastating.</w:t>
      </w:r>
      <w:r>
        <w:rPr>
          <w:vertAlign w:val="superscript"/>
        </w:rPr>
        <w:footnoteReference w:id="412"/>
      </w:r>
      <w:r>
        <w:t xml:space="preserve"> The decline of these commercial ADR systems is best explained by state penetration and displacement rather than by any structural inability of ADR to scale.</w:t>
      </w:r>
      <w:r>
        <w:rPr>
          <w:vertAlign w:val="superscript"/>
        </w:rPr>
        <w:footnoteReference w:id="413"/>
      </w:r>
      <w:r>
        <w:t xml:space="preserve"> This took the form of state-enabled capital flight from domestic manufacturing for the garment industry and regulatory diversification, which opened the diamond trade.</w:t>
      </w:r>
      <w:r>
        <w:rPr>
          <w:vertAlign w:val="superscript"/>
        </w:rPr>
        <w:footnoteReference w:id="414"/>
      </w:r>
      <w:r>
        <w:t xml:space="preserve"> </w:t>
      </w:r>
    </w:p>
    <w:p w14:paraId="166C16DB" w14:textId="131270D7" w:rsidR="00453149" w:rsidRPr="00A9375B" w:rsidRDefault="00453149" w:rsidP="003D74D8">
      <w:pPr>
        <w:pStyle w:val="BodyTextFirstIndent"/>
        <w:spacing w:line="480" w:lineRule="auto"/>
        <w:jc w:val="both"/>
      </w:pPr>
      <w:r>
        <w:t xml:space="preserve">The full relationship between capitalism and the decline of both informal forums and QCMs is beyond this Note’s scope. But I can say with confidence that the early American attitude toward disputes was one in which “[disputes] were complacently accepted phenomena” because “America was a rich country, full of adventure and could afford a considerable volume of disputes at a high </w:t>
        <w:lastRenderedPageBreak/>
        <w:t>cost of settlement.”</w:t>
      </w:r>
      <w:r>
        <w:rPr>
          <w:rStyle w:val="FootnoteReference"/>
        </w:rPr>
        <w:footnoteReference w:id="415"/>
      </w:r>
      <w:r>
        <w:t xml:space="preserve"> While societies worldwide searched for secular QCM substitutes, Americans instead entrenched adversarialism as a national disposition.</w:t>
      </w:r>
      <w:r>
        <w:rPr>
          <w:rStyle w:val="FootnoteReference"/>
        </w:rPr>
        <w:footnoteReference w:id="416"/>
      </w:r>
      <w:r>
        <w:t xml:space="preserve"> The United States became, as Auerbach observed, “a nation of competitive individuals and strangers” where “litigation is encouraged” and where “the burden of psychological deviance falls upon those who find adversary relations to be a destructive form of human behavior.”</w:t>
      </w:r>
      <w:r>
        <w:rPr>
          <w:rStyle w:val="FootnoteReference"/>
        </w:rPr>
        <w:footnoteReference w:id="417"/>
      </w:r>
      <w:r>
        <w:t xml:space="preserve"> The legal profession exploited the reality that “[t]he impetus to hire a lawyer went hand in glove with the increasing complexity and frequency of litigation. . . . Lawyers manipulated special pleading not only to further their clients’ interests but also to establish the indispensability of the legal profession.”</w:t>
      </w:r>
      <w:r>
        <w:rPr>
          <w:rStyle w:val="FootnoteReference"/>
        </w:rPr>
        <w:footnoteReference w:id="418"/>
      </w:r>
      <w:r>
        <w:t xml:space="preserve"> Yet it was not just the legal profession whose appetite for disputes expanded substantially. Every day, people wanted their share in the fun of disputes, as Bushman describes:</w:t>
      </w:r>
    </w:p>
    <w:p w14:paraId="4BB58FD9" w14:textId="109CAE0C" w:rsidR="00453149" w:rsidRPr="00A9375B" w:rsidRDefault="00453149" w:rsidP="003D74D8">
      <w:pPr>
        <w:pStyle w:val="BodyTextFirstIndent2"/>
        <w:spacing w:line="480" w:lineRule="auto"/>
        <w:ind w:left="720" w:right="720" w:firstLine="0"/>
        <w:jc w:val="both"/>
      </w:pPr>
      <w:r>
        <w:t>“Connecticut men were extraordinarily quick to drag their neighbors to law at the least offense and to battle ferociously for justice. A trespass by a fellow subject was resented because the neighbor seemed to be exercising authority falsely. Angered by the slightest hint of oppression, Puritans jealously defended their rights against attacks from any source.”</w:t>
      </w:r>
      <w:r>
        <w:rPr>
          <w:vertAlign w:val="superscript"/>
        </w:rPr>
        <w:footnoteReference w:id="419"/>
      </w:r>
    </w:p>
    <w:p w14:paraId="0F5C4BD4" w14:textId="4AB2016C" w:rsidR="00453149" w:rsidRPr="00A9375B" w:rsidRDefault="00453149" w:rsidP="003D74D8">
      <w:pPr>
        <w:pStyle w:val="BodyTextFirstIndent"/>
        <w:spacing w:line="480" w:lineRule="auto"/>
        <w:jc w:val="both"/>
        <w:rPr>
          <w:rStyle w:val="ng-star-inserted"/>
          <w:rFonts w:eastAsiaTheme="majorEastAsia"/>
        </w:rPr>
      </w:pPr>
      <w:r>
        <w:lastRenderedPageBreak/>
        <w:t>The result, as one scholar writes of the modern United States, is that “law is our national religion; lawyers constitute our priesthood; the courtroom is our cathedral.”</w:t>
      </w:r>
      <w:r>
        <w:rPr>
          <w:rStyle w:val="FootnoteReference"/>
        </w:rPr>
        <w:footnoteReference w:id="420"/>
      </w:r>
      <w:r>
        <w:t xml:space="preserve"> </w:t>
      </w:r>
      <w:r>
        <w:rPr>
          <w:color w:val="000000" w:themeColor="text1"/>
        </w:rPr>
        <w:t>In the Massachusetts Superior Court, annual caseloads increased tenfold between 1700 and 1750, far outpacing population growth even though the Connecticut General Assembly had, in 1645, “urged residents to avoid unnecessary jury trials and to resolve private disputes through arbitration.”</w:t>
      </w:r>
      <w:bookmarkStart w:id="69" w:name="_Ref222230254"/>
      <w:r>
        <w:rPr>
          <w:rStyle w:val="FootnoteReference"/>
          <w:color w:val="000000" w:themeColor="text1"/>
        </w:rPr>
        <w:footnoteReference w:id="421"/>
      </w:r>
      <w:bookmarkEnd w:id="69"/>
      <w:r>
        <w:rPr>
          <w:color w:val="000000" w:themeColor="text1"/>
        </w:rPr>
        <w:t xml:space="preserve"> </w:t>
      </w:r>
      <w:r>
        <w:rPr>
          <w:rStyle w:val="ng-star-inserted"/>
          <w:rFonts w:eastAsiaTheme="majorEastAsia"/>
        </w:rPr>
        <w:t>The rapid expansion of the national market in the early nineteenth century—facilitated by the administrative reach of a robust federal state (particularly through the Post and Land Offices)—eroded the insular communities necessary for informal adjudication.</w:t>
      </w:r>
      <w:r>
        <w:rPr>
          <w:rStyle w:val="FootnoteReference"/>
          <w:rFonts w:eastAsiaTheme="majorEastAsia"/>
        </w:rPr>
        <w:footnoteReference w:id="422"/>
      </w:r>
      <w:r>
        <w:rPr>
          <w:rStyle w:val="ng-star-inserted"/>
          <w:rFonts w:eastAsiaTheme="majorEastAsia"/>
        </w:rPr>
        <w:t xml:space="preserve"> With economic relations </w:t>
        <w:lastRenderedPageBreak/>
        <w:t xml:space="preserve">spanning greater distances, the shared values that once compelled disputants to settle became less effective; instead, litigants relied on the </w:t>
      </w:r>
      <w:r>
        <w:t>instrumental power</w:t>
      </w:r>
      <w:r>
        <w:rPr>
          <w:rStyle w:val="ng-star-inserted"/>
          <w:rFonts w:eastAsiaTheme="majorEastAsia"/>
        </w:rPr>
        <w:t xml:space="preserve"> of formal legal rules to </w:t>
      </w:r>
      <w:r>
        <w:t>allocate resources toward economic growth</w:t>
      </w:r>
      <w:r>
        <w:rPr>
          <w:rStyle w:val="ng-star-inserted"/>
          <w:rFonts w:eastAsiaTheme="majorEastAsia"/>
        </w:rPr>
        <w:t xml:space="preserve"> and secure contracts.</w:t>
      </w:r>
      <w:r>
        <w:rPr>
          <w:rStyle w:val="FootnoteReference"/>
          <w:rFonts w:eastAsiaTheme="majorEastAsia"/>
        </w:rPr>
        <w:footnoteReference w:id="423"/>
      </w:r>
      <w:r>
        <w:rPr>
          <w:rStyle w:val="ng-star-inserted"/>
          <w:rFonts w:eastAsiaTheme="majorEastAsia"/>
        </w:rPr>
        <w:t xml:space="preserve"> As the economy became dependent on complex networks of credit and negotiable commercial paper, large mercantile creditors pressed for uniform federal enforcement rather than local control—a movement that states’ rights politics defeated, leaving a dual credit market.</w:t>
      </w:r>
      <w:bookmarkStart w:id="70" w:name="_Ref222230471"/>
      <w:r>
        <w:rPr>
          <w:rStyle w:val="FootnoteReference"/>
          <w:rFonts w:eastAsiaTheme="majorEastAsia"/>
        </w:rPr>
        <w:footnoteReference w:id="424"/>
      </w:r>
      <w:bookmarkEnd w:id="70"/>
      <w:r>
        <w:rPr>
          <w:rStyle w:val="ng-star-inserted"/>
          <w:rFonts w:eastAsiaTheme="majorEastAsia"/>
        </w:rPr>
        <w:t xml:space="preserve"> James Henretta described this transition by stating</w:t>
      </w:r>
      <w:r>
        <w:t xml:space="preserve"> “[o]nce voluntary, arbitration had become partly coercive and depended for its success on financial instruments enforced by the common law courts. . . . By the 1750s, the informal, community-based arbitration of seventeenth-century Connecticut had gradually given way to a formal, court-centered process.”</w:t>
      </w:r>
      <w:r>
        <w:rPr>
          <w:rStyle w:val="FootnoteReference"/>
        </w:rPr>
        <w:footnoteReference w:id="425"/>
      </w:r>
      <w:r>
        <w:t xml:space="preserve"> </w:t>
      </w:r>
      <w:r>
        <w:rPr>
          <w:rStyle w:val="ng-star-inserted"/>
          <w:rFonts w:eastAsiaTheme="majorEastAsia"/>
        </w:rPr>
        <w:t>This cultural shift elevated the legal profession, whose mastery of an increasingly complex body of case law and treatises made it indispensable.</w:t>
      </w:r>
      <w:r>
        <w:rPr>
          <w:rStyle w:val="FootnoteReference"/>
          <w:rFonts w:eastAsiaTheme="majorEastAsia"/>
        </w:rPr>
        <w:footnoteReference w:id="426"/>
      </w:r>
      <w:r>
        <w:rPr>
          <w:rStyle w:val="ng-star-inserted"/>
          <w:rFonts w:eastAsiaTheme="majorEastAsia"/>
        </w:rPr>
        <w:t xml:space="preserve"> Seizing the moment, legal elites </w:t>
        <w:lastRenderedPageBreak/>
        <w:t>cast law as a science—for Joseph Story, a moral science of universal principles—that belonged in a university and required specially trained guardians.</w:t>
      </w:r>
      <w:bookmarkStart w:id="71" w:name="_Ref222230421"/>
      <w:r>
        <w:rPr>
          <w:rStyle w:val="FootnoteReference"/>
          <w:rFonts w:eastAsiaTheme="majorEastAsia"/>
        </w:rPr>
        <w:footnoteReference w:id="427"/>
      </w:r>
      <w:bookmarkEnd w:id="71"/>
      <w:r>
        <w:rPr>
          <w:rStyle w:val="ng-star-inserted"/>
          <w:rFonts w:eastAsiaTheme="majorEastAsia"/>
        </w:rPr>
        <w:t xml:space="preserve"> </w:t>
      </w:r>
    </w:p>
    <w:p w14:paraId="62D5CF3E" w14:textId="12244794" w:rsidR="00453149" w:rsidRPr="00A9375B" w:rsidRDefault="00453149" w:rsidP="003D74D8">
      <w:pPr>
        <w:pStyle w:val="BodyTextFirstIndent"/>
        <w:spacing w:line="480" w:lineRule="auto"/>
        <w:jc w:val="both"/>
      </w:pPr>
      <w:r>
        <w:rPr>
          <w:rStyle w:val="ng-star-inserted"/>
          <w:rFonts w:eastAsiaTheme="majorEastAsia"/>
        </w:rPr>
        <w:t>Yet this transition was neither smooth nor uncontested, as a robust anti-lawyer movement emerged in the Early Republic seeking to preserve the accessibility of ADR for merchants.</w:t>
      </w:r>
      <w:r>
        <w:rPr>
          <w:rStyle w:val="FootnoteReference"/>
          <w:rFonts w:eastAsiaTheme="majorEastAsia"/>
        </w:rPr>
        <w:footnoteReference w:id="428"/>
      </w:r>
      <w:r>
        <w:rPr>
          <w:rStyle w:val="ng-star-inserted"/>
          <w:rFonts w:eastAsiaTheme="majorEastAsia"/>
        </w:rPr>
        <w:t xml:space="preserve"> Critics like Benjamin Austin and Jesse Higgins attacked the profession for multiplying litigation and proposed arbitration schemes, hoping to restore law to its “natural roots in justice”; the citizens of Braintree asked for laws to “crush or at least put a proper check or restraint on that order of Gentlemen denominated Lawyers.” These complaints later fed a movement to codify the law.</w:t>
      </w:r>
      <w:r>
        <w:rPr>
          <w:rStyle w:val="FootnoteReference"/>
          <w:rFonts w:eastAsiaTheme="majorEastAsia"/>
        </w:rPr>
        <w:footnoteReference w:id="429"/>
      </w:r>
      <w:r>
        <w:rPr>
          <w:rStyle w:val="ng-star-inserted"/>
          <w:rFonts w:eastAsiaTheme="majorEastAsia"/>
        </w:rPr>
        <w:t xml:space="preserve"> However, these populist efforts failed largely because arbitration was so disorganized, and so hobbled by the technical requirements of early statutes, that it was “far easier for parties in dispute to litigate than to arbitrate.”</w:t>
      </w:r>
      <w:r>
        <w:rPr>
          <w:rStyle w:val="FootnoteReference"/>
          <w:rFonts w:eastAsiaTheme="majorEastAsia"/>
        </w:rPr>
        <w:footnoteReference w:id="430"/>
      </w:r>
      <w:r>
        <w:rPr>
          <w:rStyle w:val="ng-star-inserted"/>
          <w:rFonts w:eastAsiaTheme="majorEastAsia"/>
        </w:rPr>
        <w:t xml:space="preserve"> While arbitration seemed promising in the newly formed New York Chamber of Commerce (1768), it otherwise lacked the institutional roots to compete with the courts.</w:t>
      </w:r>
      <w:r>
        <w:rPr>
          <w:rStyle w:val="FootnoteReference"/>
          <w:rFonts w:eastAsiaTheme="majorEastAsia"/>
        </w:rPr>
        <w:footnoteReference w:id="431"/>
      </w:r>
      <w:r>
        <w:rPr>
          <w:rStyle w:val="ng-star-inserted"/>
          <w:rFonts w:eastAsiaTheme="majorEastAsia"/>
        </w:rPr>
        <w:t xml:space="preserve"> The bar responded by branding itself as essential to check the excesses of democracy, but the populist efforts to bypass the courthouse evidenced a residual cultural attachment to ADR forums that avoided the thorns of formal law.</w:t>
      </w:r>
      <w:r>
        <w:rPr>
          <w:rStyle w:val="FootnoteReference"/>
          <w:rFonts w:eastAsiaTheme="majorEastAsia"/>
        </w:rPr>
        <w:footnoteReference w:id="432"/>
      </w:r>
      <w:r>
        <w:rPr>
          <w:rStyle w:val="ng-star-inserted"/>
          <w:rFonts w:eastAsiaTheme="majorEastAsia"/>
        </w:rPr>
        <w:t xml:space="preserve"> </w:t>
      </w:r>
    </w:p>
    <w:p w14:paraId="3F7C6573" w14:textId="0D695E30" w:rsidR="00453149" w:rsidRPr="00A9375B" w:rsidRDefault="00453149" w:rsidP="003D74D8">
      <w:pPr>
        <w:pStyle w:val="BodyTextFirstIndent"/>
        <w:spacing w:line="480" w:lineRule="auto"/>
        <w:jc w:val="both"/>
      </w:pPr>
      <w:r>
        <w:t xml:space="preserve">Cultural attitudes toward formal and informal law vacillated in almost the same way in the antebellum period. Initially, more than one hundred utopian communities—from John Humphrey </w:t>
        <w:lastRenderedPageBreak/>
        <w:t>Noyes’s Oneida to Brigham Young’s Mormon ecclesiastical courts—rejected law as antithetical to communal life, whether on Christian or secular-communitarian grounds.</w:t>
      </w:r>
      <w:r>
        <w:rPr>
          <w:vertAlign w:val="superscript"/>
        </w:rPr>
        <w:footnoteReference w:id="433"/>
      </w:r>
      <w:r>
        <w:t xml:space="preserve"> These aspirations proved chimerical, with aggressive state judiciaries and an emerging middle class confirming Noyes’s insight that “where community ended, law began.”</w:t>
      </w:r>
      <w:r>
        <w:rPr>
          <w:vertAlign w:val="superscript"/>
        </w:rPr>
        <w:footnoteReference w:id="434"/>
      </w:r>
      <w:r>
        <w:t xml:space="preserve"> Grievances were further channeled into the courts’ adversarial posture as the religious hierarchies that had absorbed them lost the “strength and unity of allegiance” they had once commanded—an erosion already well underway before disestablishment.</w:t>
      </w:r>
      <w:r>
        <w:rPr>
          <w:rStyle w:val="FootnoteReference"/>
          <w:color w:val="000000" w:themeColor="text1"/>
        </w:rPr>
        <w:footnoteReference w:id="435"/>
      </w:r>
      <w:r>
        <w:t xml:space="preserve"> Property law offers a concrete example of the interaction between the expanding legal system and informal practice. As the nineteenth century progressed, state courts came to resolve riparian conflicts within a “reasonable” balance of market interests, with judges divided over how much weight to give a property owner’s “quiet enjoyment.”</w:t>
      </w:r>
      <w:r>
        <w:rPr>
          <w:rStyle w:val="FootnoteReference"/>
          <w:color w:val="000000" w:themeColor="text1"/>
        </w:rPr>
        <w:footnoteReference w:id="436"/>
      </w:r>
    </w:p>
    <w:p w14:paraId="52372FA6" w14:textId="77777777" w:rsidR="007503B6" w:rsidRPr="00A9375B" w:rsidRDefault="007503B6" w:rsidP="003D74D8">
      <w:pPr>
        <w:pStyle w:val="BodyTextFirstIndent"/>
        <w:spacing w:line="480" w:lineRule="auto"/>
        <w:jc w:val="both"/>
      </w:pPr>
    </w:p>
    <w:p w14:paraId="6D6F95DA" w14:textId="50CC1EEF" w:rsidR="007503B6" w:rsidRPr="00A9375B" w:rsidRDefault="007503B6" w:rsidP="003D74D8">
      <w:pPr>
        <w:pStyle w:val="BodyTextFirstIndent"/>
        <w:numPr>
          <w:ilvl w:val="1"/>
          <w:numId w:val="11"/>
        </w:numPr>
        <w:spacing w:line="480" w:lineRule="auto"/>
        <w:jc w:val="both"/>
        <w:rPr>
          <w:i/>
          <w:iCs/>
        </w:rPr>
      </w:pPr>
      <w:r>
        <w:rPr>
          <w:i/>
          <w:iCs/>
        </w:rPr>
        <w:t>First Historical Factor – Choice of the Lawyer’s Role</w:t>
      </w:r>
    </w:p>
    <w:p w14:paraId="7AC31F0C" w14:textId="77777777" w:rsidR="007503B6" w:rsidRPr="00A9375B" w:rsidRDefault="007503B6" w:rsidP="003D74D8">
      <w:pPr>
        <w:pStyle w:val="BodyTextFirstIndent"/>
        <w:spacing w:line="480" w:lineRule="auto"/>
        <w:ind w:left="1080" w:firstLine="0"/>
        <w:jc w:val="both"/>
      </w:pPr>
    </w:p>
    <w:p w14:paraId="224CC425" w14:textId="4DCCF44B" w:rsidR="00453149" w:rsidRPr="00A9375B" w:rsidRDefault="00F66454" w:rsidP="003D74D8">
      <w:pPr>
        <w:pStyle w:val="BodyTextFirstIndent"/>
        <w:spacing w:line="480" w:lineRule="auto"/>
        <w:jc w:val="both"/>
      </w:pPr>
      <w:r>
        <w:t xml:space="preserve">By the turbulent mid-nineteenth century, the American legal profession stood between two irreconcilable visions of the lawyer’s purpose. On one side stood the fading ideal of the “republican </w:t>
        <w:lastRenderedPageBreak/>
        <w:t>lawyer,” a public sentinel who owed his primary allegiance to the moral fabric of the community and who, upon concluding that a client’s cause lacked merit, would counsel abandonment or informal settlement rather than permit it to reach the courts.</w:t>
      </w:r>
      <w:r>
        <w:rPr>
          <w:rStyle w:val="FootnoteReference"/>
          <w:color w:val="000000" w:themeColor="text1"/>
        </w:rPr>
        <w:footnoteReference w:id="437"/>
      </w:r>
      <w:r>
        <w:t xml:space="preserve"> On the other stood the market, embodied by the “zealous advocate” who sold his technical expertise to the highest bidder and pressed every advantage for his client regardless of the attendant social cost.</w:t>
      </w:r>
      <w:r>
        <w:rPr>
          <w:rStyle w:val="FootnoteReference"/>
          <w:color w:val="000000" w:themeColor="text1"/>
        </w:rPr>
        <w:footnoteReference w:id="438"/>
      </w:r>
      <w:r>
        <w:t xml:space="preserve"> Advocating the former position was David Hoffman, known as the “father of American legal ethics,” whose </w:t>
      </w:r>
      <w:r>
        <w:rPr>
          <w:i/>
          <w:iCs/>
        </w:rPr>
        <w:t>Course of Legal Study</w:t>
      </w:r>
      <w:r>
        <w:t xml:space="preserve"> was hailed by Justice Joseph Story as “an honour to our country” and “by far the most perfect system for the study of the law that has ever been offered to the public.”</w:t>
      </w:r>
      <w:r>
        <w:rPr>
          <w:rStyle w:val="FootnoteReference"/>
          <w:color w:val="000000" w:themeColor="text1"/>
        </w:rPr>
        <w:footnoteReference w:id="439"/>
      </w:r>
      <w:r>
        <w:t xml:space="preserve"> While Lord Brougham in England famously declared that an advocate “knows but one person in all the world, and that person is his client,” Hoffman mounted a desperate, nostalgic defense of the lawyer’s independent judgment of his client’s cause.</w:t>
      </w:r>
      <w:r>
        <w:rPr>
          <w:rStyle w:val="FootnoteReference"/>
          <w:color w:val="000000" w:themeColor="text1"/>
        </w:rPr>
        <w:footnoteReference w:id="440"/>
      </w:r>
      <w:r>
        <w:t xml:space="preserve"> He demanded that the profession reject the commercialization that reduced the lawyer from a filter for the courts to a mere mercenary weapon for the client. He wrote: </w:t>
      </w:r>
    </w:p>
    <w:p w14:paraId="760D9156" w14:textId="59AC7B99" w:rsidR="00453149" w:rsidRPr="00A9375B" w:rsidRDefault="00EA4B00" w:rsidP="003D74D8">
      <w:pPr>
        <w:pStyle w:val="BodyTextFirstIndent2"/>
        <w:spacing w:line="480" w:lineRule="auto"/>
        <w:ind w:left="720" w:right="720" w:firstLine="0"/>
        <w:jc w:val="both"/>
      </w:pPr>
      <w:r>
        <w:t xml:space="preserve">“Should my client be disposed to insist on captious requisitions, or frivolous and vexatious defences, they shall be neither enforced nor countenanced by me. . . . If, after duly examining a case, I am persuaded that my client’s claim or defence . . . cannot, or rather ought not, to be sustained, I will promptly advise him to abandon it. To press it further in such a case, with the hope of gleaning some advantage by </w:t>
        <w:lastRenderedPageBreak/>
        <w:t>an extorted compromise, would be lending myself to a dishonourable use of legal means . . . . My client’s conscience, and my own, are distinct entities: and though my vocation may sometimes justify my maintaining as facts, or principles, in doubtful cases, what may be neither one nor the other, I shall ever claim the privilege of solely judging to what extent to go. . . . [S]hould the principle also be wholly at variance with sound law, it would be dishonourable folly in me to endeavour to incorporate it into the jurisprudence of the country, when, if successful, it would be a gangrene that might bring death to my cause of the succeeding day.”</w:t>
      </w:r>
      <w:r>
        <w:rPr>
          <w:rStyle w:val="FootnoteReference"/>
          <w:color w:val="000000" w:themeColor="text1"/>
        </w:rPr>
        <w:footnoteReference w:id="441"/>
      </w:r>
    </w:p>
    <w:p w14:paraId="018D7E8A" w14:textId="79470148" w:rsidR="00453149" w:rsidRPr="00A9375B" w:rsidRDefault="00453149" w:rsidP="003D74D8">
      <w:pPr>
        <w:pStyle w:val="BodyTextFirstIndent"/>
        <w:spacing w:line="480" w:lineRule="auto"/>
        <w:jc w:val="both"/>
      </w:pPr>
      <w:r>
        <w:t>The profession, however, moved past Hoffman, retaining only the lawyer’s discretionary right to decline a cause at the outset.</w:t>
      </w:r>
      <w:r>
        <w:rPr>
          <w:rStyle w:val="FootnoteReference"/>
          <w:color w:val="000000" w:themeColor="text1"/>
        </w:rPr>
        <w:footnoteReference w:id="442"/>
      </w:r>
      <w:r>
        <w:t xml:space="preserve"> As Jacksonian democracy forced the relaxation of bar admissions and the homogeneous legal fraternity gave way to a more heterogeneous profession, the shared social formation and community reputation that made Hoffman’s system of self-regulation plausible dissipated</w:t>
      </w:r>
      <w:r>
        <w:rPr>
          <w:rStyle w:val="FootnoteReference"/>
          <w:color w:val="000000" w:themeColor="text1"/>
        </w:rPr>
        <w:footnoteReference w:id="443"/>
      </w:r>
      <w:r>
        <w:t>—producing, as Lawrence Friedman observed, not a more democratic profession but a “scrambling bar of shrewd entrepreneurs.”</w:t>
      </w:r>
      <w:r>
        <w:rPr>
          <w:rStyle w:val="FootnoteReference"/>
          <w:color w:val="000000" w:themeColor="text1"/>
        </w:rPr>
        <w:footnoteReference w:id="444"/>
      </w:r>
      <w:r>
        <w:t xml:space="preserve"> In this expanding market, lawyers were no longer independent republican leaders but service providers “embedded like everyone else in the marketplace,” driven by a “tremulous anxiety for the means of daily subsistence” that made </w:t>
        <w:lastRenderedPageBreak/>
        <w:t>turning away paying clients suicidal.</w:t>
      </w:r>
      <w:r>
        <w:rPr>
          <w:rStyle w:val="FootnoteReference"/>
          <w:color w:val="000000" w:themeColor="text1"/>
        </w:rPr>
        <w:footnoteReference w:id="445"/>
      </w:r>
      <w:r>
        <w:t xml:space="preserve"> Consequently, George Sharswood’s 1854 formulation became the prevailing standard: answering “any sweeping objection made to the profession in general,” Sharswood argued that “the lawyer, who refuses his professional assistance because in his judgment the case is unjust and indefensible, usurps the functions of both judge and jury.”</w:t>
      </w:r>
      <w:r>
        <w:rPr>
          <w:rStyle w:val="FootnoteReference"/>
          <w:color w:val="000000" w:themeColor="text1"/>
        </w:rPr>
        <w:footnoteReference w:id="446"/>
      </w:r>
      <w:r>
        <w:t xml:space="preserve"> Sharswood added that, “[s]ubject . . . to the qualifications which have been stated, when a cause is undertaken, the great duty which the counsel owes to his client, is an immovable fidelity.”</w:t>
      </w:r>
      <w:r>
        <w:rPr>
          <w:rStyle w:val="FootnoteReference"/>
          <w:color w:val="000000" w:themeColor="text1"/>
        </w:rPr>
        <w:footnoteReference w:id="447"/>
      </w:r>
      <w:r>
        <w:t xml:space="preserve"> Thus, Hoffman’s resolutions were set aside as what Alfred Konefsky calls “a nostalgia for a lost age,” and with them the profession’s last internal check on whether a dispute belonged in court or could be resolved without it.</w:t>
      </w:r>
      <w:r>
        <w:rPr>
          <w:rStyle w:val="FootnoteReference"/>
          <w:color w:val="000000" w:themeColor="text1"/>
        </w:rPr>
        <w:footnoteReference w:id="448"/>
      </w:r>
      <w:r>
        <w:t xml:space="preserve"> </w:t>
      </w:r>
    </w:p>
    <w:p w14:paraId="7B0E8787" w14:textId="689D5FE7" w:rsidR="000B08B7" w:rsidRPr="00A9375B" w:rsidRDefault="00B663C8" w:rsidP="003D74D8">
      <w:pPr>
        <w:pStyle w:val="BodyTextFirstIndent"/>
        <w:spacing w:line="480" w:lineRule="auto"/>
        <w:jc w:val="both"/>
        <w:rPr>
          <w:ins w:id="202334" w:author="Claude" w:date="2026-09-27T12:00:00Z"/>
        </w:rPr>
      </w:pPr>
      <w:ins w:id="202325" w:author="Claude" w:date="2026-09-27T12:00:00Z">
        <w:r>
          <w:t>The profession adopted Sharswood’s view as “the basis for the Canons [which] later evolved into the Model Code and the Model Rules.”</w:t>
        </w:r>
      </w:ins>
      <w:ins w:id="202326" w:author="Claude" w:date="2026-09-27T12:00:00Z">
        <w:r>
          <w:rPr>
            <w:rStyle w:val="FootnoteReference"/>
          </w:rPr>
          <w:footnoteReference w:id="834"/>
        </w:r>
      </w:ins>
      <w:ins w:id="202327" w:author="Claude" w:date="2026-09-27T12:00:00Z">
        <w:r>
          <w:t xml:space="preserve"> As a result, “one byproduct of an adversary model is that it polarizes the participants, imposing pressures on them to dogmatically pursue their own perceived interests or their own assessments of the proper outcomes of their cases”.</w:t>
        </w:r>
      </w:ins>
      <w:ins w:id="202328" w:author="Claude" w:date="2026-09-27T12:00:00Z">
        <w:r>
          <w:rPr>
            <w:rStyle w:val="FootnoteReference"/>
            <w:color w:val="000000" w:themeColor="text1"/>
          </w:rPr>
          <w:footnoteReference w:id="835"/>
        </w:r>
      </w:ins>
      <w:ins w:id="202329" w:author="Claude" w:date="2026-09-27T12:00:00Z">
        <w:r>
          <w:t xml:space="preserve"> The Model Code and Model Rules carried Sharswood’s principle that “the responsibility for advising as to questionable transactions, for bringing questionable suits, for urging questionable defenses, [was] the lawyer's responsibility.”</w:t>
        </w:r>
      </w:ins>
      <w:ins w:id="202330" w:author="Claude" w:date="2026-09-27T12:00:00Z">
        <w:r>
          <w:rPr>
            <w:rStyle w:val="FootnoteReference"/>
          </w:rPr>
          <w:footnoteReference w:id="836"/>
        </w:r>
      </w:ins>
      <w:ins w:id="202331" w:author="Claude" w:date="2026-09-27T12:00:00Z">
        <w:r>
          <w:t xml:space="preserve"> Delegating case assessment to the lawyer’s sole province proved particularly improvident in an era in which “private interests were primary” and “[w]hether a lawyer behaved ethically became a test of private conscience, not public honor.”</w:t>
        </w:r>
      </w:ins>
      <w:ins w:id="202332" w:author="Claude" w:date="2026-09-27T12:00:00Z">
        <w:r>
          <w:rPr>
            <w:rStyle w:val="FootnoteReference"/>
          </w:rPr>
          <w:footnoteReference w:id="837"/>
        </w:r>
      </w:ins>
      <w:ins w:id="202333" w:author="Claude" w:date="2026-09-27T12:00:00Z">
        <w:r>
          <w:t xml:space="preserve"> </w:t>
        </w:r>
      </w:ins>
    </w:p>
    <w:p w14:paraId="3D27981F" w14:textId="77777777" w:rsidR="007503B6" w:rsidRPr="00A9375B" w:rsidRDefault="007503B6" w:rsidP="003D74D8">
      <w:pPr>
        <w:pStyle w:val="BodyTextFirstIndent"/>
        <w:spacing w:line="480" w:lineRule="auto"/>
        <w:ind w:firstLine="0"/>
        <w:jc w:val="both"/>
      </w:pPr>
    </w:p>
    <w:p w14:paraId="2EF08500" w14:textId="73309FB2" w:rsidR="007503B6" w:rsidRPr="00A9375B" w:rsidRDefault="007503B6" w:rsidP="003D74D8">
      <w:pPr>
        <w:pStyle w:val="BodyTextFirstIndent"/>
        <w:numPr>
          <w:ilvl w:val="1"/>
          <w:numId w:val="11"/>
        </w:numPr>
        <w:spacing w:line="480" w:lineRule="auto"/>
        <w:jc w:val="both"/>
        <w:rPr>
          <w:i/>
          <w:iCs/>
        </w:rPr>
      </w:pPr>
      <w:r>
        <w:rPr>
          <w:i/>
          <w:iCs/>
        </w:rPr>
        <w:t>Attitudes Towards the Utilization of Informal Options Continue to Waver</w:t>
      </w:r>
    </w:p>
    <w:p w14:paraId="53CC281A" w14:textId="77777777" w:rsidR="007503B6" w:rsidRPr="00A9375B" w:rsidRDefault="007503B6" w:rsidP="003D74D8">
      <w:pPr>
        <w:pStyle w:val="BodyTextFirstIndent"/>
        <w:spacing w:line="480" w:lineRule="auto"/>
        <w:ind w:left="1080" w:firstLine="0"/>
        <w:jc w:val="both"/>
      </w:pPr>
    </w:p>
    <w:p w14:paraId="2C3C35FF" w14:textId="5B8BA4F2" w:rsidR="00453149" w:rsidRPr="00A9375B" w:rsidRDefault="00453149" w:rsidP="003D74D8">
      <w:pPr>
        <w:pStyle w:val="BodyTextFirstIndent"/>
        <w:spacing w:line="480" w:lineRule="auto"/>
        <w:jc w:val="both"/>
      </w:pPr>
      <w:r>
        <w:t>Lincoln was famously quoted as advocating a revival of early-century informal practices, but by the end of the Civil War, dire economic conditions made the uncertainty of informal ADR an unwise choice for a party holding a stake in the matter beyond sentiment.</w:t>
      </w:r>
      <w:r>
        <w:rPr>
          <w:vertAlign w:val="superscript"/>
        </w:rPr>
        <w:footnoteReference w:id="449"/>
      </w:r>
      <w:r>
        <w:t xml:space="preserve"> For the first time, ADR was no longer a “voluntary expression of communal cohesion” but an instrument of external </w:t>
        <w:lastRenderedPageBreak/>
        <w:t>regulation and control deployed by outsiders against disadvantaged groups.</w:t>
      </w:r>
      <w:r>
        <w:rPr>
          <w:vertAlign w:val="superscript"/>
        </w:rPr>
        <w:footnoteReference w:id="450"/>
      </w:r>
      <w:r>
        <w:t xml:space="preserve"> Union General O.O. Howard’s Freedmen’s Bureau established arbitration tribunals that reinforced planter power over formerly enslaved people. At the same time, industrial ADR proponents, such as the Chicago Civic Federation, advocated compulsory dispute resolution to prevent class warfare.</w:t>
      </w:r>
      <w:r>
        <w:rPr>
          <w:vertAlign w:val="superscript"/>
        </w:rPr>
        <w:footnoteReference w:id="451"/>
      </w:r>
      <w:r>
        <w:t xml:space="preserve"> </w:t>
      </w:r>
    </w:p>
    <w:p w14:paraId="1CF04484" w14:textId="4E9A3E60" w:rsidR="00453149" w:rsidRPr="00A9375B" w:rsidRDefault="00453149" w:rsidP="003D74D8">
      <w:pPr>
        <w:pStyle w:val="BodyTextFirstIndent"/>
        <w:spacing w:line="480" w:lineRule="auto"/>
        <w:jc w:val="both"/>
      </w:pPr>
      <w:r>
        <w:t>Following the Civil War, state and federal courts sought to insulate the rising industrial order from democratic redistribution.</w:t>
      </w:r>
      <w:bookmarkStart w:id="74" w:name="_Ref222242702"/>
      <w:r>
        <w:rPr>
          <w:rStyle w:val="FootnoteReference"/>
        </w:rPr>
        <w:footnoteReference w:id="452"/>
      </w:r>
      <w:bookmarkEnd w:id="74"/>
      <w:r>
        <w:t xml:space="preserve"> Courts asserted themselves as the “nation’s authoritative political economist,” applying flexible, modern rules to commerce and rigid, feudal “master-servant” doctrines to organized labor.</w:t>
      </w:r>
      <w:r>
        <w:rPr>
          <w:rStyle w:val="FootnoteReference"/>
        </w:rPr>
        <w:footnoteReference w:id="453"/>
      </w:r>
      <w:r>
        <w:t xml:space="preserve"> Legal education had long rested on the common law’s adversary system, in which “a lawyer was a litigator” and “the primary objective of legal education . . . was to teach lawyers the art of arguing cases in court.”</w:t>
      </w:r>
      <w:r>
        <w:rPr>
          <w:rStyle w:val="FootnoteReference"/>
        </w:rPr>
        <w:footnoteReference w:id="454"/>
      </w:r>
      <w:r>
        <w:t xml:space="preserve"> Independently, and for reasons Jud Campbell traces to religious-freedom doctrine and “the demands of commerce,” “[g]radually at first, and then with growing speed, the theological underpinnings of oath taking eroded across the </w:t>
        <w:lastRenderedPageBreak/>
        <w:t>United States in the early nineteenth century.”</w:t>
      </w:r>
      <w:r>
        <w:rPr>
          <w:rStyle w:val="FootnoteReference"/>
        </w:rPr>
        <w:footnoteReference w:id="455"/>
      </w:r>
      <w:r>
        <w:t xml:space="preserve"> In the pre-</w:t>
      </w:r>
      <w:r>
        <w:rPr>
          <w:i/>
          <w:iCs/>
        </w:rPr>
        <w:t>Erie</w:t>
      </w:r>
      <w:r>
        <w:t xml:space="preserve"> era of civil procedure, </w:t>
      </w:r>
      <w:r>
        <w:rPr>
          <w:i/>
          <w:iCs/>
        </w:rPr>
        <w:t>Swift v. Tyson</w:t>
      </w:r>
      <w:r>
        <w:t xml:space="preserve"> empowered federal judges to create a “general commercial law” favorable to creditors, thereby naturalizing the corporation while punishing labor strikers.</w:t>
      </w:r>
      <w:r>
        <w:rPr>
          <w:rStyle w:val="FootnoteReference"/>
        </w:rPr>
        <w:footnoteReference w:id="456"/>
      </w:r>
      <w:r>
        <w:t xml:space="preserve"> While commercial reformers attempted to bypass this monopoly by creating guild boards such as the Interstate Commerce Commission to handle railroad disputes, the courts aggressively intervened to strip these agencies of their fact-finding capabilities.</w:t>
      </w:r>
      <w:r>
        <w:rPr>
          <w:rStyle w:val="FootnoteReference"/>
        </w:rPr>
        <w:footnoteReference w:id="457"/>
      </w:r>
      <w:r>
        <w:t xml:space="preserve"> Faced with this implacable judicial hostility, the American labor movement retreated from broad social reform to a defensive posture, seeking only immunity from court interference rather than positive state aid.</w:t>
      </w:r>
      <w:r>
        <w:rPr>
          <w:rStyle w:val="FootnoteReference"/>
        </w:rPr>
        <w:footnoteReference w:id="458"/>
      </w:r>
      <w:r>
        <w:t xml:space="preserve"> Consequently, arbitration seemed, in Frances Kellor’s phrase, “destined to follow a medieval design of negation, if not subjugation.”</w:t>
      </w:r>
      <w:r>
        <w:rPr>
          <w:rStyle w:val="FootnoteReference"/>
        </w:rPr>
        <w:footnoteReference w:id="459"/>
      </w:r>
      <w:r>
        <w:t xml:space="preserve"> </w:t>
      </w:r>
    </w:p>
    <w:p w14:paraId="242D500E" w14:textId="77777777" w:rsidR="007503B6" w:rsidRPr="00A9375B" w:rsidRDefault="007503B6" w:rsidP="003D74D8">
      <w:pPr>
        <w:pStyle w:val="BodyTextFirstIndent"/>
        <w:spacing w:line="480" w:lineRule="auto"/>
        <w:ind w:firstLine="0"/>
        <w:jc w:val="both"/>
      </w:pPr>
    </w:p>
    <w:p w14:paraId="32B55534" w14:textId="3C2D17E1" w:rsidR="007503B6" w:rsidRPr="00A9375B" w:rsidRDefault="007503B6" w:rsidP="003D74D8">
      <w:pPr>
        <w:pStyle w:val="BodyTextFirstIndent"/>
        <w:numPr>
          <w:ilvl w:val="1"/>
          <w:numId w:val="11"/>
        </w:numPr>
        <w:spacing w:line="480" w:lineRule="auto"/>
        <w:jc w:val="both"/>
        <w:rPr>
          <w:i/>
          <w:iCs/>
        </w:rPr>
      </w:pPr>
      <w:r>
        <w:rPr>
          <w:i/>
          <w:iCs/>
        </w:rPr>
        <w:t>Second Historical Factor – Legal System’s Institutional Capacity for Disputes</w:t>
      </w:r>
    </w:p>
    <w:p w14:paraId="6C344ED7" w14:textId="77777777" w:rsidR="007503B6" w:rsidRPr="00A9375B" w:rsidRDefault="007503B6" w:rsidP="003D74D8">
      <w:pPr>
        <w:pStyle w:val="BodyTextFirstIndent"/>
        <w:spacing w:line="480" w:lineRule="auto"/>
        <w:ind w:left="1080" w:firstLine="0"/>
        <w:jc w:val="both"/>
      </w:pPr>
    </w:p>
    <w:p w14:paraId="488148DE" w14:textId="79EDF93F" w:rsidR="00453149" w:rsidRPr="00A9375B" w:rsidRDefault="00453149" w:rsidP="003D74D8">
      <w:pPr>
        <w:pStyle w:val="BodyTextFirstIndent"/>
        <w:spacing w:line="480" w:lineRule="auto"/>
        <w:jc w:val="both"/>
      </w:pPr>
      <w:r>
        <w:t xml:space="preserve">Communal practices briefly resurged among early-twentieth-century immigrants. Italian and Greek labor brokers, Chinese merchant elders, and Scandinavian conciliation courts adhered to traditional dispute settlement because control over conflict was necessary to preserve communal </w:t>
        <w:lastRenderedPageBreak/>
        <w:t>values from the corrosive pressures of assimilation.</w:t>
      </w:r>
      <w:r>
        <w:rPr>
          <w:rStyle w:val="FootnoteReference"/>
          <w:color w:val="000000" w:themeColor="text1"/>
        </w:rPr>
        <w:footnoteReference w:id="460"/>
      </w:r>
      <w:r>
        <w:t xml:space="preserve"> Counsel assisted their acculturation: in the Kehillah’s arbitration tribunals lawyers “sifted the complaints, dismissed those without merit,” while elite lawyers founded legal aid societies with the explicit goal of “displac[ing] immigrant legal aid societies” that they considered “over-aggressive,” insisting instead on “conciliatory approaches” managed by professionals to defuse ethnic and class tensions.</w:t>
      </w:r>
      <w:bookmarkStart w:id="75" w:name="_Ref222242775"/>
      <w:r>
        <w:rPr>
          <w:rStyle w:val="FootnoteReference"/>
          <w:color w:val="000000" w:themeColor="text1"/>
        </w:rPr>
        <w:footnoteReference w:id="461"/>
      </w:r>
      <w:bookmarkEnd w:id="75"/>
      <w:r>
        <w:t xml:space="preserve"> To complete their consolidation of control, leading judges and lawyers founded the American Law Institute in 1923, seeking to distill the discordant variety of community standards into the Restatement’s single, national “scientific” consensus.</w:t>
      </w:r>
      <w:r>
        <w:rPr>
          <w:rStyle w:val="FootnoteReference"/>
          <w:color w:val="000000" w:themeColor="text1"/>
        </w:rPr>
        <w:footnoteReference w:id="462"/>
      </w:r>
      <w:r>
        <w:t> </w:t>
      </w:r>
    </w:p>
    <w:p w14:paraId="2D94FEC1" w14:textId="547FBB74" w:rsidR="00DC61DB" w:rsidRPr="00A9375B" w:rsidRDefault="00DC61DB" w:rsidP="003D74D8">
      <w:pPr>
        <w:spacing w:line="480" w:lineRule="auto"/>
        <w:ind w:right="17" w:firstLine="360"/>
        <w:jc w:val="both"/>
        <w:rPr>
          <w:color w:val="000000" w:themeColor="text1"/>
        </w:rPr>
      </w:pPr>
      <w:r>
        <w:rPr>
          <w:color w:val="000000" w:themeColor="text1"/>
        </w:rPr>
        <w:t>Reflecting the 1920s “associationalist” preference for private market organization, the 1925 Federal Arbitration Act (FAA), in line with English common-law practice,</w:t>
      </w:r>
      <w:r>
        <w:rPr>
          <w:rStyle w:val="FootnoteReference"/>
          <w:color w:val="000000" w:themeColor="text1"/>
        </w:rPr>
        <w:footnoteReference w:id="463"/>
      </w:r>
      <w:r>
        <w:rPr>
          <w:color w:val="000000" w:themeColor="text1"/>
        </w:rPr>
        <w:t xml:space="preserve"> was designed to validate a distinct track of merchant-justice where business people could bypass the courts in favor of the sort of procedures that, as Friedman writes of ADR today, “[b]usiness people appreciate” </w:t>
        <w:lastRenderedPageBreak/>
        <w:t>because they “are quick, simple, and private.”</w:t>
      </w:r>
      <w:r>
        <w:rPr>
          <w:rStyle w:val="FootnoteReference"/>
          <w:color w:val="000000" w:themeColor="text1"/>
        </w:rPr>
        <w:footnoteReference w:id="464"/>
      </w:r>
      <w:r>
        <w:rPr>
          <w:color w:val="000000" w:themeColor="text1"/>
        </w:rPr>
        <w:t xml:space="preserve"> The FAA was promoted by progressive reformers and backed by the New York Chamber of Commerce, which sought to protect its commercial interests.</w:t>
      </w:r>
      <w:r>
        <w:rPr>
          <w:rStyle w:val="FootnoteReference"/>
          <w:color w:val="000000" w:themeColor="text1"/>
        </w:rPr>
        <w:footnoteReference w:id="465"/>
      </w:r>
      <w:r>
        <w:rPr>
          <w:color w:val="000000" w:themeColor="text1"/>
        </w:rPr>
        <w:t xml:space="preserve"> Congress unambiguously expressed that the FAA was enacted as a </w:t>
      </w:r>
      <w:r>
        <w:rPr>
          <w:i/>
          <w:iCs/>
          <w:color w:val="000000" w:themeColor="text1"/>
        </w:rPr>
        <w:t>procedural</w:t>
      </w:r>
      <w:r>
        <w:rPr>
          <w:color w:val="000000" w:themeColor="text1"/>
        </w:rPr>
        <w:t xml:space="preserve"> statute, applicable </w:t>
      </w:r>
      <w:r>
        <w:rPr>
          <w:i/>
          <w:iCs/>
          <w:color w:val="000000" w:themeColor="text1"/>
        </w:rPr>
        <w:t>solely</w:t>
      </w:r>
      <w:r>
        <w:rPr>
          <w:color w:val="000000" w:themeColor="text1"/>
        </w:rPr>
        <w:t xml:space="preserve"> in federal courts to facilitate commercial arbitration between consenting merchants.</w:t>
      </w:r>
      <w:bookmarkStart w:id="76" w:name="_Ref217242120"/>
      <w:r>
        <w:rPr>
          <w:rStyle w:val="FootnoteReference"/>
          <w:color w:val="000000" w:themeColor="text1"/>
        </w:rPr>
        <w:footnoteReference w:id="466"/>
      </w:r>
      <w:bookmarkEnd w:id="76"/>
      <w:r>
        <w:rPr>
          <w:color w:val="000000" w:themeColor="text1"/>
        </w:rPr>
        <w:t xml:space="preserve"> The business community and trade associations “wanted respected elders in their specific commercial communities to resolve disputes according to the norms of the trade, rather than by external law.”</w:t>
      </w:r>
      <w:r>
        <w:rPr>
          <w:rStyle w:val="FootnoteReference"/>
          <w:color w:val="000000" w:themeColor="text1"/>
        </w:rPr>
        <w:footnoteReference w:id="467"/>
      </w:r>
      <w:r>
        <w:rPr>
          <w:color w:val="000000" w:themeColor="text1"/>
        </w:rPr>
        <w:t xml:space="preserve"> Yet courts, perhaps taking it upon themselves to answer Roscoe Pound’s relentless early-twentieth-century public critiques of their many shortcomings, came to understand the FAA as a court substitute for </w:t>
      </w:r>
      <w:r>
        <w:rPr>
          <w:i/>
          <w:iCs/>
          <w:color w:val="000000" w:themeColor="text1"/>
        </w:rPr>
        <w:t>all</w:t>
      </w:r>
      <w:r>
        <w:rPr>
          <w:color w:val="000000" w:themeColor="text1"/>
        </w:rPr>
        <w:t xml:space="preserve"> litigation.</w:t>
      </w:r>
      <w:r>
        <w:rPr>
          <w:rStyle w:val="FootnoteReference"/>
          <w:color w:val="000000" w:themeColor="text1"/>
        </w:rPr>
        <w:footnoteReference w:id="468"/>
      </w:r>
      <w:r>
        <w:rPr>
          <w:color w:val="000000" w:themeColor="text1"/>
        </w:rPr>
        <w:t xml:space="preserve"> The courts may have placed undue weight on </w:t>
        <w:lastRenderedPageBreak/>
        <w:t>Pound’s writings, as Henretta summarizes Stanley N. Katz’s 1984 survey, “an impressive galaxy of scholars – Roscoe Pound, Perry Miller, and Grant Gilmore – had managed to write histories of American law that largely ignored the colonial period and located the creative period of legal development during or immediately after the Revolution.”</w:t>
      </w:r>
      <w:r>
        <w:rPr>
          <w:rStyle w:val="FootnoteReference"/>
          <w:color w:val="000000" w:themeColor="text1"/>
        </w:rPr>
        <w:footnoteReference w:id="469"/>
      </w:r>
      <w:r>
        <w:rPr>
          <w:color w:val="000000" w:themeColor="text1"/>
        </w:rPr>
        <w:t xml:space="preserve"> Justice O’Connor wrote that the Court had “abandoned all pretense of ascertaining congressional intent with respect to the Federal Arbitration Act, building instead, case by case, an edifice of its own creation”—a procedural statute enacted solely to enforce voluntary arbitration agreements between merchants in federal court, recast by the judiciary into substantive federal law that preempts state regulation, compels arbitration of statutory rights, and binds consumers and employees through adhesion contracts the 1925 Congress never intended to cover.</w:t>
      </w:r>
      <w:r>
        <w:rPr>
          <w:rStyle w:val="FootnoteReference"/>
          <w:color w:val="000000" w:themeColor="text1"/>
        </w:rPr>
        <w:footnoteReference w:id="470"/>
      </w:r>
      <w:r>
        <w:rPr>
          <w:color w:val="000000" w:themeColor="text1"/>
        </w:rPr>
        <w:t xml:space="preserve"> It also did not help that the American Arbitration Association, founded in 1926, failed to provide merchants with an informal dispute-resolution forum.</w:t>
      </w:r>
      <w:r>
        <w:rPr>
          <w:rStyle w:val="FootnoteReference"/>
          <w:color w:val="000000" w:themeColor="text1"/>
        </w:rPr>
        <w:footnoteReference w:id="471"/>
      </w:r>
      <w:r>
        <w:rPr>
          <w:color w:val="000000" w:themeColor="text1"/>
        </w:rPr>
        <w:t xml:space="preserve"> Combined, these led to a new era of ADR where:</w:t>
      </w:r>
    </w:p>
    <w:p w14:paraId="47FE06C8" w14:textId="1FD3E62A" w:rsidR="00DC61DB" w:rsidRPr="00A9375B" w:rsidRDefault="00DC61DB" w:rsidP="003D74D8">
      <w:pPr>
        <w:spacing w:line="480" w:lineRule="auto"/>
        <w:ind w:left="720" w:right="720"/>
        <w:jc w:val="both"/>
        <w:rPr>
          <w:color w:val="000000" w:themeColor="text1"/>
        </w:rPr>
      </w:pPr>
      <w:r>
        <w:rPr>
          <w:color w:val="000000" w:themeColor="text1"/>
        </w:rPr>
        <w:t xml:space="preserve">“[t]he recent doctrines that have expanded the scope of the FAA are based on the image of the early twentieth century trade association and exemplify a misapplication of the ancient guild ideal. The guild ideal has a descriptive </w:t>
        <w:lastRenderedPageBreak/>
        <w:t>dimension and a prescriptive dimension: As description, it claims that there are self-regulating normative subcommunities that exist within our larger body politic; as prescription, it advocates that law should permit these communities a significant measure of autonomy from the rest of society. By treating arbitration as a creation of normative subcommunities, courts grant them wide discretion so that they can perform a self-regulatory function. . . . Current uses of arbitration, however, are a far cry from the craft guild model.”</w:t>
      </w:r>
      <w:r>
        <w:rPr>
          <w:rStyle w:val="FootnoteReference"/>
          <w:color w:val="000000" w:themeColor="text1"/>
        </w:rPr>
        <w:footnoteReference w:id="472"/>
      </w:r>
    </w:p>
    <w:p w14:paraId="1260FB4A" w14:textId="78DF3AB8" w:rsidR="00DC61DB" w:rsidRPr="00A9375B" w:rsidRDefault="003C188C" w:rsidP="003D74D8">
      <w:pPr>
        <w:spacing w:line="480" w:lineRule="auto"/>
        <w:ind w:firstLine="360"/>
        <w:jc w:val="both"/>
        <w:rPr>
          <w:color w:val="000000" w:themeColor="text1"/>
        </w:rPr>
      </w:pPr>
      <w:r>
        <w:rPr>
          <w:color w:val="000000" w:themeColor="text1"/>
        </w:rPr>
        <w:t>By compelling arbitration under the new statutes, and so collapsing ADR and trial onto a single dispute timeline, the courts eviscerated the autonomy of the informal forum, brought lawyers into what had been a separate space, and almost immediately turned ADR into “a shadow of conventional adjudication practices.”</w:t>
      </w:r>
      <w:r>
        <w:rPr>
          <w:rStyle w:val="FootnoteReference"/>
          <w:color w:val="000000" w:themeColor="text1"/>
        </w:rPr>
        <w:footnoteReference w:id="473"/>
      </w:r>
      <w:r>
        <w:rPr>
          <w:color w:val="000000" w:themeColor="text1"/>
        </w:rPr>
        <w:t xml:space="preserve"> By 1930, commercial arbitration was legalized in form, if not in spirit; counsel appeared in 36% of Association arbitrations in 1927, and in 91% twenty years later.</w:t>
      </w:r>
      <w:r>
        <w:rPr>
          <w:rStyle w:val="FootnoteReference"/>
          <w:color w:val="000000" w:themeColor="text1"/>
        </w:rPr>
        <w:footnoteReference w:id="474"/>
      </w:r>
      <w:r>
        <w:rPr>
          <w:color w:val="000000" w:themeColor="text1"/>
        </w:rPr>
        <w:t xml:space="preserve"> New Deal critics, led by Philip G. Phillips, encouraged the formal expansion of adjudicative power, arguing that such disputes should be resolved within the public legal system on normative grounds; the critique was sharpened by “[t]he growth of German business cartels, and their complicity with the Nazi regime,” a line pressed most directly by Heinrich Kronstein.</w:t>
      </w:r>
      <w:r>
        <w:rPr>
          <w:rStyle w:val="FootnoteReference"/>
          <w:color w:val="000000" w:themeColor="text1"/>
        </w:rPr>
        <w:footnoteReference w:id="475"/>
      </w:r>
      <w:r>
        <w:rPr>
          <w:color w:val="000000" w:themeColor="text1"/>
        </w:rPr>
        <w:t xml:space="preserve"> Unfortunately for clients everywhere who deserve to have their disputes battle-tested before filing, </w:t>
      </w:r>
      <w:r>
        <w:lastRenderedPageBreak/>
        <w:t>disputants found that their “‘property’ interest in the dispute is expropriated by lawyers and the state.”</w:t>
      </w:r>
      <w:r>
        <w:rPr>
          <w:rStyle w:val="FootnoteReference"/>
        </w:rPr>
        <w:footnoteReference w:id="476"/>
      </w:r>
      <w:r>
        <w:t xml:space="preserve"> The presence of lawyers in dispute resolution is not, by itself, transformative. Roman </w:t>
      </w:r>
      <w:r>
        <w:rPr>
          <w:i/>
          <w:iCs/>
        </w:rPr>
        <w:t>advocati</w:t>
      </w:r>
      <w:r>
        <w:t xml:space="preserve"> participated in </w:t>
      </w:r>
      <w:r>
        <w:rPr>
          <w:i/>
          <w:iCs/>
        </w:rPr>
        <w:t>compromissum</w:t>
      </w:r>
      <w:r>
        <w:t xml:space="preserve"> for centuries </w:t>
      </w:r>
      <w:r>
        <w:rPr>
          <w:lang w:val="en"/>
        </w:rPr>
        <w:t>without displacing its private, party-controlled character; by AD 529, Justinian’s legislation required counsel appearing “before arbiters whether ex compromisso or otherwise” to swear “that they will . . . introduce on behalf of their clients what they consider to be right and true,” and to “retire from the case” on discovering it to be “unprincipled or intrinsically hopeless.”</w:t>
      </w:r>
      <w:r>
        <w:rPr>
          <w:rStyle w:val="FootnoteReference"/>
        </w:rPr>
        <w:footnoteReference w:id="477"/>
      </w:r>
      <w:r>
        <w:t xml:space="preserve"> In thirteenth-century Languedoc, legal professionals appeared as advisers to arbiters, and their influence, Fredric Cheyette suggests, ran toward objective normative judgment; the decisive break came when the monarchy and its agents, “with no ties to the local landed class,” proved “not amenable to the pressures and arguments of old-style arbitration.”</w:t>
      </w:r>
      <w:r>
        <w:rPr>
          <w:rStyle w:val="FootnoteReference"/>
        </w:rPr>
        <w:footnoteReference w:id="478"/>
      </w:r>
      <w:r>
        <w:t xml:space="preserve"> Colonial American arbitration similarly transformed, not because lawyers </w:t>
      </w:r>
      <w:bookmarkStart w:id="77" w:name="_Ref218970328"/>
      <w:r>
        <w:t>entered, but because underlying social conditions changed.</w:t>
      </w:r>
      <w:r>
        <w:rPr>
          <w:rStyle w:val="FootnoteReference"/>
        </w:rPr>
        <w:footnoteReference w:id="479"/>
      </w:r>
      <w:bookmarkEnd w:id="77"/>
      <w:r>
        <w:t xml:space="preserve"> </w:t>
      </w:r>
    </w:p>
    <w:p w14:paraId="7F1ACD81" w14:textId="7A1FBBF9" w:rsidR="00DC61DB" w:rsidRPr="00A9375B" w:rsidRDefault="003C188C" w:rsidP="003D74D8">
      <w:pPr>
        <w:pStyle w:val="BodyTextFirstIndent"/>
        <w:spacing w:line="480" w:lineRule="auto"/>
        <w:jc w:val="both"/>
      </w:pPr>
      <w:r>
        <w:t xml:space="preserve">In contrast, beginning in the 1920s, bar associations formed “unauthorized practice of law” committees to wage turf battles against accountants, collection agencies, trust companies, and title insurers, with uneven success, but with enough effect that the bar “enjoined or prosecuted competition from lay providers of such services as divorce advice, even in markets that lawyers </w:t>
        <w:lastRenderedPageBreak/>
        <w:t>did not serve.”</w:t>
      </w:r>
      <w:r>
        <w:rPr>
          <w:rStyle w:val="FootnoteReference"/>
          <w:color w:val="000000" w:themeColor="text1"/>
        </w:rPr>
        <w:footnoteReference w:id="480"/>
      </w:r>
      <w:r>
        <w:t xml:space="preserve"> Every court alternative that emerged in this climate seemed to fail. The “small claims court” movement, launched in 1913 to provide people experiencing poverty with easy access to informal justice, was co-opted by “doctors, utility managers, and department store heads” who used the new machinery to efficiently collect debts from people of modest income, turning a potential alternative forum into a streamlined enforcement arm of the corporate economy.</w:t>
      </w:r>
      <w:r>
        <w:rPr>
          <w:rStyle w:val="FootnoteReference"/>
          <w:color w:val="000000" w:themeColor="text1"/>
        </w:rPr>
        <w:footnoteReference w:id="481"/>
      </w:r>
      <w:r>
        <w:t xml:space="preserve"> This consolidation extended even to the rising administrative state, which, while initially promising a separate track of expert governance, eventually succumbed to the bar, which demanded that these agencies legalize their procedures.</w:t>
      </w:r>
      <w:r>
        <w:rPr>
          <w:rStyle w:val="FootnoteReference"/>
          <w:color w:val="000000" w:themeColor="text1"/>
        </w:rPr>
        <w:footnoteReference w:id="482"/>
      </w:r>
      <w:r>
        <w:t xml:space="preserve"> </w:t>
      </w:r>
    </w:p>
    <w:p w14:paraId="1C1689F2" w14:textId="5F3727E8" w:rsidR="00B573FE" w:rsidRPr="00A9375B" w:rsidRDefault="00B663C8" w:rsidP="003D74D8">
      <w:pPr>
        <w:pStyle w:val="BodyTextFirstIndent"/>
        <w:spacing w:line="480" w:lineRule="auto"/>
        <w:jc w:val="both"/>
        <w:rPr>
          <w:ins w:id="202412" w:author="Claude" w:date="2026-09-27T12:00:00Z"/>
        </w:rPr>
      </w:pPr>
      <w:ins w:id="202403" w:author="Claude" w:date="2026-09-27T12:00:00Z">
        <w:r>
          <w:t>Attitudes toward court alternatives vacillated from the nation’s founding to the Progressive Era. The New York Chamber of Commerce ended the vacillation by codifying its commercial interests in the 1925 Federal Arbitration Act—a statute intended to protect merchants through a system of legal pluralism where industry experts would resolve disputes based on custom rather than law.</w:t>
        </w:r>
      </w:ins>
      <w:ins w:id="202404" w:author="Claude" w:date="2026-09-27T12:00:00Z">
        <w:r>
          <w:rPr>
            <w:rStyle w:val="FootnoteReference"/>
          </w:rPr>
          <w:footnoteReference w:id="838"/>
        </w:r>
      </w:ins>
      <w:ins w:id="202405" w:author="Claude" w:date="2026-09-27T12:00:00Z">
        <w:r>
          <w:t xml:space="preserve"> Although “one rarely finds a legislative history as unambiguous as the FAA’s,” the Supreme Court disregarded this intent to transform a modest procedural framework into an all-encompassing system of mandated ADR.</w:t>
        </w:r>
      </w:ins>
      <w:ins w:id="202406" w:author="Claude" w:date="2026-09-27T12:00:00Z">
        <w:r>
          <w:rPr>
            <w:rStyle w:val="FootnoteReference"/>
          </w:rPr>
          <w:footnoteReference w:id="839"/>
        </w:r>
      </w:ins>
      <w:ins w:id="202407" w:author="Claude" w:date="2026-09-27T12:00:00Z">
        <w:r>
          <w:t xml:space="preserve"> Thereafter, frustrations about court efficiency beset the short twentieth century, culminating in the 1976 Pound Conference’s quixotic proposal of the “multi-door courthouse,” a building where a single screening clerk would mechanically direct every disputant to one of many specialized resolution rooms.</w:t>
        </w:r>
      </w:ins>
      <w:ins w:id="202408" w:author="Claude" w:date="2026-09-27T12:00:00Z">
        <w:r>
          <w:rPr>
            <w:rStyle w:val="FootnoteReference"/>
          </w:rPr>
          <w:footnoteReference w:id="840"/>
        </w:r>
      </w:ins>
      <w:ins w:id="202409" w:author="Claude" w:date="2026-09-27T12:00:00Z">
        <w:r>
          <w:t xml:space="preserve"> After initial experiments with </w:t>
          <w:t>multi-door courthouses failed because courts lacked both infrastructure and methodology, the legal system subsumed ADR into a single system of “litigotiation,” in which litigation and ADR are now “inseparably entwined” as standard, legalized steps in the process.</w:t>
        </w:r>
      </w:ins>
      <w:ins w:id="202410" w:author="Claude" w:date="2026-09-27T12:00:00Z">
        <w:r>
          <w:rPr>
            <w:rStyle w:val="FootnoteReference"/>
          </w:rPr>
          <w:footnoteReference w:id="841"/>
        </w:r>
      </w:ins>
      <w:ins w:id="202411" w:author="Claude" w:date="2026-09-27T12:00:00Z">
        <w:r>
          <w:t xml:space="preserve"> As Amos Gabrieli and Michal Alberstein describe it,  </w:t>
        </w:r>
      </w:ins>
    </w:p>
    <w:p w14:paraId="1A5B2E00" w14:textId="7875095D" w:rsidR="00B573FE" w:rsidRPr="00A9375B" w:rsidRDefault="00B573FE" w:rsidP="003D74D8">
      <w:pPr>
        <w:pStyle w:val="BodyTextFirstIndent"/>
        <w:spacing w:line="480" w:lineRule="auto"/>
        <w:ind w:left="720" w:right="720" w:firstLine="0"/>
        <w:jc w:val="both"/>
        <w:rPr>
          <w:ins w:id="202422" w:author="Claude" w:date="2026-09-27T12:00:00Z"/>
        </w:rPr>
      </w:pPr>
      <w:ins w:id="202420" w:author="Claude" w:date="2026-09-27T12:00:00Z">
        <w:r>
          <w:t>“The institutional need to shift legal disputes to external dispute-resolution forums emerged from . . . the significant caseload in legal systems,” and “the center of gravity of the legal process has shifted from the evidentiary stage to the preliminary stages . . . . This process has inevitably led to changes in the roles of litigators.”</w:t>
        </w:r>
      </w:ins>
      <w:ins w:id="202421" w:author="Claude" w:date="2026-09-27T12:00:00Z">
        <w:r>
          <w:rPr>
            <w:rStyle w:val="FootnoteReference"/>
          </w:rPr>
          <w:footnoteReference w:id="842"/>
        </w:r>
      </w:ins>
    </w:p>
    <w:p w14:paraId="734F9788" w14:textId="3A1B6657" w:rsidR="007503B6" w:rsidRPr="000519F8" w:rsidRDefault="000519F8" w:rsidP="003D74D8">
      <w:pPr>
        <w:pStyle w:val="BodyTextFirstIndent"/>
        <w:spacing w:line="480" w:lineRule="auto"/>
        <w:jc w:val="both"/>
      </w:pPr>
      <w:r>
        <w:t>In sum, the legal system’s institutional capacity for capturing disputes largely explains the problems caused by twentieth-century American lawyers’ entry into the newly flattened dispute timeline of informal forums alongside trial.</w:t>
      </w:r>
      <w:r>
        <w:rPr>
          <w:rStyle w:val="FootnoteReference"/>
        </w:rPr>
        <w:footnoteReference w:id="483"/>
      </w:r>
      <w:r>
        <w:t xml:space="preserve"> Lawyers achieved this capture through organized bar associations capable of coordinated lobbying, professional anxiety about losing prominence, and an adversarial culture that colonized every process it touched.</w:t>
      </w:r>
      <w:r>
        <w:rPr>
          <w:rStyle w:val="FootnoteReference"/>
        </w:rPr>
        <w:footnoteReference w:id="484"/>
      </w:r>
      <w:r>
        <w:t xml:space="preserve"> Earlier informal systems maintained their distinctive character precisely because they operated where formal legal institutions were unavailable and where authority derived from communal rather than professional </w:t>
        <w:lastRenderedPageBreak/>
        <w:t>sources.</w:t>
      </w:r>
      <w:bookmarkStart w:id="78" w:name="_Ref218970961"/>
      <w:r>
        <w:rPr>
          <w:rStyle w:val="FootnoteReference"/>
        </w:rPr>
        <w:footnoteReference w:id="485"/>
      </w:r>
      <w:bookmarkEnd w:id="78"/>
      <w:r>
        <w:t xml:space="preserve"> The American legal profession’s particular infrastructure, such as the American Bar Association itself, dismantled those conditions.</w:t>
      </w:r>
      <w:r>
        <w:rPr>
          <w:rStyle w:val="FootnoteReference"/>
        </w:rPr>
        <w:footnoteReference w:id="486"/>
      </w:r>
      <w:r>
        <w:t xml:space="preserve"> But infrastructure alone is an insufficient scapegoat for the changing culture of ADR. The prior section’s treatment of </w:t>
      </w:r>
      <w:r>
        <w:rPr>
          <w:lang w:val="en"/>
        </w:rPr>
        <w:t>fifteenth-century England</w:t>
      </w:r>
      <w:r>
        <w:t xml:space="preserve"> served as a counterexample to the assumption that </w:t>
      </w:r>
      <w:r>
        <w:rPr>
          <w:lang w:val="en"/>
        </w:rPr>
        <w:t>“[l]aw and arbitration have been regarded as mutually exclusive: the rise of the former is taken to imply the demise of the latter.</w:t>
      </w:r>
      <w:r>
        <w:t>”</w:t>
      </w:r>
      <w:r>
        <w:rPr>
          <w:rStyle w:val="FootnoteReference"/>
        </w:rPr>
        <w:footnoteReference w:id="487"/>
      </w:r>
      <w:r>
        <w:t xml:space="preserve"> In the shire and other English provinces, </w:t>
      </w:r>
      <w:r>
        <w:rPr>
          <w:lang w:val="en"/>
        </w:rPr>
        <w:t>arbitration was “an integral part of the informal machinery of dispute settlement which existed alongside the courts of law,” complementing litigation rather than competing with it because it “continued to perform functions to which the courts could not aspire: [settling] feuds, [making] peace and [restoring] harmonious social relations between disputing neighbors.”</w:t>
      </w:r>
      <w:r>
        <w:rPr>
          <w:rStyle w:val="FootnoteReference"/>
        </w:rPr>
        <w:footnoteReference w:id="488"/>
      </w:r>
      <w:r>
        <w:rPr>
          <w:lang w:val="en"/>
        </w:rPr>
        <w:t xml:space="preserve"> Something else changed disputes, and to no one’s surprise, it was money. </w:t>
      </w:r>
    </w:p>
    <w:p w14:paraId="764CC758" w14:textId="77777777" w:rsidR="00A46F96" w:rsidRPr="00A9375B" w:rsidRDefault="00A46F96" w:rsidP="003D74D8">
      <w:pPr>
        <w:pStyle w:val="BodyTextFirstIndent"/>
        <w:spacing w:line="480" w:lineRule="auto"/>
        <w:jc w:val="both"/>
        <w:rPr>
          <w:lang w:val="en"/>
        </w:rPr>
      </w:pPr>
    </w:p>
    <w:p w14:paraId="5FB15DB2" w14:textId="71B5C9D4" w:rsidR="007503B6" w:rsidRPr="00A9375B" w:rsidRDefault="007503B6" w:rsidP="003D74D8">
      <w:pPr>
        <w:pStyle w:val="BodyTextFirstIndent"/>
        <w:numPr>
          <w:ilvl w:val="1"/>
          <w:numId w:val="11"/>
        </w:numPr>
        <w:spacing w:line="480" w:lineRule="auto"/>
        <w:rPr>
          <w:i/>
          <w:iCs/>
          <w:lang w:val="en"/>
        </w:rPr>
      </w:pPr>
      <w:r>
        <w:rPr>
          <w:i/>
          <w:iCs/>
          <w:lang w:val="en"/>
        </w:rPr>
        <w:t>Third Historical Factor – Monetization of Disputes</w:t>
      </w:r>
    </w:p>
    <w:p w14:paraId="506F0CF2" w14:textId="77777777" w:rsidR="00A46F96" w:rsidRPr="00A9375B" w:rsidRDefault="00A46F96" w:rsidP="003D74D8">
      <w:pPr>
        <w:pStyle w:val="BodyTextFirstIndent"/>
        <w:spacing w:line="480" w:lineRule="auto"/>
        <w:ind w:firstLine="0"/>
        <w:jc w:val="both"/>
        <w:rPr>
          <w:color w:val="000000" w:themeColor="text1"/>
        </w:rPr>
      </w:pPr>
    </w:p>
    <w:p w14:paraId="04F5D16E" w14:textId="224E684A" w:rsidR="00DC61DB" w:rsidRPr="00A9375B" w:rsidRDefault="00573FFD" w:rsidP="003D74D8">
      <w:pPr>
        <w:pStyle w:val="BodyTextFirstIndent"/>
        <w:spacing w:line="480" w:lineRule="auto"/>
        <w:jc w:val="both"/>
      </w:pPr>
      <w:r>
        <w:rPr>
          <w:color w:val="000000" w:themeColor="text1"/>
        </w:rPr>
        <w:t xml:space="preserve">Armed with Sharswood’s demand of “immovable fidelity” to every cause undertaken—and supported by its institutional capacity for capture—the profession needed only a financial engine to convert that adversarial posture into a self-sustaining industry. The monetization of disputes </w:t>
        <w:lastRenderedPageBreak/>
        <w:t>supplied exactly that.</w:t>
      </w:r>
      <w:r>
        <w:rPr>
          <w:rStyle w:val="FootnoteReference"/>
        </w:rPr>
        <w:footnoteReference w:id="489"/>
      </w:r>
      <w:r>
        <w:t xml:space="preserve"> </w:t>
      </w:r>
      <w:r>
        <w:rPr>
          <w:color w:val="000000" w:themeColor="text1"/>
        </w:rPr>
        <w:t xml:space="preserve">As Kristen Blankley described it, </w:t>
      </w:r>
      <w:r>
        <w:t>“[o]nly when lawyers became more involved did arbitration begin to import some of litigation’s worst attributes.”</w:t>
      </w:r>
      <w:r>
        <w:rPr>
          <w:rStyle w:val="FootnoteReference"/>
        </w:rPr>
        <w:footnoteReference w:id="490"/>
      </w:r>
      <w:r>
        <w:t xml:space="preserve"> </w:t>
      </w:r>
      <w:r>
        <w:rPr>
          <w:color w:val="000000" w:themeColor="text1"/>
        </w:rPr>
        <w:t>Lawyers rationalized their involvement by rehearsing familiar arguments for judicial efficiency that had been heard since the turn of the twentieth century.</w:t>
      </w:r>
      <w:r>
        <w:rPr>
          <w:rStyle w:val="FootnoteReference"/>
          <w:color w:val="000000" w:themeColor="text1"/>
        </w:rPr>
        <w:footnoteReference w:id="491"/>
      </w:r>
      <w:r>
        <w:rPr>
          <w:color w:val="000000" w:themeColor="text1"/>
        </w:rPr>
        <w:t xml:space="preserve"> But in this new ADR frontier, the mechanisms that had historically disciplined weak claims to the formal system—sacred oaths, communal pressure, the risk of personal consequences—had been dismantled, and the informal forums to which such claims would have been redirected had been absorbed into the formal system, as I have described.</w:t>
      </w:r>
      <w:r>
        <w:rPr>
          <w:rStyle w:val="FootnoteReference"/>
          <w:color w:val="000000" w:themeColor="text1"/>
        </w:rPr>
        <w:footnoteReference w:id="492"/>
      </w:r>
      <w:r>
        <w:rPr>
          <w:color w:val="000000" w:themeColor="text1"/>
        </w:rPr>
        <w:t xml:space="preserve"> What did exist as an entry fee to the formal system was the largely toothless Rule 11, which, from its inception in 1938 to 1976, produced only twenty-three reported cases in which a party even attempted to have a pleading stricken as sham and false—nineteen of them genuine Rule 11 motions, seven of which ended in “more or less affirmative findings of no violation.”</w:t>
      </w:r>
      <w:r>
        <w:rPr>
          <w:rStyle w:val="FootnoteReference"/>
        </w:rPr>
        <w:footnoteReference w:id="493"/>
      </w:r>
      <w:r>
        <w:t xml:space="preserve"> Without any form of QCMs in this new system, lawyers narrowed grievances by imposing </w:t>
        <w:lastRenderedPageBreak/>
        <w:t>“established categories,” deciding “which [parts] to include” while “screening out” whatever did not conform to legal conventions.</w:t>
      </w:r>
      <w:bookmarkStart w:id="79" w:name="_Ref218973253"/>
      <w:r>
        <w:rPr>
          <w:rStyle w:val="FootnoteReference"/>
        </w:rPr>
        <w:footnoteReference w:id="494"/>
      </w:r>
      <w:bookmarkEnd w:id="79"/>
      <w:r>
        <w:t xml:space="preserve"> </w:t>
      </w:r>
      <w:r>
        <w:rPr>
          <w:color w:val="000000" w:themeColor="text1"/>
        </w:rPr>
        <w:t>Legal education at the time offered few ADR courses, so lawyers introduced to this model adopted the culture that it was yet another opportunity to win and bill.</w:t>
      </w:r>
      <w:bookmarkStart w:id="80" w:name="_Ref214127688"/>
      <w:r>
        <w:rPr>
          <w:rStyle w:val="FootnoteReference"/>
          <w:color w:val="000000" w:themeColor="text1"/>
        </w:rPr>
        <w:footnoteReference w:id="495"/>
      </w:r>
      <w:bookmarkEnd w:id="80"/>
      <w:r>
        <w:rPr>
          <w:color w:val="000000" w:themeColor="text1"/>
        </w:rPr>
        <w:t xml:space="preserve"> </w:t>
      </w:r>
      <w:r>
        <w:t>Once monetization became part of a dispute, the drive to secure professional compensation further transformed the nature of claims.</w:t>
      </w:r>
      <w:r>
        <w:rPr>
          <w:rStyle w:val="FootnoteReference"/>
        </w:rPr>
        <w:footnoteReference w:id="496"/>
      </w:r>
      <w:r>
        <w:rPr>
          <w:color w:val="000000" w:themeColor="text1"/>
        </w:rPr>
        <w:t xml:space="preserve"> Lawyers </w:t>
      </w:r>
      <w:r>
        <w:t>amplified grievances to generate fees and, at other times, cooled out clients with legitimate grievances.</w:t>
      </w:r>
      <w:r>
        <w:rPr>
          <w:rStyle w:val="FootnoteReference"/>
        </w:rPr>
        <w:footnoteReference w:id="497"/>
      </w:r>
      <w:r>
        <w:t xml:space="preserve"> Unlike the Navajo system discussed in the prior section (which in many conceptual respects was what was intended by the FAA)—where a decision involving “trickery, withholding information or coercion” is void—the lawyer-</w:t>
        <w:lastRenderedPageBreak/>
        <w:t>dominated vertical system commoditized disputes where “‘[t]ruth’ becomes a game where people attempt to manipulate the process, or undermine it where it does not suit their advantage.”</w:t>
      </w:r>
      <w:r>
        <w:rPr>
          <w:rStyle w:val="FootnoteReference"/>
        </w:rPr>
        <w:footnoteReference w:id="498"/>
      </w:r>
      <w:r>
        <w:t xml:space="preserve"> </w:t>
      </w:r>
    </w:p>
    <w:p w14:paraId="2570EB9C" w14:textId="578D267F" w:rsidR="00B53BC2" w:rsidRPr="00A9375B" w:rsidRDefault="00A565FB" w:rsidP="003D74D8">
      <w:pPr>
        <w:pStyle w:val="BodyTextFirstIndent"/>
        <w:spacing w:line="480" w:lineRule="auto"/>
        <w:jc w:val="both"/>
        <w:rPr>
          <w:color w:val="000000"/>
        </w:rPr>
      </w:pPr>
      <w:r>
        <w:rPr>
          <w:color w:val="000000"/>
        </w:rPr>
        <w:t>Until the mid-twentieth century, attorneys largely operated under fixed-fee, task-based billing arrangements, effectively acting as insurers who personally absorbed the unpredictable costs of litigation.</w:t>
      </w:r>
      <w:r>
        <w:rPr>
          <w:rStyle w:val="FootnoteReference"/>
          <w:color w:val="000000"/>
        </w:rPr>
        <w:footnoteReference w:id="499"/>
      </w:r>
      <w:r>
        <w:rPr>
          <w:color w:val="000000"/>
        </w:rPr>
        <w:t xml:space="preserve"> The 1938 Federal Rules of Civil Procedure permanently transformed this paradigm by introducing open pretrial discovery, a change that radically increased the time, expense, and unpredictability of litigation.</w:t>
      </w:r>
      <w:r>
        <w:rPr>
          <w:rStyle w:val="FootnoteReference"/>
          <w:color w:val="000000"/>
        </w:rPr>
        <w:footnoteReference w:id="500"/>
      </w:r>
      <w:r>
        <w:rPr>
          <w:color w:val="000000"/>
        </w:rPr>
        <w:t xml:space="preserve"> Because lawyers’ fixed fees failed to keep pace with escalating, adversary-driven discovery demands, litigators experienced a severe decline in real incomes throughout the 1940s and 1950s, falling noticeably behind the surging earnings of other professionals, such as doctors.</w:t>
      </w:r>
      <w:r>
        <w:rPr>
          <w:rStyle w:val="FootnoteReference"/>
          <w:color w:val="000000"/>
        </w:rPr>
        <w:footnoteReference w:id="501"/>
      </w:r>
      <w:r>
        <w:rPr>
          <w:color w:val="000000"/>
        </w:rPr>
        <w:t xml:space="preserve"> Seeking to reverse this economic slide and mitigate the unbearable cost uncertainty created by modern discovery, management experts and the organized bar mounted a vigorous campaign throughout the late 1950s, 1960s, and 1970s to transition the profession to hourly billing.</w:t>
      </w:r>
      <w:r>
        <w:rPr>
          <w:rStyle w:val="FootnoteReference"/>
          <w:color w:val="000000"/>
        </w:rPr>
        <w:footnoteReference w:id="502"/>
      </w:r>
      <w:r>
        <w:rPr>
          <w:color w:val="000000"/>
        </w:rPr>
        <w:t xml:space="preserve"> While this shift shielded lawyers from the financial risks of drawn-out litigation by transferring the burden entirely to the client, it reversed the direction of the profession’s moral hazard—replacing the fixed fee’s incentive to shirk with the hourly fee’s incentive to pad—a hazard under which</w:t>
      </w:r>
      <w:r>
        <w:rPr>
          <w:rStyle w:val="FootnoteReference"/>
          <w:color w:val="000000"/>
        </w:rPr>
        <w:footnoteReference w:id="503"/>
      </w:r>
      <w:r>
        <w:rPr>
          <w:color w:val="000000"/>
        </w:rPr>
        <w:t xml:space="preserve"> “ADR [became] just another stop in the ‘litigotiation’ </w:t>
        <w:lastRenderedPageBreak/>
        <w:t>game which provides an opportunity for the manipulation of rules, time, information, and ultimately, money.”</w:t>
      </w:r>
      <w:r>
        <w:rPr>
          <w:rStyle w:val="FootnoteReference"/>
          <w:color w:val="000000"/>
        </w:rPr>
        <w:footnoteReference w:id="504"/>
      </w:r>
      <w:r>
        <w:rPr>
          <w:color w:val="000000"/>
        </w:rPr>
        <w:t xml:space="preserve"> </w:t>
      </w:r>
    </w:p>
    <w:p w14:paraId="3C03EC33" w14:textId="4AA8A601" w:rsidR="00BD707B" w:rsidRPr="00A9375B" w:rsidRDefault="00A565FB" w:rsidP="003D74D8">
      <w:pPr>
        <w:pStyle w:val="BodyTextFirstIndent"/>
        <w:spacing w:line="480" w:lineRule="auto"/>
        <w:jc w:val="both"/>
      </w:pPr>
      <w:r>
        <w:rPr>
          <w:color w:val="000000"/>
        </w:rPr>
        <w:t>By guaranteeing profit for every additional hour worked regardless of the benefit to the client, hourly billing diminished the incentive for expeditious work and increased pretrial antics among numerous external forums.</w:t>
      </w:r>
      <w:r>
        <w:rPr>
          <w:rStyle w:val="FootnoteReference"/>
          <w:color w:val="000000"/>
        </w:rPr>
        <w:footnoteReference w:id="505"/>
      </w:r>
      <w:r>
        <w:rPr>
          <w:color w:val="000000"/>
        </w:rPr>
        <w:t xml:space="preserve"> At present, nothing suggests that Deliberative Bodies would move away from this model,</w:t>
      </w:r>
      <w:r>
        <w:rPr>
          <w:rStyle w:val="FootnoteReference"/>
          <w:color w:val="000000"/>
        </w:rPr>
        <w:footnoteReference w:id="506"/>
      </w:r>
      <w:r>
        <w:rPr>
          <w:color w:val="000000"/>
        </w:rPr>
        <w:t xml:space="preserve"> even </w:t>
      </w:r>
      <w:r>
        <w:t xml:space="preserve">when billing culture prolongs disputes, as one attorney describes: </w:t>
      </w:r>
    </w:p>
    <w:p w14:paraId="6A9EBD27" w14:textId="42F55240" w:rsidR="00A565FB" w:rsidRPr="00A9375B" w:rsidRDefault="00A565FB" w:rsidP="003D74D8">
      <w:pPr>
        <w:pStyle w:val="BodyTextFirstIndent"/>
        <w:spacing w:line="480" w:lineRule="auto"/>
        <w:ind w:left="720" w:right="720" w:firstLine="0"/>
        <w:jc w:val="both"/>
        <w:rPr>
          <w:color w:val="000000"/>
        </w:rPr>
      </w:pPr>
      <w:r>
        <w:t>“When I was a new partner involved in several arbitrations in which I could easily see a settlement option early on I suggested to the other partners that this case could easily settle. The partners didn’t say anything, but the unspoken message was that such a suggestion was not acceptable because their billable hour requirements were contingent on the prolongation of the arbitration.”</w:t>
      </w:r>
      <w:r>
        <w:rPr>
          <w:rStyle w:val="FootnoteReference"/>
        </w:rPr>
        <w:footnoteReference w:id="507"/>
      </w:r>
    </w:p>
    <w:p w14:paraId="418ED7AE" w14:textId="1F764A00" w:rsidR="0032068A" w:rsidRPr="00A9375B" w:rsidRDefault="007F70E9" w:rsidP="003D74D8">
      <w:pPr>
        <w:pStyle w:val="BodyTextFirstIndent"/>
        <w:spacing w:line="480" w:lineRule="auto"/>
        <w:jc w:val="both"/>
      </w:pPr>
      <w:r>
        <w:t xml:space="preserve">Just as the shift to hourly billing insulated attorneys from the financial consequences of pursuing weak claims, the American Rule on attorneys’ fees—which requires each side to pay its </w:t>
        <w:lastRenderedPageBreak/>
        <w:t>own costs—further dismantled pre-filing scrutiny by insulating losing clients from the financial penalty of reimbursing their opponents.</w:t>
      </w:r>
      <w:r>
        <w:rPr>
          <w:rStyle w:val="FootnoteReference"/>
        </w:rPr>
        <w:footnoteReference w:id="508"/>
      </w:r>
      <w:r>
        <w:t xml:space="preserve"> Because of the American rule, “[s]ome studies suggest that a significant number of plaintiffs’ lawyers do a relatively poor gatekeeping job” as “it is less risky for plaintiffs to file and pursue long-shot cases.”</w:t>
      </w:r>
      <w:r>
        <w:rPr>
          <w:rStyle w:val="FootnoteReference"/>
        </w:rPr>
        <w:footnoteReference w:id="509"/>
      </w:r>
      <w:r>
        <w:t xml:space="preserve"> Where litigation outcomes are “generally rather predictable,” indemnity under two-way shifting “makes some sense on the ground that the loser probably should have known better and should not have imposed on others the costs of an unnecessary proceeding.”</w:t>
      </w:r>
      <w:r>
        <w:rPr>
          <w:rStyle w:val="FootnoteReference"/>
        </w:rPr>
        <w:footnoteReference w:id="510"/>
      </w:r>
      <w:r>
        <w:t xml:space="preserve"> Under the lodestar fee formula, as John Coffee observed, “[p]laintiff’s attorneys have less reason to screen their cases and may bring weak cases whose settlement value, when based simply on the litigation odds, would not normally cover the attorneys’ opportunity costs.”</w:t>
      </w:r>
      <w:r>
        <w:rPr>
          <w:rStyle w:val="FootnoteReference"/>
        </w:rPr>
        <w:footnoteReference w:id="511"/>
      </w:r>
      <w:r>
        <w:t xml:space="preserve"> Such a fee system also promotes the pursuit of weak claims regardless of whether a disputant later discovers this, because once litigation costs accrue, dissonance reduction makes it psychologically easier to stay the course and see it through in court rather than withdraw.</w:t>
      </w:r>
      <w:r>
        <w:rPr>
          <w:rStyle w:val="FootnoteReference"/>
        </w:rPr>
        <w:footnoteReference w:id="512"/>
      </w:r>
    </w:p>
    <w:p w14:paraId="0E698C81" w14:textId="2DE59250" w:rsidR="009C0EC5" w:rsidRPr="00A9375B" w:rsidRDefault="00000000" w:rsidP="003D74D8">
      <w:pPr>
        <w:pStyle w:val="BodyTextFirstIndent"/>
        <w:spacing w:line="480" w:lineRule="auto"/>
        <w:jc w:val="both"/>
      </w:pPr>
      <w:r>
        <w:t>Contrast the American rule on fees and hourly billing with those of other countries, and the deficiencies are instructive. As it relates to billing, because the way lawyers get paid is directly linked to the lawyer’s role, “American lawyers—unlike British barristers and European lawyers—</w:t>
        <w:lastRenderedPageBreak/>
        <w:t>are trained to believe that their primary responsibility is not to uncover the truth and produce the correct legal disposition but to get the best possible result for their clients.”</w:t>
      </w:r>
      <w:r>
        <w:rPr>
          <w:rStyle w:val="FootnoteReference"/>
        </w:rPr>
        <w:footnoteReference w:id="513"/>
      </w:r>
      <w:r>
        <w:t xml:space="preserve"> This enables the billing exploits of filing weak cases without testing them, as the “liberal American pleading rules, in which a lawyer need only state a claim and search for evidence later via pretrial discovery, encourage[s] the tactic of making and retaining weak legal claims.”</w:t>
      </w:r>
      <w:r>
        <w:rPr>
          <w:rStyle w:val="FootnoteReference"/>
        </w:rPr>
        <w:footnoteReference w:id="514"/>
      </w:r>
      <w:r>
        <w:t xml:space="preserve"> And as it relates to the American fee rule, scholars note that compared with the English “loser pays norm,” under which “a disincentive against frivolous claims is self-reinforcing,” the American Rule thus eliminates the very financial consequence that might otherwise discipline the decision to Externalize.</w:t>
      </w:r>
      <w:r>
        <w:rPr>
          <w:rStyle w:val="FootnoteReference"/>
        </w:rPr>
        <w:footnoteReference w:id="515"/>
      </w:r>
      <w:r>
        <w:t xml:space="preserve"> In comparing the American rule to both ancient Athens and modern England, scholars note that “[b]y dispersing the costs of litigation, the American system . . . fails to deter frivolous suits.”</w:t>
      </w:r>
      <w:r>
        <w:rPr>
          <w:rStyle w:val="FootnoteReference"/>
        </w:rPr>
        <w:footnoteReference w:id="516"/>
      </w:r>
      <w:r>
        <w:t xml:space="preserve"> The opposite was true in Ancient Athens, where an accuser who brought a public case and “did not gain one-fifth of the votes . . . had to pay a fine of 1,000 drachmas and lost the right to bring public cases in the future.”</w:t>
      </w:r>
      <w:r>
        <w:rPr>
          <w:rStyle w:val="FootnoteReference"/>
        </w:rPr>
        <w:footnoteReference w:id="517"/>
      </w:r>
      <w:r>
        <w:t xml:space="preserve"> Thus, other countries’ fee rules, whereby “the party who lost a lawsuit became responsible for paying all the direct expenses that the winner incurred,”</w:t>
      </w:r>
      <w:r>
        <w:rPr>
          <w:rStyle w:val="FootnoteReference"/>
          <w:color w:val="000000" w:themeColor="text1"/>
        </w:rPr>
        <w:footnoteReference w:id="518"/>
      </w:r>
      <w:r>
        <w:rPr>
          <w:color w:val="000000" w:themeColor="text1"/>
        </w:rPr>
        <w:t xml:space="preserve"> served (and serve today) as a mechanism</w:t>
      </w:r>
      <w:r>
        <w:t xml:space="preserve"> (absent from the American rule) where “anyone who brought a foolish lawsuit or defended a hopeless case potentially put [them]self in financial jeopardy.”</w:t>
      </w:r>
      <w:r>
        <w:rPr>
          <w:rStyle w:val="FootnoteReference"/>
          <w:color w:val="000000" w:themeColor="text1"/>
        </w:rPr>
        <w:footnoteReference w:id="519"/>
      </w:r>
      <w:r>
        <w:t xml:space="preserve"> </w:t>
      </w:r>
    </w:p>
    <w:p w14:paraId="1BB00167" w14:textId="46F4B54A" w:rsidR="00573FFD" w:rsidRPr="00A9375B" w:rsidRDefault="00000000" w:rsidP="003D74D8">
      <w:pPr>
        <w:pStyle w:val="BodyTextFirstIndent"/>
        <w:spacing w:line="480" w:lineRule="auto"/>
        <w:jc w:val="both"/>
      </w:pPr>
      <w:r>
        <w:lastRenderedPageBreak/>
        <w:t xml:space="preserve">Here is the critical difference between American history and the prior section’s survey of </w:t>
      </w:r>
      <w:r>
        <w:rPr>
          <w:iCs/>
        </w:rPr>
        <w:t xml:space="preserve">Ancient Near Eastern, Classical Greek, Ancient Roman, Traditional Chinese, or Medieval English societies. For the latter, dynamics such as fear of the divine, the threat of harm to one’s character, and the risk of deteriorating community relations </w:t>
      </w:r>
      <w:r>
        <w:rPr>
          <w:i/>
          <w:iCs/>
        </w:rPr>
        <w:t>compelled</w:t>
      </w:r>
      <w:r>
        <w:rPr>
          <w:iCs/>
        </w:rPr>
        <w:t xml:space="preserve"> litigants to test the strength of their claims before using the formal system. In the United States, for the first time in human history, the dispute system actually encouraged unscrutinized filing while offering no separate informal forum to absorb the claims that scrutiny would have filtered out—because of the lawyer’s zealous advocacy role, the profession’s institutional capacity for disputes, and both the hourly billing culture and the American rule on fees.</w:t>
      </w:r>
      <w:r>
        <w:rPr>
          <w:rStyle w:val="FootnoteReference"/>
        </w:rPr>
        <w:footnoteReference w:id="520"/>
      </w:r>
      <w:r>
        <w:t xml:space="preserve"> The sole ‘compulsion’ against filing weak or untested claims was Rule 11, yet even after the 1983 amendments strengthened the rule, the 1993 revisions introduced a safe harbor provision that Justice Scalia correctly predicted would render it ineffective.</w:t>
      </w:r>
      <w:r>
        <w:rPr>
          <w:rStyle w:val="FootnoteReference"/>
        </w:rPr>
        <w:footnoteReference w:id="521"/>
      </w:r>
      <w:r>
        <w:rPr>
          <w:color w:val="000000" w:themeColor="text1"/>
        </w:rPr>
        <w:t xml:space="preserve"> </w:t>
      </w:r>
      <w:r>
        <w:t>Part of this has been due to a reluctance to impose sanctions and the subjectivity required to interpret the rule, yet it is hard to imagine an American system where Rule 11 would ever lead to pre-filing scrutiny.</w:t>
      </w:r>
      <w:r>
        <w:rPr>
          <w:rStyle w:val="FootnoteReference"/>
        </w:rPr>
        <w:footnoteReference w:id="522"/>
      </w:r>
      <w:r>
        <w:t xml:space="preserve"> Because Rule 11 is a post-filing cost and not, as in the other </w:t>
        <w:lastRenderedPageBreak/>
        <w:t>societies examined in this Note, a pre-filing one, disputants Externalize grievances without ever confronting how their own cases fare under pre-filing scrutiny.</w:t>
      </w:r>
      <w:r>
        <w:rPr>
          <w:rStyle w:val="FootnoteReference"/>
        </w:rPr>
        <w:footnoteReference w:id="523"/>
      </w:r>
      <w:r>
        <w:t xml:space="preserve"> </w:t>
      </w:r>
    </w:p>
    <w:p w14:paraId="18D80D89" w14:textId="448DF081" w:rsidR="00556D4F" w:rsidRPr="00A9375B" w:rsidRDefault="001A6B9B" w:rsidP="003D74D8">
      <w:pPr>
        <w:pStyle w:val="BodyTextFirstIndent"/>
        <w:spacing w:line="480" w:lineRule="auto"/>
        <w:jc w:val="both"/>
        <w:rPr>
          <w:ins w:id="202424" w:author="Claude" w:date="2026-09-27T12:00:00Z"/>
        </w:rPr>
      </w:pPr>
      <w:ins w:id="202423" w:author="Claude" w:date="2026-09-27T12:00:00Z">
        <w:r>
          <w:t>Combined, these three historical circumstances—the profession’s choice of zealous advocacy, the unique American institutional capacity for disputes, and the culture of billable hours—have produced a present in which:</w:t>
        </w:r>
      </w:ins>
    </w:p>
    <w:p w14:paraId="6EA39F71" w14:textId="55030E39" w:rsidR="00D13E93" w:rsidRPr="00A9375B" w:rsidRDefault="00556D4F" w:rsidP="003D74D8">
      <w:pPr>
        <w:pStyle w:val="BodyTextFirstIndent"/>
        <w:spacing w:line="480" w:lineRule="auto"/>
        <w:ind w:left="720" w:right="720" w:firstLine="0"/>
        <w:jc w:val="both"/>
        <w:rPr>
          <w:ins w:id="202432" w:author="Claude" w:date="2026-09-27T12:00:00Z"/>
        </w:rPr>
      </w:pPr>
      <w:ins w:id="202430" w:author="Claude" w:date="2026-09-27T12:00:00Z">
        <w:r>
          <w:t>“the combat mode of advocacy is far more expensive than effective . . . although earnest, forceful, and devoted representation is both zealous and proper, Rambo and kamikaze lawyers lead themselves and their clients to zealous extinction.”</w:t>
        </w:r>
      </w:ins>
      <w:ins w:id="202431" w:author="Claude" w:date="2026-09-27T12:00:00Z">
        <w:r>
          <w:rPr>
            <w:rStyle w:val="FootnoteReference"/>
          </w:rPr>
          <w:footnoteReference w:id="843"/>
        </w:r>
      </w:ins>
    </w:p>
    <w:p w14:paraId="708799A0" w14:textId="77777777" w:rsidR="00C163F1" w:rsidRPr="00A9375B" w:rsidRDefault="00C163F1" w:rsidP="003D74D8">
      <w:pPr>
        <w:pStyle w:val="BodyTextFirstIndent"/>
        <w:spacing w:line="480" w:lineRule="auto"/>
        <w:jc w:val="both"/>
      </w:pPr>
    </w:p>
    <w:p w14:paraId="0FA936F1" w14:textId="47687141" w:rsidR="00C163F1" w:rsidRPr="00A9375B" w:rsidRDefault="00C163F1" w:rsidP="003D74D8">
      <w:pPr>
        <w:pStyle w:val="BodyTextFirstIndent"/>
        <w:numPr>
          <w:ilvl w:val="1"/>
          <w:numId w:val="11"/>
        </w:numPr>
        <w:spacing w:line="480" w:lineRule="auto"/>
        <w:rPr>
          <w:i/>
          <w:iCs/>
        </w:rPr>
      </w:pPr>
      <w:r>
        <w:rPr>
          <w:i/>
          <w:iCs/>
        </w:rPr>
        <w:t>The 1976 Pound Conference</w:t>
      </w:r>
    </w:p>
    <w:p w14:paraId="4D0D57B4" w14:textId="77777777" w:rsidR="00C163F1" w:rsidRPr="00A9375B" w:rsidRDefault="00C163F1" w:rsidP="003D74D8">
      <w:pPr>
        <w:pStyle w:val="BodyTextFirstIndent"/>
        <w:spacing w:line="480" w:lineRule="auto"/>
        <w:jc w:val="both"/>
        <w:rPr>
          <w:iCs/>
        </w:rPr>
      </w:pPr>
    </w:p>
    <w:p w14:paraId="2B4C8A99" w14:textId="5E542D53" w:rsidR="00EF2121" w:rsidRPr="00A9375B" w:rsidRDefault="00573FFD" w:rsidP="003D74D8">
      <w:pPr>
        <w:pStyle w:val="BodyTextFirstIndent"/>
        <w:spacing w:line="480" w:lineRule="auto"/>
        <w:jc w:val="both"/>
        <w:rPr>
          <w:color w:val="000000" w:themeColor="text1"/>
        </w:rPr>
      </w:pPr>
      <w:r>
        <w:t>Parties deserve adequate representation, but lawyers’ entry into the ADR space was problematic for the three historical reasons discussed above: they transformed it to align with their existing paradigms, rather than adapting to the relational purposes intended by the FAA.</w:t>
      </w:r>
      <w:r>
        <w:rPr>
          <w:rStyle w:val="FootnoteReference"/>
        </w:rPr>
        <w:footnoteReference w:id="524"/>
      </w:r>
      <w:r>
        <w:t xml:space="preserve"> Once </w:t>
      </w:r>
      <w:r>
        <w:rPr>
          <w:color w:val="000000" w:themeColor="text1"/>
        </w:rPr>
        <w:t>ADR became fully integrated into the legal system and was routinely offered alongside litigation as an alternative,</w:t>
      </w:r>
      <w:r>
        <w:rPr>
          <w:rStyle w:val="FootnoteReference"/>
          <w:color w:val="000000" w:themeColor="text1"/>
        </w:rPr>
        <w:footnoteReference w:id="525"/>
      </w:r>
      <w:r>
        <w:rPr>
          <w:color w:val="000000" w:themeColor="text1"/>
        </w:rPr>
        <w:t xml:space="preserve"> it was “a monumental tragicomedy” as one who took precautions to avoid litigation found himself “eventually in court fighting not on the merits of his case but on the merits </w:t>
        <w:lastRenderedPageBreak/>
        <w:t>of the arbitration.”</w:t>
      </w:r>
      <w:r>
        <w:rPr>
          <w:rStyle w:val="FootnoteReference"/>
          <w:color w:val="000000" w:themeColor="text1"/>
        </w:rPr>
        <w:footnoteReference w:id="526"/>
      </w:r>
      <w:r>
        <w:rPr>
          <w:color w:val="000000" w:themeColor="text1"/>
        </w:rPr>
        <w:t xml:space="preserve"> Instead of providing true informality, ADR forums alongside trial increased litigation as they were “inevitably ‘rationalized’ to meet the dictates of bureaucratic control and economic efficiency,” trapping disputants in the very systems they sought to escape.</w:t>
      </w:r>
      <w:bookmarkStart w:id="81" w:name="_Ref217243451"/>
      <w:r>
        <w:rPr>
          <w:rStyle w:val="FootnoteReference"/>
          <w:color w:val="000000" w:themeColor="text1"/>
        </w:rPr>
        <w:footnoteReference w:id="527"/>
      </w:r>
      <w:bookmarkEnd w:id="81"/>
    </w:p>
    <w:p w14:paraId="216DF991" w14:textId="5E5BB007" w:rsidR="00573FFD" w:rsidRPr="00A9375B" w:rsidRDefault="00307B1D" w:rsidP="003D74D8">
      <w:pPr>
        <w:pStyle w:val="BodyTextFirstIndent"/>
        <w:spacing w:line="480" w:lineRule="auto"/>
        <w:jc w:val="both"/>
        <w:rPr>
          <w:color w:val="000000" w:themeColor="text1"/>
        </w:rPr>
      </w:pPr>
      <w:r>
        <w:t>To be fair, in addition to the professional capture I described, the state actively invited citizens to bring their problems to court, expanding the reach of formal legal processes.</w:t>
      </w:r>
      <w:r>
        <w:rPr>
          <w:rStyle w:val="FootnoteReference"/>
        </w:rPr>
        <w:footnoteReference w:id="528"/>
      </w:r>
      <w:r>
        <w:t xml:space="preserve"> </w:t>
      </w:r>
      <w:r>
        <w:rPr>
          <w:color w:val="000000" w:themeColor="text1"/>
        </w:rPr>
        <w:t>In the decades following the FAA, rights expansions and new causes of action brought more controversies into a form cognizable by the courts.</w:t>
      </w:r>
      <w:bookmarkStart w:id="82" w:name="_Ref217242414"/>
      <w:r>
        <w:rPr>
          <w:rStyle w:val="FootnoteReference"/>
          <w:color w:val="000000" w:themeColor="text1"/>
        </w:rPr>
        <w:footnoteReference w:id="529"/>
      </w:r>
      <w:bookmarkEnd w:id="82"/>
      <w:r>
        <w:rPr>
          <w:color w:val="000000" w:themeColor="text1"/>
        </w:rPr>
        <w:t xml:space="preserve"> By the 1970s, dockets were overcrowded, spurred by the social and political developments of the time.</w:t>
      </w:r>
      <w:r>
        <w:rPr>
          <w:rStyle w:val="FootnoteReference"/>
          <w:color w:val="000000" w:themeColor="text1"/>
        </w:rPr>
        <w:footnoteReference w:id="530"/>
      </w:r>
      <w:r>
        <w:rPr>
          <w:color w:val="000000" w:themeColor="text1"/>
        </w:rPr>
        <w:t xml:space="preserve"> Once people observed activist-driven courts ready to intervene and redress harm, previously excluded parties turned to courts as the sole surviving repository of vindication.</w:t>
      </w:r>
      <w:bookmarkStart w:id="83" w:name="_Ref217242520"/>
      <w:r>
        <w:rPr>
          <w:rStyle w:val="FootnoteReference"/>
          <w:color w:val="000000" w:themeColor="text1"/>
        </w:rPr>
        <w:footnoteReference w:id="531"/>
      </w:r>
      <w:bookmarkEnd w:id="83"/>
      <w:r>
        <w:rPr>
          <w:color w:val="000000" w:themeColor="text1"/>
        </w:rPr>
        <w:t xml:space="preserve"> It was undoubtedly a good thing for new groups of people to be </w:t>
        <w:lastRenderedPageBreak/>
        <w:t>granted the right to have their day in court, but equally undoubtedly, courts were struggling to keep up with their dockets.</w:t>
      </w:r>
      <w:r>
        <w:rPr>
          <w:rStyle w:val="FootnoteReference"/>
          <w:color w:val="000000" w:themeColor="text1"/>
        </w:rPr>
        <w:footnoteReference w:id="532"/>
      </w:r>
      <w:r>
        <w:rPr>
          <w:color w:val="000000" w:themeColor="text1"/>
        </w:rPr>
        <w:t xml:space="preserve"> </w:t>
      </w:r>
    </w:p>
    <w:p w14:paraId="130BE64D" w14:textId="42865DEB" w:rsidR="00573FFD" w:rsidRPr="00A9375B" w:rsidRDefault="00813A8F" w:rsidP="003D74D8">
      <w:pPr>
        <w:pStyle w:val="BodyTextFirstIndent"/>
        <w:spacing w:line="480" w:lineRule="auto"/>
        <w:jc w:val="both"/>
        <w:rPr>
          <w:color w:val="000000" w:themeColor="text1"/>
        </w:rPr>
      </w:pPr>
      <w:r>
        <w:rPr>
          <w:color w:val="000000" w:themeColor="text1"/>
        </w:rPr>
        <w:t>Before the 1976 Pound Conference (which I argue below was the end of historical ADR for good), overflowing dockets were not the only judicial ailment on the agenda for correction. First, in the flattened configuration of ADR forums alongside trial, advocates had become “far too single-minded when it comes to dispute resolution,” having “tended to assume that the courts are the natural and obvious dispute resolvers.”</w:t>
      </w:r>
      <w:r>
        <w:rPr>
          <w:rStyle w:val="FootnoteReference"/>
          <w:color w:val="000000" w:themeColor="text1"/>
        </w:rPr>
        <w:footnoteReference w:id="533"/>
      </w:r>
      <w:r>
        <w:rPr>
          <w:color w:val="000000" w:themeColor="text1"/>
        </w:rPr>
        <w:t xml:space="preserve"> Second, courts, for better or worse, were in fact overwhelmed. What brought many cases to court was the</w:t>
      </w:r>
      <w:r>
        <w:t xml:space="preserve"> cultural shift toward a rights-based vindication ideology that emphasized individual entitlement over the traditional emphasis on social harmony and relationship preservation.</w:t>
      </w:r>
      <w:r>
        <w:rPr>
          <w:rStyle w:val="FootnoteReference"/>
        </w:rPr>
        <w:footnoteReference w:id="534"/>
      </w:r>
      <w:r>
        <w:t xml:space="preserve"> However, it is imprecise to characterize this path </w:t>
        <w:lastRenderedPageBreak/>
        <w:t>(overwhelmed dockets leading to drastic change) as an inevitable outcome of an expanding American society. Japan illustrates that viable informal forums can keep disputes out of court without impairing judicial influence, whereas American ADR, having been captured by adversarial processes, displaced rather than supplemented judicial influence.</w:t>
      </w:r>
      <w:r>
        <w:rPr>
          <w:rStyle w:val="FootnoteReference"/>
        </w:rPr>
        <w:footnoteReference w:id="535"/>
      </w:r>
      <w:r>
        <w:t xml:space="preserve"> Likewise, the European approach to consumer ADR stands in striking contrast to the FAA as interpreted, explicitly preserving court access as an inviolable right rather than diverting disputes from adjudication.</w:t>
      </w:r>
      <w:r>
        <w:rPr>
          <w:rStyle w:val="FootnoteReference"/>
        </w:rPr>
        <w:footnoteReference w:id="536"/>
      </w:r>
    </w:p>
    <w:p w14:paraId="4A8EDB68" w14:textId="6E5045C3" w:rsidR="00573FFD" w:rsidRPr="00A9375B" w:rsidRDefault="00573FFD" w:rsidP="003D74D8">
      <w:pPr>
        <w:pStyle w:val="BodyTextFirstIndent"/>
        <w:spacing w:line="480" w:lineRule="auto"/>
        <w:jc w:val="both"/>
      </w:pPr>
      <w:r>
        <w:t>Some scholars explain the expansion of American rights as a social phenomenon, arguing that the rising use of the courts was an expression of individualism</w:t>
      </w:r>
      <w:r>
        <w:rPr>
          <w:rStyle w:val="FootnoteReference"/>
          <w:color w:val="000000" w:themeColor="text1"/>
        </w:rPr>
        <w:footnoteReference w:id="537"/>
      </w:r>
      <w:r>
        <w:t xml:space="preserve"> and that ADR’s subsequent response to new voices in the courts was an elitist effort to divert grievances away from the courts and insulate formal venues from the disadvantaged.</w:t>
      </w:r>
      <w:bookmarkStart w:id="84" w:name="_Ref217242690"/>
      <w:r>
        <w:rPr>
          <w:rStyle w:val="FootnoteReference"/>
          <w:color w:val="000000" w:themeColor="text1"/>
        </w:rPr>
        <w:footnoteReference w:id="538"/>
      </w:r>
      <w:bookmarkEnd w:id="84"/>
      <w:r>
        <w:t xml:space="preserve"> These scholars argue that efforts to limit the growth of lawsuits through misguided ADR often fall into what Jethro Lieberman called the “Canine Fallacy”—condemning litigiousness “without at the same time condemning the flaws and </w:t>
        <w:lastRenderedPageBreak/>
        <w:t>faults of those whose activities stand in need of correction”—while funneling claims into alternative venues that treat the invocation of law as a personality quirk rather than a necessary exercise of state power to bridge the gap between social reality and public ideals.</w:t>
      </w:r>
      <w:r>
        <w:rPr>
          <w:rStyle w:val="FootnoteReference"/>
          <w:color w:val="000000" w:themeColor="text1"/>
        </w:rPr>
        <w:footnoteReference w:id="539"/>
      </w:r>
      <w:r>
        <w:t xml:space="preserve"> Regardless of the explanation, the expansion of rights, coupled with public frustration with the courts, culminated in the 1976 National Conference on the Causes of Popular Dissatisfaction with the Administration of Justice (Pound)—marking the point of no return for ADR’s “legalization of informal alternatives.”</w:t>
      </w:r>
      <w:bookmarkStart w:id="85" w:name="_Ref214127147"/>
      <w:r>
        <w:rPr>
          <w:rStyle w:val="FootnoteReference"/>
          <w:color w:val="000000" w:themeColor="text1"/>
        </w:rPr>
        <w:footnoteReference w:id="540"/>
      </w:r>
      <w:bookmarkEnd w:id="85"/>
    </w:p>
    <w:p w14:paraId="5DCB8196" w14:textId="5B0B09E5" w:rsidR="008331A8" w:rsidRPr="00A9375B" w:rsidRDefault="00573FFD" w:rsidP="003D74D8">
      <w:pPr>
        <w:pStyle w:val="BodyTextFirstIndent"/>
        <w:spacing w:line="480" w:lineRule="auto"/>
        <w:jc w:val="both"/>
      </w:pPr>
      <w:r>
        <w:t>Pound speakers Chief Justice Warren Burger and Professor Frank Sander invoked the buzzwords “neighborhood tribunals” and “community” dispute resolution, but they took an “administrative-technocratic” approach: their explicit purpose was to reduce judicial “overload” and protect courts from cases “that do not require their unique capabilities.”</w:t>
      </w:r>
      <w:r>
        <w:rPr>
          <w:rStyle w:val="FootnoteReference"/>
          <w:color w:val="000000" w:themeColor="text1"/>
        </w:rPr>
        <w:footnoteReference w:id="541"/>
      </w:r>
      <w:r>
        <w:t xml:space="preserve"> Sander proposed a Dispute Resolution Center whose lobby directory would list various rooms for screening, mediation, arbitration, fact-finding, malpractice panels, court proceedings, and ombudsperson services.</w:t>
      </w:r>
      <w:r>
        <w:rPr>
          <w:rStyle w:val="FootnoteReference"/>
          <w:color w:val="000000" w:themeColor="text1"/>
        </w:rPr>
        <w:footnoteReference w:id="542"/>
      </w:r>
      <w:r>
        <w:t xml:space="preserve"> This “civil diversion” system attempts to solve the ‘problems’ of disputes by </w:t>
        <w:lastRenderedPageBreak/>
        <w:t>presuming that disputes already exist as fully formed claims, requiring only efficient sorting among external forums to protect courts from excessive caseloads.</w:t>
      </w:r>
      <w:bookmarkStart w:id="86" w:name="_Ref217242774"/>
      <w:r>
        <w:rPr>
          <w:rStyle w:val="FootnoteReference"/>
          <w:color w:val="000000" w:themeColor="text1"/>
        </w:rPr>
        <w:footnoteReference w:id="543"/>
      </w:r>
      <w:bookmarkEnd w:id="86"/>
      <w:r>
        <w:t xml:space="preserve"> The conference gave little attention to the other option—whether weak claims should be filed at all—and following the conference, a Task Force recommended piloting these revolving-door systems, which the Justice Department first sponsored in Atlanta, Kansas City, and Los Angeles.</w:t>
      </w:r>
      <w:r>
        <w:rPr>
          <w:rStyle w:val="FootnoteReference"/>
          <w:color w:val="000000" w:themeColor="text1"/>
        </w:rPr>
        <w:footnoteReference w:id="544"/>
      </w:r>
      <w:r>
        <w:t xml:space="preserve"> Yet, as Judge A. Leon Higginbotham and anthropologist Laura Nader warned at the conference, and Solicitor General Wade McCree warned soon after, placing the burden of filtering disputes onto the legal system, rather than on the disputant (which was the practice throughout human history), reflected a besotted faith</w:t>
      </w:r>
      <w:bookmarkStart w:id="87" w:name="_Ref218976427"/>
      <w:r>
        <w:t xml:space="preserve"> in administrative efficiency.</w:t>
      </w:r>
      <w:r>
        <w:rPr>
          <w:rStyle w:val="FootnoteReference"/>
          <w:color w:val="000000" w:themeColor="text1"/>
        </w:rPr>
        <w:footnoteReference w:id="545"/>
      </w:r>
      <w:bookmarkEnd w:id="87"/>
      <w:r>
        <w:t xml:space="preserve"> Consequently, the modern ADR movement, though it “was to be apart from the legal system,” found that “nearly immediately these alternative processes were taken in and subsumed so that it became a part of that very system,” and that “it was still transformed to fit within the legal paradigm.”</w:t>
      </w:r>
      <w:r>
        <w:rPr>
          <w:rStyle w:val="FootnoteReference"/>
          <w:color w:val="000000" w:themeColor="text1"/>
        </w:rPr>
        <w:footnoteReference w:id="546"/>
      </w:r>
      <w:r>
        <w:t xml:space="preserve"> </w:t>
      </w:r>
    </w:p>
    <w:p>
      <w:pPr>
        <w:pStyle w:val="BodyTextFirstIndent"/>
        <w:spacing w:line="480" w:lineRule="auto"/>
        <w:jc w:val="both"/>
        <w:rPr>
          <w:ins w:id="202503" w:author="Claude" w:date="2026-09-27T12:00:00Z"/>
        </w:rPr>
      </w:pPr>
      <w:ins w:id="202502" w:author="Claude" w:date="2026-09-27T12:00:00Z">
        <w:r>
          <w:t>Contemporary Alternative Dispute Resolution (ADR) has lost the plot. On the prevailing understanding, a “dispute” is a conflict that a Deliberative Body has already Externalized. Negotiation, mediation, and arbitration earn the name “alternatives” because each can relieve a party’s normative demands.</w:t>
        </w:r>
        <w:r>
          <w:rPr>
            <w:rStyle w:val="FootnoteReference"/>
            <w:color w:val="000000" w:themeColor="text1"/>
          </w:rPr>
          <w:footnoteReference w:id="844"/>
        </w:r>
        <w:r>
          <w:t xml:space="preserve"> Choosing among these parallel forums is now the first step in the dispute-resolution process, and whether Externalization is merited at all is no longer a question. That neglect stems from a sustained separation from historical practice.</w:t>
        </w:r>
        <w:r>
          <w:rPr>
            <w:rStyle w:val="FootnoteReference"/>
            <w:color w:val="000000" w:themeColor="text1"/>
          </w:rPr>
          <w:footnoteReference w:id="845"/>
        </w:r>
        <w:r>
          <w:t xml:space="preserve"> The 1976 Pound Conference ratified the divorce, when “Frank Sander delivered his famous remarks [and] the modern dispute resolution movement was born.”</w:t>
        </w:r>
        <w:r>
          <w:rPr>
            <w:rStyle w:val="FootnoteReference"/>
            <w:color w:val="000000" w:themeColor="text1"/>
          </w:rPr>
          <w:footnoteReference w:id="846"/>
        </w:r>
        <w:r>
          <w: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t>
        </w:r>
        <w:r>
          <w:rPr>
            <w:rStyle w:val="FootnoteReference"/>
            <w:color w:val="000000" w:themeColor="text1"/>
          </w:rPr>
          <w:footnoteReference w:id="847"/>
        </w:r>
        <w:r>
          <w:t xml:space="preserve"> Perhaps the ignorance of modern practitioners is forgivable. Like the prisoners in Plato’s cave, chained to face the wall and mistaking the shadows projected before them for the whole of reality,</w:t>
        </w:r>
        <w:r>
          <w:rPr>
            <w:rStyle w:val="FootnoteReference"/>
            <w:color w:val="000000" w:themeColor="text1"/>
          </w:rPr>
          <w:footnoteReference w:id="848"/>
        </w:r>
        <w:r>
          <w:t xml:space="preserve"> Deliberative Bodies are chained to Sander’s vision of selecting among external forums and mistake it for the whole of dispute resolution. The field’s theoretical ambitions have narrowed as it matured.</w:t>
        </w:r>
        <w:r>
          <w:rPr>
            <w:rStyle w:val="FootnoteReference"/>
            <w:color w:val="000000" w:themeColor="text1"/>
          </w:rPr>
          <w:footnoteReference w:id="849"/>
        </w:r>
      </w:ins>
    </w:p>
    <w:p w14:paraId="624EB390" w14:textId="446FA7F8" w:rsidR="00B27292" w:rsidRPr="00A9375B" w:rsidRDefault="00B27292" w:rsidP="003D74D8">
      <w:pPr>
        <w:pStyle w:val="BodyTextFirstIndent"/>
        <w:spacing w:line="480" w:lineRule="auto"/>
        <w:jc w:val="both"/>
      </w:pPr>
      <w:r>
        <w:t xml:space="preserve">In the prior section, timelines illustrated that informal dispute resolution systems throughout earlier civilizations operated on a parallel track to the formal systems, separated by gatekeeping </w:t>
        <w:lastRenderedPageBreak/>
        <w:t>mechanisms designed to preserve the formal system for claims of merit. The institutional framework that emerged from the Pound Conference, designed to manage caseloads efficiently, finalized ADR’s collapse into the formal legal system.</w:t>
      </w:r>
      <w:r>
        <w:rPr>
          <w:rStyle w:val="FootnoteReference"/>
        </w:rPr>
        <w:footnoteReference w:id="547"/>
      </w:r>
      <w:r>
        <w:t xml:space="preserve"> In American ADR, for the first time in human history, the timeline instead looked like this:</w:t>
      </w:r>
    </w:p>
    <w:p w14:paraId="23121C80" w14:textId="14BC7327" w:rsidR="00B27292" w:rsidRPr="00A9375B" w:rsidRDefault="003B6B30" w:rsidP="003D74D8">
      <w:pPr>
        <w:spacing w:line="480" w:lineRule="auto"/>
        <w:jc w:val="both"/>
      </w:pPr>
      <w:r>
        <w:rPr>
          <w:noProof/>
        </w:rPr>
        <w:drawing>
          <wp:inline distT="0" distB="0" distL="0" distR="0" wp14:anchorId="4B740CFD" wp14:editId="6A18C9B0">
            <wp:extent cx="5943600" cy="3114259"/>
            <wp:effectExtent l="0" t="0" r="0" b="0"/>
            <wp:docPr id="241827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27495" name="Picture 241827495"/>
                    <pic:cNvPicPr/>
                  </pic:nvPicPr>
                  <pic:blipFill rotWithShape="1">
                    <a:blip r:embed="rId17" cstate="print">
                      <a:extLst>
                        <a:ext uri="{28A0092B-C50C-407E-A947-70E740481C1C}">
                          <a14:useLocalDpi xmlns:a14="http://schemas.microsoft.com/office/drawing/2010/main" val="0"/>
                        </a:ext>
                      </a:extLst>
                    </a:blip>
                    <a:srcRect t="3931"/>
                    <a:stretch/>
                  </pic:blipFill>
                  <pic:spPr bwMode="auto">
                    <a:xfrm>
                      <a:off x="0" y="0"/>
                      <a:ext cx="5943600" cy="3114259"/>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rPr>
        <w:footnoteReference w:id="548"/>
      </w:r>
    </w:p>
    <w:p w14:paraId="16894BE2" w14:textId="31F0DAF3" w:rsidR="00573FFD" w:rsidRPr="00A9375B" w:rsidRDefault="00B27292" w:rsidP="003D74D8">
      <w:pPr>
        <w:pStyle w:val="BodyTextFirstIndent"/>
        <w:spacing w:line="480" w:lineRule="auto"/>
        <w:jc w:val="both"/>
      </w:pPr>
      <w:r>
        <w:lastRenderedPageBreak/>
        <w:t>The Pound Conference—by confirming to the legal profession that mediation, negotiation, arbitration, and trial were equals—persuaded a generation of practitioners that their duty as advocates was to disregard any internal, pre-filing checks on the strength of their claims and instead narrowly focus on the best forum for their disputes.</w:t>
      </w:r>
      <w:r>
        <w:rPr>
          <w:rStyle w:val="FootnoteReference"/>
          <w:color w:val="000000" w:themeColor="text1"/>
        </w:rPr>
        <w:footnoteReference w:id="549"/>
      </w:r>
      <w:r>
        <w:t xml:space="preserve"> By extinguishing the last remnants of QCMs, the conference ensured that the unchecked proliferation of antecedent conditions for groupthink would mar the future of American ADR.</w:t>
      </w:r>
      <w:r>
        <w:rPr>
          <w:rStyle w:val="FootnoteReference"/>
          <w:color w:val="000000" w:themeColor="text1"/>
        </w:rPr>
        <w:footnoteReference w:id="550"/>
      </w:r>
      <w:r>
        <w:t xml:space="preserve"> Frank Sander’s famous remarks, that “one might envision by the year 2000 not simply a court house but a Dispute Resolution Center, where the grievant would first be channelled through a screening clerk,”</w:t>
      </w:r>
      <w:r>
        <w:rPr>
          <w:rStyle w:val="FootnoteReference"/>
        </w:rPr>
        <w:footnoteReference w:id="551"/>
      </w:r>
      <w:r>
        <w:t xml:space="preserve"> sent the legal profession retrograde. Sander and his fellow romantics soon faced encroaching legalism—summed up by one practitioner who stated “[w]e haven’t created an alternative to the courts. We’ve become an alternative to the courtroom.”</w:t>
      </w:r>
      <w:r>
        <w:rPr>
          <w:rStyle w:val="FootnoteReference"/>
        </w:rPr>
        <w:footnoteReference w:id="552"/>
      </w:r>
      <w:r>
        <w:t xml:space="preserve"> Because of the combination of state intervention and lawyers’ importation of litigation tactics into ADR—“litigating” without any of the personal stakes or communal accountability that once preceded Externalization—no reform of the post-filing </w:t>
        <w:lastRenderedPageBreak/>
        <w:t>apparatus can restore what was lost.</w:t>
      </w:r>
      <w:r>
        <w:rPr>
          <w:rStyle w:val="FootnoteReference"/>
        </w:rPr>
        <w:footnoteReference w:id="553"/>
      </w:r>
      <w:r>
        <w:t xml:space="preserve"> The forge must be rebuilt where it can still operate: within the Deliberative Bodies that generate claims and through institutional mechanisms that subject legal theories to the adversarial testing that exposes the biases embedded in them before those theories harden into formal assertions.</w:t>
      </w:r>
    </w:p>
    <w:p w14:paraId="5416883A" w14:textId="77777777" w:rsidR="0082615B" w:rsidRPr="00A9375B" w:rsidRDefault="0082615B" w:rsidP="003D74D8">
      <w:pPr>
        <w:pStyle w:val="BodyTextFirstIndent"/>
        <w:spacing w:line="480" w:lineRule="auto"/>
        <w:jc w:val="both"/>
      </w:pPr>
    </w:p>
    <w:p w14:paraId="5C549D6C" w14:textId="19D4E93E" w:rsidR="00285CFF" w:rsidRPr="00A9375B" w:rsidRDefault="00C35A14" w:rsidP="003D74D8">
      <w:pPr>
        <w:pStyle w:val="ListParagraph"/>
        <w:numPr>
          <w:ilvl w:val="0"/>
          <w:numId w:val="31"/>
        </w:numPr>
        <w:spacing w:line="480" w:lineRule="auto"/>
        <w:jc w:val="center"/>
        <w:rPr>
          <w:smallCaps/>
        </w:rPr>
      </w:pPr>
      <w:r>
        <w:rPr>
          <w:smallCaps/>
        </w:rPr>
        <w:t>The Case For Institutional Dissent</w:t>
      </w:r>
    </w:p>
    <w:p w14:paraId="562B4E1C" w14:textId="77777777" w:rsidR="005D5035" w:rsidRPr="00A9375B" w:rsidRDefault="005D5035" w:rsidP="003D74D8">
      <w:pPr>
        <w:spacing w:line="480" w:lineRule="auto"/>
        <w:ind w:left="360"/>
        <w:jc w:val="both"/>
        <w:rPr>
          <w:smallCaps/>
        </w:rPr>
      </w:pPr>
    </w:p>
    <w:p w14:paraId="30ADC600" w14:textId="58E43618" w:rsidR="00C33A15" w:rsidRPr="00A9375B" w:rsidRDefault="00F95D11" w:rsidP="003D74D8">
      <w:pPr>
        <w:pStyle w:val="BodyText"/>
        <w:spacing w:after="0" w:line="480" w:lineRule="auto"/>
        <w:ind w:firstLine="360"/>
        <w:jc w:val="both"/>
        <w:rPr>
          <w:iCs/>
        </w:rPr>
      </w:pPr>
      <w:r>
        <w:t>Across human history—whether</w:t>
      </w:r>
      <w:r>
        <w:rPr>
          <w:iCs/>
        </w:rPr>
        <w:t xml:space="preserve"> in Ancient Near Eastern, Classical Greek, Ancient Roman, Traditional Chinese, or Medieval English societies—entry fees were required to enter the formal system, which a would-be litigant could pay by testing the strength of their dispute. Those who believed their claims were strong enough proceeded into court with impunity, understanding that a loss on the merits would not bring retribution upon them. And the litigant who was set on vindicating their rights in formal court, but upon testing their claim discovered it was weak, could use the pre-filing scrutiny as an opportunity to improve the facts, law, and legal strategy of their case. The other option for weak claims was for the disputant to turn to the independent informal forum, which operated on its own authority and resolved grievances on its own terms, providing lesser relief than the formal system. Perhaps no better example of this dynamic existed than:</w:t>
      </w:r>
    </w:p>
    <w:p w14:paraId="0E09ECA1" w14:textId="6CE1A045" w:rsidR="00C33A15" w:rsidRPr="00A9375B" w:rsidRDefault="00D20AB8" w:rsidP="003D74D8">
      <w:pPr>
        <w:pStyle w:val="BodyText"/>
        <w:spacing w:after="0" w:line="480" w:lineRule="auto"/>
        <w:ind w:left="720" w:right="720"/>
        <w:jc w:val="both"/>
        <w:rPr>
          <w:iCs/>
        </w:rPr>
      </w:pPr>
      <w:r>
        <w:rPr>
          <w:iCs/>
        </w:rPr>
        <w:lastRenderedPageBreak/>
        <w:t xml:space="preserve">“twelfth-century decretists [who] adopted [the Roman calumny oath] position </w:t>
      </w:r>
      <w:r>
        <w:t xml:space="preserve">and taught </w:t>
      </w:r>
      <w:r>
        <w:rPr>
          <w:iCs/>
        </w:rPr>
        <w:t xml:space="preserve">that advocates and iurisperiti were obliged to discourage any client whose case they deemed unfounded either in fact or in law from pursuing litigation and instead to seek some alternative way of dealing with the </w:t>
      </w:r>
      <w:r>
        <w:t>problem. As Huguccio put it: . . . If therefore I see</w:t>
      </w:r>
      <w:r>
        <w:rPr>
          <w:iCs/>
        </w:rPr>
        <w:t xml:space="preserve"> that someone is bringing a case that lacks merit, one should not embrace his cause nor advise him to pursue it, but instead either to settle or otherwise compromise it or else to abandon it”.”</w:t>
      </w:r>
      <w:r>
        <w:rPr>
          <w:rStyle w:val="FootnoteReference"/>
          <w:iCs/>
        </w:rPr>
        <w:footnoteReference w:id="554"/>
      </w:r>
      <w:r>
        <w:rPr>
          <w:iCs/>
        </w:rPr>
        <w:t xml:space="preserve"> </w:t>
      </w:r>
    </w:p>
    <w:p w14:paraId="6BC679C1" w14:textId="3487B031" w:rsidR="00A17D66" w:rsidRPr="00A9375B" w:rsidRDefault="00F95D11" w:rsidP="003D74D8">
      <w:pPr>
        <w:pStyle w:val="BodyText"/>
        <w:spacing w:after="0" w:line="480" w:lineRule="auto"/>
        <w:ind w:firstLine="360"/>
        <w:jc w:val="both"/>
      </w:pPr>
      <w:r>
        <w:rPr>
          <w:iCs/>
        </w:rPr>
        <w:t xml:space="preserve">America abandoned the forge of pre-filing scrutiny in exchange for a process that treats disputing as nothing more than a selection among forums. The two disputing tracks collapsed into one (which I have represented visually in the figures throughout this Note). The ‘costs’ of disputing disappeared. Unsurprisingly, without any pushback against this ADR model, which was solidified at the 1976 Pound Conference, </w:t>
      </w:r>
      <w:r>
        <w:t>history continues to govern the present w</w:t>
      </w:r>
      <w:r>
        <w:rPr>
          <w:iCs/>
        </w:rPr>
        <w:t>here the choice of what to do with a case is “what is the best forum?” rather than “should this claim be externalized at all?”</w:t>
      </w:r>
      <w:r>
        <w:t xml:space="preserve"> As a result, a slew of cognitive biases operating at both the individual and group level have been left free to compromise legal strategy. </w:t>
      </w:r>
    </w:p>
    <w:p w14:paraId="66CB3713" w14:textId="2ABEF353" w:rsidR="00A17D66" w:rsidRPr="00A9375B" w:rsidRDefault="00A17D66" w:rsidP="003D74D8">
      <w:pPr>
        <w:pStyle w:val="BodyText"/>
        <w:spacing w:after="0" w:line="480" w:lineRule="auto"/>
        <w:ind w:firstLine="360"/>
        <w:jc w:val="both"/>
      </w:pPr>
      <w:r>
        <w:t>The legal community chose George Sharswood’s model of zealous advocacy over David Hoffman’s model of objective case assessor. One design defect, unknown at the time, was that a byproduct of our “adversary system [is the production of] biasing pressures that exacerbate natural cognitive biases,” particularly “tunnel vision” toward Externalizing a claim.</w:t>
      </w:r>
      <w:r>
        <w:rPr>
          <w:rStyle w:val="FootnoteReference"/>
        </w:rPr>
        <w:footnoteReference w:id="555"/>
      </w:r>
      <w:r>
        <w:t xml:space="preserve"> Indeed, Hoffman </w:t>
        <w:lastRenderedPageBreak/>
        <w:t>predicted as much—as he wrote that “the disputes and controversies with which even eminent lawyers are often engaged, are frequently founded on bad, if not the worst of passions…[and] the indomitable pride of opinion, exacerbated by opposition, may mislead the counsel, and render him blind to the real merits of the controversy.”</w:t>
      </w:r>
      <w:r>
        <w:rPr>
          <w:rStyle w:val="FootnoteReference"/>
        </w:rPr>
        <w:footnoteReference w:id="556"/>
      </w:r>
      <w:r>
        <w:t xml:space="preserve"> Zealous advocacy has been equated with the idea that everything deserves to be taken to a forum and as a result, “[a]ttorneys become myopic. [They] become so immersed in the fight [they] only see the strengths, not the weaknesses. [They] become intoxicated with [their] own facts and turn a blind eye to the negative aspects of [their] case.”</w:t>
      </w:r>
      <w:r>
        <w:rPr>
          <w:rStyle w:val="FootnoteReference"/>
        </w:rPr>
        <w:footnoteReference w:id="557"/>
      </w:r>
    </w:p>
    <w:p w14:paraId="7126D178" w14:textId="46504588" w:rsidR="000B08B7" w:rsidRPr="00A9375B" w:rsidRDefault="00D70590" w:rsidP="003D74D8">
      <w:pPr>
        <w:pStyle w:val="BodyTextFirstIndent"/>
        <w:spacing w:line="480" w:lineRule="auto"/>
        <w:jc w:val="both"/>
        <w:rPr>
          <w:ins w:id="202566" w:author="Claude" w:date="2026-09-27T12:00:00Z"/>
        </w:rPr>
      </w:pPr>
      <w:ins w:id="202553" w:author="Claude" w:date="2026-09-27T12:00:00Z">
        <w:r>
          <w:t>Dan Simon and Minwoo Ahn describe a logic of reciprocity within the adversarial mindset. On that logic, “the reflexively and thoughtlessly conjured schemas of a biased, untrustworthy and distrusting counterpart are by and large justifiable plainly because people on both sides of an adversarial divide tend to be biased, untrustworthy and distrusting.”</w:t>
        </w:r>
      </w:ins>
      <w:ins w:id="202554" w:author="Claude" w:date="2026-09-27T12:00:00Z">
        <w:r>
          <w:rPr>
            <w:rStyle w:val="FootnoteReference"/>
          </w:rPr>
          <w:footnoteReference w:id="850"/>
        </w:r>
      </w:ins>
      <w:ins w:id="202555" w:author="Claude" w:date="2026-09-27T12:00:00Z">
        <w:r>
          <w:t xml:space="preserve"> Today Holger Spamann finds that law students develop this dogmatic thinking within forty minutes of being assigned an </w:t>
          <w:t>advocacy role,</w:t>
        </w:r>
      </w:ins>
      <w:ins w:id="202556" w:author="Claude" w:date="2026-09-27T12:00:00Z">
        <w:r>
          <w:rPr>
            <w:rStyle w:val="FootnoteReference"/>
            <w:color w:val="000000" w:themeColor="text1"/>
          </w:rPr>
          <w:footnoteReference w:id="851"/>
        </w:r>
      </w:ins>
      <w:ins w:id="202557" w:author="Claude" w:date="2026-09-27T12:00:00Z">
        <w:r>
          <w:t xml:space="preserve"> with the legal mandate of zealous advocacy “bias[ing] a range of judgments automatically and without conscious control.”</w:t>
        </w:r>
      </w:ins>
      <w:ins w:id="202558" w:author="Claude" w:date="2026-09-27T12:00:00Z">
        <w:r>
          <w:rPr>
            <w:rStyle w:val="FootnoteReference"/>
            <w:color w:val="000000" w:themeColor="text1"/>
          </w:rPr>
          <w:footnoteReference w:id="852"/>
        </w:r>
      </w:ins>
      <w:ins w:id="202559" w:author="Claude" w:date="2026-09-27T12:00:00Z">
        <w:r>
          <w:t xml:space="preserve"> In part, this occurs because the mere act of placing people in hypercompetitive roles impairs one’s ability to assess situations objectively.</w:t>
        </w:r>
      </w:ins>
      <w:ins w:id="202560" w:author="Claude" w:date="2026-09-27T12:00:00Z">
        <w:r>
          <w:rPr>
            <w:rStyle w:val="FootnoteReference"/>
            <w:color w:val="000000" w:themeColor="text1"/>
          </w:rPr>
          <w:footnoteReference w:id="853"/>
        </w:r>
      </w:ins>
      <w:ins w:id="202561" w:author="Claude" w:date="2026-09-27T12:00:00Z">
        <w:r>
          <w:t xml:space="preserve"> “[z]eal might cloud the mind of the advocate, undermining their sensitivity to the sensibilities of their audience and blinding them to the weaknesses of their argument.”</w:t>
        </w:r>
      </w:ins>
      <w:ins w:id="202562" w:author="Claude" w:date="2026-09-27T12:00:00Z">
        <w:r>
          <w:rPr>
            <w:rStyle w:val="FootnoteReference"/>
          </w:rPr>
          <w:footnoteReference w:id="854"/>
        </w:r>
      </w:ins>
      <w:ins w:id="202563" w:author="Claude" w:date="2026-09-27T12:00:00Z">
        <w:r>
          <w:t xml:space="preserve"> Such bias is so pervasive that advocates cannot provide an objective assessment of their case even when they become aware of the bias itself.</w:t>
        </w:r>
      </w:ins>
      <w:ins w:id="202564" w:author="Claude" w:date="2026-09-27T12:00:00Z">
        <w:r>
          <w:rPr>
            <w:rStyle w:val="FootnoteReference"/>
            <w:color w:val="000000" w:themeColor="text1"/>
          </w:rPr>
          <w:footnoteReference w:id="855"/>
        </w:r>
      </w:ins>
      <w:ins w:id="202565" w:author="Claude" w:date="2026-09-27T12:00:00Z">
        <w:r>
          <w:t xml:space="preserve"> </w:t>
        </w:r>
      </w:ins>
    </w:p>
    <w:p w14:paraId="49647DDA" w14:textId="3E38B4E2" w:rsidR="00A17D66" w:rsidRPr="00A9375B" w:rsidRDefault="00A17D66" w:rsidP="003D74D8">
      <w:pPr>
        <w:pStyle w:val="BodyText"/>
        <w:spacing w:after="0" w:line="480" w:lineRule="auto"/>
        <w:ind w:firstLine="360"/>
        <w:jc w:val="both"/>
      </w:pPr>
      <w:r>
        <w:t>The second historical factor, the institutional capacity for disputes, further amplified zealous advocacy-induced biases and, from the 1925 FAA to the 1976 Pound Conference, created an “America [which] does not have two systems, one of litigation and one of negotiation, but a single system of ‘litigotiation.’”</w:t>
      </w:r>
      <w:r>
        <w:rPr>
          <w:rStyle w:val="FootnoteReference"/>
        </w:rPr>
        <w:footnoteReference w:id="558"/>
      </w:r>
      <w:r>
        <w:t xml:space="preserve"> Under this system, disputing without pre-filing scrutiny has become so commonplace that when a case </w:t>
      </w:r>
      <w:r>
        <w:rPr>
          <w:i/>
          <w:iCs/>
        </w:rPr>
        <w:t>is</w:t>
      </w:r>
      <w:r>
        <w:t xml:space="preserve"> scrutinized, it often falls on deaf ears as “[n]ew attorneys don’t want to hear what’s wrong with their cases” and frequently “take umbrage when you point out the problems.”</w:t>
      </w:r>
      <w:r>
        <w:rPr>
          <w:rStyle w:val="FootnoteReference"/>
        </w:rPr>
        <w:footnoteReference w:id="559"/>
      </w:r>
    </w:p>
    <w:p w14:paraId="0AA60BA2" w14:textId="547ECF40" w:rsidR="00CC2DF6" w:rsidRPr="00A9375B" w:rsidRDefault="00A17D66" w:rsidP="003D74D8">
      <w:pPr>
        <w:pStyle w:val="BodyText"/>
        <w:spacing w:after="0" w:line="480" w:lineRule="auto"/>
        <w:ind w:firstLine="360"/>
        <w:jc w:val="both"/>
        <w:rPr>
          <w:iCs/>
        </w:rPr>
      </w:pPr>
      <w:r>
        <w:t xml:space="preserve">Due to the monetization of the picking amongst forums model, “lawyers gain utility from processing evidence with a myside bias (because it pays off to be a zealous advocate), which leaves </w:t>
        <w:lastRenderedPageBreak/>
        <w:t>the parties worse off.”</w:t>
      </w:r>
      <w:r>
        <w:rPr>
          <w:rStyle w:val="FootnoteReference"/>
        </w:rPr>
        <w:footnoteReference w:id="560"/>
      </w:r>
      <w:r>
        <w:t xml:space="preserve"> It pays to prioritize the discovery of congenial facts over the objective assessment of case strength, because, depending on the fee structure, the longer a dispute is prolonged, the more hours are billed.</w:t>
      </w:r>
      <w:r>
        <w:rPr>
          <w:rStyle w:val="FootnoteReference"/>
        </w:rPr>
        <w:footnoteReference w:id="561"/>
      </w:r>
      <w:r>
        <w:t xml:space="preserve"> Making matters worse, because “most lawyers excel at critiquing, analyzing</w:t>
      </w:r>
      <w:r>
        <w:rPr>
          <w:color w:val="000000"/>
        </w:rPr>
        <w:t xml:space="preserve"> </w:t>
      </w:r>
      <w:r>
        <w:t>and identifying risks,” lawyers inadvertently use these skills to enhance bias</w:t>
      </w:r>
      <w:r>
        <w:rPr>
          <w:rStyle w:val="FootnoteReference"/>
        </w:rPr>
        <w:footnoteReference w:id="562"/>
      </w:r>
      <w:r>
        <w:t xml:space="preserve"> when one holds contradictory information to a higher level of scrutiny than consistent </w:t>
        <w:lastRenderedPageBreak/>
        <w:t>information.</w:t>
      </w:r>
      <w:r>
        <w:rPr>
          <w:rStyle w:val="FootnoteReference"/>
        </w:rPr>
        <w:footnoteReference w:id="563"/>
      </w:r>
      <w:r>
        <w:t xml:space="preserve"> Despite these present challenges, combating this bias is in a lawyer’s best interest.</w:t>
      </w:r>
      <w:r>
        <w:rPr>
          <w:rStyle w:val="FootnoteReference"/>
        </w:rPr>
        <w:footnoteReference w:id="564"/>
      </w:r>
      <w:r>
        <w:t xml:space="preserve"> </w:t>
      </w:r>
    </w:p>
    <w:p w14:paraId="3F51F8F5" w14:textId="011ED286" w:rsidR="00EB1107" w:rsidRPr="00A9375B" w:rsidRDefault="00B663C8" w:rsidP="003D74D8">
      <w:pPr>
        <w:pStyle w:val="BodyTextFirstIndent"/>
        <w:spacing w:line="480" w:lineRule="auto"/>
        <w:jc w:val="both"/>
        <w:rPr>
          <w:ins w:id="202591" w:author="Claude" w:date="2026-09-27T12:00:00Z"/>
        </w:rPr>
      </w:pPr>
      <w:ins w:id="202584" w:author="Claude" w:date="2026-09-27T12:00:00Z">
        <w:r>
          <w:t>Fixed attorney rates dominated much of American legal history. Then “discovery focused lawyers’ efforts on pretrial maneuvering rather than trials,” and “during the 1960s and early 1970s, much of the legal profession switched to hourly billing.”</w:t>
        </w:r>
      </w:ins>
      <w:ins w:id="202585" w:author="Claude" w:date="2026-09-27T12:00:00Z">
        <w:r>
          <w:rPr>
            <w:rStyle w:val="FootnoteReference"/>
          </w:rPr>
          <w:footnoteReference w:id="856"/>
        </w:r>
      </w:ins>
      <w:ins w:id="202586" w:author="Claude" w:date="2026-09-27T12:00:00Z">
        <w:r>
          <w:t xml:space="preserve"> Whereas the previous era of fixed-fee billing demanded rigorous pre-filing scrutiny because the lawyer received a set amount regardless of the time expended (meaning every extra hour spent on a weak case went uncompensated and directly cannibalized their own overall profits), the widespread shift to hourly billing transferred the financial burden of protracted litigation entirely to the client.</w:t>
        </w:r>
      </w:ins>
      <w:ins w:id="202587" w:author="Claude" w:date="2026-09-27T12:00:00Z">
        <w:r>
          <w:rPr>
            <w:rStyle w:val="FootnoteReference"/>
          </w:rPr>
          <w:footnoteReference w:id="857"/>
        </w:r>
      </w:ins>
      <w:ins w:id="202588" w:author="Claude" w:date="2026-09-27T12:00:00Z">
        <w:r>
          <w:t xml:space="preserve"> By creating an incentive structure where pretrial maneuvering is lucrative regardless of a case’s ultimate success, the hourly model effectively removes the financial penalty for indulging in cognitive biases,</w:t>
        </w:r>
      </w:ins>
      <w:ins w:id="202589" w:author="Claude" w:date="2026-09-27T12:00:00Z">
        <w:r>
          <w:rPr>
            <w:rStyle w:val="FootnoteReference"/>
          </w:rPr>
          <w:footnoteReference w:id="858"/>
        </w:r>
      </w:ins>
      <w:ins w:id="202590" w:author="Claude" w:date="2026-09-27T12:00:00Z">
        <w:r>
          <w:t xml:space="preserve"> as explained by one scholar:</w:t>
        </w:r>
      </w:ins>
    </w:p>
    <w:p w14:paraId="0297D412" w14:textId="5D99454D" w:rsidR="00AA189D" w:rsidRPr="00A9375B" w:rsidRDefault="00EB1107" w:rsidP="003D74D8">
      <w:pPr>
        <w:pStyle w:val="BodyTextFirstIndent"/>
        <w:spacing w:line="480" w:lineRule="auto"/>
        <w:ind w:left="720" w:right="720" w:firstLine="0"/>
        <w:jc w:val="both"/>
        <w:rPr>
          <w:ins w:id="202601" w:author="Claude" w:date="2026-09-27T12:00:00Z"/>
        </w:rPr>
      </w:pPr>
      <w:ins w:id="202599" w:author="Claude" w:date="2026-09-27T12:00:00Z">
        <w:r>
          <w: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w:t>
          <w:t>. . . . [L]awyers may engage in wishful thinking: They might believe a certain outcome is probable simply because of a desire to reach it”</w:t>
        </w:r>
      </w:ins>
      <w:ins w:id="202600" w:author="Claude" w:date="2026-09-27T12:00:00Z">
        <w:r>
          <w:rPr>
            <w:rStyle w:val="FootnoteReference"/>
            <w:color w:val="000000" w:themeColor="text1"/>
          </w:rPr>
          <w:footnoteReference w:id="859"/>
        </w:r>
      </w:ins>
    </w:p>
    <w:p w14:paraId="1A93AD5B" w14:textId="55193EE0" w:rsidR="00B06079" w:rsidRPr="00A9375B" w:rsidRDefault="00667707" w:rsidP="003D74D8">
      <w:pPr>
        <w:pStyle w:val="BodyTextFirstIndent"/>
        <w:spacing w:line="480" w:lineRule="auto"/>
        <w:jc w:val="both"/>
        <w:rPr>
          <w:ins w:id="202663" w:author="Claude" w:date="2026-09-27T12:00:00Z"/>
        </w:rPr>
      </w:pPr>
      <w:ins w:id="202652" w:author="Claude" w:date="2026-09-27T12:00:00Z">
        <w:r>
          <w:t>Professor Ian Weinstein concurs, further claiming that, as a result of overconfidence, “[t]oo many lawyers . . . have been sorely tempted to accept an early decision to go to trial. . . . It can be very satisfying to stride into the courtroom and demand an early trial date.”</w:t>
        </w:r>
      </w:ins>
      <w:ins w:id="202653" w:author="Claude" w:date="2026-09-27T12:00:00Z">
        <w:r>
          <w:rPr>
            <w:rStyle w:val="FootnoteReference"/>
            <w:color w:val="000000" w:themeColor="text1"/>
          </w:rPr>
          <w:footnoteReference w:id="860"/>
        </w:r>
      </w:ins>
      <w:ins w:id="202654" w:author="Claude" w:date="2026-09-27T12:00:00Z">
        <w:r>
          <w:t xml:space="preserve"> This overconfidence leads practitioners to weigh evidence supporting their prior beliefs more heavily than evidence contradicting them—confirmation bias.</w:t>
        </w:r>
      </w:ins>
      <w:ins w:id="202655" w:author="Claude" w:date="2026-09-27T12:00:00Z">
        <w:r>
          <w:rPr>
            <w:rStyle w:val="FootnoteReference"/>
            <w:color w:val="000000" w:themeColor="text1"/>
          </w:rPr>
          <w:footnoteReference w:id="861"/>
        </w:r>
      </w:ins>
      <w:ins w:id="202656" w:author="Claude" w:date="2026-09-27T12:00:00Z">
        <w:r>
          <w:t xml:space="preserve"> If lawyers focus exclusively on selecting the optimal external forum rather than scrutinizing their claims, “the motivation to achieve a certain case outcome may lead lawyers to discount the assessment of the external party if it does not fit with their preferred belief.”</w:t>
        </w:r>
      </w:ins>
      <w:ins w:id="202657" w:author="Claude" w:date="2026-09-27T12:00:00Z">
        <w:r>
          <w:rPr>
            <w:rStyle w:val="FootnoteReference"/>
            <w:color w:val="000000" w:themeColor="text1"/>
          </w:rPr>
          <w:footnoteReference w:id="862"/>
        </w:r>
      </w:ins>
      <w:ins w:id="202658" w:author="Claude" w:date="2026-09-27T12:00:00Z">
        <w:r>
          <w:t xml:space="preserve"> Even if an attorney is not rushing into the courtroom, the trouble remains: “to be really good at doing law, one has to have serious blind spots and a stunningly selective sense </w:t>
          <w:t>of curiosity.”</w:t>
        </w:r>
      </w:ins>
      <w:ins w:id="202659" w:author="Claude" w:date="2026-09-27T12:00:00Z">
        <w:r>
          <w:rPr>
            <w:rStyle w:val="FootnoteReference"/>
            <w:color w:val="000000" w:themeColor="text1"/>
          </w:rPr>
          <w:footnoteReference w:id="863"/>
        </w:r>
      </w:ins>
      <w:ins w:id="202660" w:author="Claude" w:date="2026-09-27T12:00:00Z">
        <w:r>
          <w:t xml:space="preserve"> And some of the most high-profile senior partners excel at “dismissing or reframing adverse precedent that fails to suit the position they want to take.”</w:t>
        </w:r>
      </w:ins>
      <w:ins w:id="202661" w:author="Claude" w:date="2026-09-27T12:00:00Z">
        <w:r>
          <w:rPr>
            <w:rStyle w:val="FootnoteReference"/>
            <w:color w:val="000000" w:themeColor="text1"/>
          </w:rPr>
          <w:footnoteReference w:id="864"/>
        </w:r>
      </w:ins>
      <w:ins w:id="202662" w:author="Claude" w:date="2026-09-27T12:00:00Z">
        <w:r>
          <w:t xml:space="preserve"> </w:t>
        </w:r>
      </w:ins>
    </w:p>
    <w:p w14:paraId="28512E47" w14:textId="2CC527FE" w:rsidR="00152091" w:rsidRPr="00A9375B" w:rsidRDefault="00BE0FAD" w:rsidP="003D74D8">
      <w:pPr>
        <w:spacing w:line="480" w:lineRule="auto"/>
        <w:ind w:firstLine="360"/>
        <w:jc w:val="both"/>
        <w:rPr>
          <w:iCs/>
        </w:rPr>
      </w:pPr>
      <w:r>
        <w:rPr>
          <w:iCs/>
        </w:rPr>
        <w:t xml:space="preserve">While it is not a moment I celebrate, the void left by American history has allowed me to propose a modern QCM. Sometimes, if you cannot compel an action, you can incentivize it. With the American ADR model, I cannot create a QCM that would compel lawyers to test the strength of their claim, but I can </w:t>
      </w:r>
      <w:r>
        <w:rPr>
          <w:i/>
        </w:rPr>
        <w:t>incentivize</w:t>
      </w:r>
      <w:r>
        <w:rPr>
          <w:iCs/>
        </w:rPr>
        <w:t xml:space="preserve"> them to do so. What I suggest below will not only improve a Deliberative Body’s legal outputs (in furtherance of their zealous advocacy), but also, lawyers will be pleased to know, allow them to bill their time for my pre-filing scrutiny (in furtherance of our disputing culture, where even weak cases are monetized). I promised in this Note’s introduction that no dramatic renovation was required to see my suggestions realized, and this section stays true to my word. Put simply, I suggest Deliberative Bodies can restore the original meaning of Alternative Dispute Resolution by cultivating authentic dissent that scrutinizes whether a case needs to be Externalized at all, and that in doing so, they will counteract the cognitive biases that the absence of historical QCMs has left free to compound unchecked. Research supports the feasibility, effectiveness, and efficiency of implementing my QCM without compromising a Deliberative Body’s zealous advocacy for its clients, profit capabilities, or pro bono/social justice </w:t>
        <w:lastRenderedPageBreak/>
        <w:t>goals.</w:t>
      </w:r>
      <w:r>
        <w:rPr>
          <w:rStyle w:val="FootnoteReference"/>
          <w:iCs/>
        </w:rPr>
        <w:footnoteReference w:id="565"/>
      </w:r>
      <w:r>
        <w:rPr>
          <w:iCs/>
        </w:rPr>
        <w:t xml:space="preserve"> The point is not to filter claims along a binary path of formal or informal forums, but for cases bound for the formal system, like </w:t>
      </w:r>
      <w:r>
        <w:rPr>
          <w:i/>
        </w:rPr>
        <w:t>Skrmetti</w:t>
      </w:r>
      <w:r>
        <w:rPr>
          <w:iCs/>
        </w:rPr>
        <w:t>, my QCM should ensure the case enters court without untested assumptions and unchecked biases.</w:t>
      </w:r>
      <w:r>
        <w:rPr>
          <w:rStyle w:val="FootnoteReference"/>
          <w:color w:val="000000" w:themeColor="text1"/>
        </w:rPr>
        <w:footnoteReference w:id="566"/>
      </w:r>
      <w:r>
        <w:rPr>
          <w:iCs/>
        </w:rPr>
        <w:t xml:space="preserve"> My QCM requires only a psychologically safe work environment where one feels safe to provide authentic dissent, as</w:t>
      </w:r>
      <w:r>
        <w:t xml:space="preserve"> </w:t>
      </w:r>
      <w:r>
        <w:rPr>
          <w:color w:val="000000" w:themeColor="text1"/>
        </w:rPr>
        <w:t>a diverse work environment that values uncomfortable, authentic dissenting voices over contrived harmony,</w:t>
      </w:r>
      <w:r>
        <w:rPr>
          <w:rStyle w:val="FootnoteReference"/>
          <w:color w:val="000000" w:themeColor="text1"/>
        </w:rPr>
        <w:footnoteReference w:id="567"/>
      </w:r>
      <w:r>
        <w:rPr>
          <w:color w:val="000000" w:themeColor="text1"/>
        </w:rPr>
        <w:t xml:space="preserve"> will encourage employees to dissent against</w:t>
      </w:r>
      <w:r>
        <w:rPr>
          <w:lang w:bidi="en-US"/>
        </w:rPr>
        <w:t xml:space="preserve"> “what [employees] perceive as the prevailing ‘climate of opinion.’” (majority viewpoint).</w:t>
      </w:r>
      <w:r>
        <w:rPr>
          <w:rStyle w:val="FootnoteReference"/>
        </w:rPr>
        <w:footnoteReference w:id="568"/>
      </w:r>
      <w:r>
        <w:rPr>
          <w:iCs/>
        </w:rPr>
        <w:t xml:space="preserve"> </w:t>
      </w:r>
    </w:p>
    <w:p w14:paraId="763DBA5B" w14:textId="215187B3" w:rsidR="008969CF" w:rsidRPr="00FB4F49" w:rsidRDefault="00FB4F49" w:rsidP="003D74D8">
      <w:pPr>
        <w:pStyle w:val="BodyTextFirstIndent"/>
        <w:spacing w:line="480" w:lineRule="auto"/>
        <w:jc w:val="both"/>
        <w:rPr>
          <w:ins w:id="202718" w:author="Claude" w:date="2026-09-27T12:00:00Z"/>
        </w:rPr>
      </w:pPr>
      <w:ins w:id="202706" w:author="Claude" w:date="2026-09-27T12:00:00Z">
        <w:r>
          <w:t>Put simply, history impacts the present, where the accepted institutional practice of enthusiastically bringing as many disputes as possible into the adversarial arena, ostensibly to further both zealous advocacy and billable-hour goals, allows cognitive biases to go unchecked and overlooks the occasion to weed out weak claims. Yet the modern Quality Control Mechanism proposed in this Note can neutralize these biases: authentic dissent generated by a cognitively diverse team.</w:t>
        </w:r>
      </w:ins>
      <w:ins w:id="202707" w:author="Claude" w:date="2026-09-27T12:00:00Z">
        <w:r>
          <w:rPr>
            <w:rStyle w:val="FootnoteReference"/>
            <w:color w:val="000000" w:themeColor="text1"/>
          </w:rPr>
          <w:footnoteReference w:id="865"/>
        </w:r>
      </w:ins>
      <w:ins w:id="202708" w:author="Claude" w:date="2026-09-27T12:00:00Z">
        <w:r>
          <w:t xml:space="preserve"> Authentic dissent cannot simply be mandated; it only emerges when team members operate with a high degree of psychological safety—defined as the shared conviction that the group will welcome unfiltered questions, the identification of risks, and the disclosure of strategic uncertainties without the threat of professional or interpersonal retribution.</w:t>
        </w:r>
      </w:ins>
      <w:ins w:id="202709" w:author="Claude" w:date="2026-09-27T12:00:00Z">
        <w:r>
          <w:rPr>
            <w:rStyle w:val="FootnoteReference"/>
          </w:rPr>
          <w:footnoteReference w:id="866"/>
        </w:r>
      </w:ins>
      <w:ins w:id="202710" w:author="Claude" w:date="2026-09-27T12:00:00Z">
        <w:r>
          <w:t xml:space="preserve"> Unfortunately, a high </w:t>
          <w:t>degree of psychological safety “is the exception in organizations, not the norm.”</w:t>
        </w:r>
      </w:ins>
      <w:ins w:id="202711" w:author="Claude" w:date="2026-09-27T12:00:00Z">
        <w:r>
          <w:rPr>
            <w:rStyle w:val="FootnoteReference"/>
          </w:rPr>
          <w:footnoteReference w:id="867"/>
        </w:r>
      </w:ins>
      <w:ins w:id="202712" w:author="Claude" w:date="2026-09-27T12:00:00Z">
        <w:r>
          <w:t xml:space="preserve"> As this section develops, cultivating this necessary dissent requires leaders who actively invite critique, a firm culture that rosters and celebrates cognitively diverse perspectives, and structured case consultations designed to ensure that the collective intelligence of the entire team informs the decision to externalize a claim.</w:t>
        </w:r>
      </w:ins>
      <w:ins w:id="202713" w:author="Claude" w:date="2026-09-27T12:00:00Z">
        <w:r>
          <w:rPr>
            <w:rStyle w:val="FootnoteReference"/>
            <w:color w:val="000000" w:themeColor="text1"/>
          </w:rPr>
          <w:footnoteReference w:id="868"/>
        </w:r>
      </w:ins>
      <w:ins w:id="202714" w:author="Claude" w:date="2026-09-27T12:00:00Z">
        <w:r>
          <w:t xml:space="preserve"> A Deliberative Body serves its own interest by considering my suggestions, as research demonstrates that a team’s output quality improves </w:t>
        </w:r>
      </w:ins>
      <w:ins w:id="202715" w:author="Claude" w:date="2026-09-27T12:00:00Z">
        <w:r>
          <w:rPr>
            <w:iCs/>
          </w:rPr>
          <w:t>through the inclusion of authentic dissent.</w:t>
        </w:r>
      </w:ins>
      <w:ins w:id="202716" w:author="Claude" w:date="2026-09-27T12:00:00Z">
        <w:r>
          <w:rPr>
            <w:rStyle w:val="FootnoteReference"/>
            <w:iCs/>
          </w:rPr>
          <w:footnoteReference w:id="869"/>
        </w:r>
      </w:ins>
      <w:ins w:id="202717" w:author="Claude" w:date="2026-09-27T12:00:00Z">
        <w:r>
          <w:rPr>
            <w:iCs/>
          </w:rPr>
          <w:t xml:space="preserve"> </w:t>
        </w:r>
      </w:ins>
    </w:p>
    <w:p w14:paraId="33E3B274" w14:textId="06DA8AB7" w:rsidR="00152091" w:rsidRPr="00A9375B" w:rsidRDefault="00152091" w:rsidP="003D74D8">
      <w:pPr>
        <w:pStyle w:val="BodyText"/>
        <w:spacing w:after="0" w:line="480" w:lineRule="auto"/>
        <w:ind w:firstLine="360"/>
        <w:jc w:val="both"/>
        <w:rPr>
          <w:iCs/>
        </w:rPr>
      </w:pPr>
      <w:r>
        <w:rPr>
          <w:iCs/>
        </w:rPr>
        <w:t xml:space="preserve">My proposed QCM is not as easy as assigning one person the role of “dissenter.” </w:t>
      </w:r>
      <w:r>
        <w:t>Empirical studies confirm that team members recognize the comments’ artificiality and fail to take the critique seriously, sometimes even increasing their confidence in their original theory.</w:t>
      </w:r>
      <w:r>
        <w:rPr>
          <w:rStyle w:val="FootnoteReference"/>
        </w:rPr>
        <w:footnoteReference w:id="569"/>
      </w:r>
      <w:r>
        <w:rPr>
          <w:color w:val="FF0000"/>
        </w:rPr>
        <w:t xml:space="preserve"> Directing</w:t>
      </w:r>
      <w:r>
        <w:t xml:space="preserve"> one person to produce a dissenting viewpoint artificially assumes that person has the freethinking personality type needed to challenge the team’s assumptions truly.</w:t>
      </w:r>
      <w:r>
        <w:rPr>
          <w:rStyle w:val="FootnoteReference"/>
        </w:rPr>
        <w:footnoteReference w:id="570"/>
      </w:r>
      <w:r>
        <w:t xml:space="preserve"> In contrast, when dissent is natural, benefits from dissenting opinions arise regardless of whether the dissenter is correct </w:t>
        <w:lastRenderedPageBreak/>
        <w:t>because dissent itself provokes reappraisal and the identification of legal theories that would otherwise go unexamined.</w:t>
      </w:r>
      <w:r>
        <w:rPr>
          <w:rStyle w:val="FootnoteReference"/>
        </w:rPr>
        <w:footnoteReference w:id="571"/>
      </w:r>
      <w:r>
        <w:t xml:space="preserve"> One study further found that “those facing authentic dissent showed a balance in considering both sides of the issue [but] those facing a[n] [assigned] devil’s advocate did not.”</w:t>
      </w:r>
      <w:r>
        <w:rPr>
          <w:rStyle w:val="FootnoteReference"/>
        </w:rPr>
        <w:footnoteReference w:id="572"/>
      </w:r>
    </w:p>
    <w:p w14:paraId="4141CB01" w14:textId="09085345" w:rsidR="00152091" w:rsidRPr="00A9375B" w:rsidRDefault="00152091" w:rsidP="003D74D8">
      <w:pPr>
        <w:pStyle w:val="BodyTextFirstIndent"/>
        <w:spacing w:line="480" w:lineRule="auto"/>
        <w:jc w:val="both"/>
      </w:pPr>
      <w:r>
        <w:t>The natural dissenter’s individual contributions may also be superior. As Stefan Schulz-Hardt and his coauthors hypothesized, “a person who argues for a position he/she is convinced of (genuine dissent) should find better arguments than a person who argues for a position because his/her role calls for it (contrived dissent).”</w:t>
      </w:r>
      <w:r>
        <w:rPr>
          <w:rStyle w:val="FootnoteReference"/>
        </w:rPr>
        <w:footnoteReference w:id="573"/>
      </w:r>
      <w:r>
        <w:t xml:space="preserve"> Natural dissent means genuine disagreement about case theory,</w:t>
      </w:r>
      <w:r>
        <w:rPr>
          <w:rStyle w:val="FootnoteReference"/>
        </w:rPr>
        <w:footnoteReference w:id="574"/>
      </w:r>
      <w:r>
        <w:t xml:space="preserve"> and its value has been recorded extensively across writings and experiments, enabling one to speak about its benefits with certainty: </w:t>
      </w:r>
    </w:p>
    <w:p w14:paraId="622EAE5B" w14:textId="3AADA762" w:rsidR="00152091" w:rsidRPr="00A9375B" w:rsidRDefault="00152091" w:rsidP="003D74D8">
      <w:pPr>
        <w:pStyle w:val="BodyTextFirstIndent2"/>
        <w:spacing w:line="480" w:lineRule="auto"/>
        <w:ind w:left="720" w:right="720" w:firstLine="0"/>
        <w:jc w:val="both"/>
      </w:pPr>
      <w:r>
        <w:t xml:space="preserve">“Dissent, as has been repeatedly documented, ‘opens’ the mind. People search for information, consider more options, and, on balance, make better decisions and are more creative. Dissenters, rather than rogues or obstacles, provide value: They </w:t>
        <w:lastRenderedPageBreak/>
        <w:t>liberate people to say what they believe, and they stimulate divergent and creative thought even when they are wrong.”</w:t>
      </w:r>
      <w:r>
        <w:rPr>
          <w:rStyle w:val="FootnoteReference"/>
        </w:rPr>
        <w:footnoteReference w:id="575"/>
      </w:r>
      <w:r>
        <w:t xml:space="preserve"> </w:t>
      </w:r>
    </w:p>
    <w:p w14:paraId="648DAA5E" w14:textId="533AECED" w:rsidR="00926E86" w:rsidRPr="00A9375B" w:rsidRDefault="00152091" w:rsidP="003D74D8">
      <w:pPr>
        <w:pStyle w:val="BodyTextFirstIndent"/>
        <w:spacing w:line="480" w:lineRule="auto"/>
        <w:jc w:val="both"/>
      </w:pPr>
      <w:r>
        <w:t>Instead of mere assignment, leaders can enact my proposed QCM by composing cognitively diverse teams, conducting themselves in ways that promote psychological safety, and implementing structured debates. Together, these three measures will bring real value to a Deliberative Body’s clients by disrupting groupthink, which inflates decision-makers’ confidence without improving the quality of their decisions.</w:t>
      </w:r>
      <w:r>
        <w:rPr>
          <w:rStyle w:val="FootnoteReference"/>
        </w:rPr>
        <w:footnoteReference w:id="576"/>
      </w:r>
      <w:r>
        <w:t xml:space="preserve"> It is no wonder, then, that firms embracing a culture designed to combat groupthink are successful. Cass Sunstein and Reid Hastie report that “in the United States, the highest-performing companies tend to have ‘extremely contentious boards that regard dissent as an obligation’ and that ‘have a good fight now and then.’”</w:t>
      </w:r>
      <w:r>
        <w:rPr>
          <w:rStyle w:val="FootnoteReference"/>
        </w:rPr>
        <w:footnoteReference w:id="577"/>
      </w:r>
      <w:r>
        <w:t xml:space="preserve"> Further, Randall Kiser’s study of 78 elite trial lawyers found that a “special skill of the study attorneys is their deliberate use of multiple sources to maintain connectedness and test their opinions.”</w:t>
      </w:r>
      <w:r>
        <w:rPr>
          <w:rStyle w:val="FootnoteReference"/>
        </w:rPr>
        <w:footnoteReference w:id="578"/>
      </w:r>
      <w:r>
        <w:t xml:space="preserve"> Organizations adopting a less favorable attitude towards dissent are less successful. The intelligence community has long recognized that “failure to question a consensus judgment, or a long-established mental model, has been a consistent feature of most significant intelligence </w:t>
        <w:lastRenderedPageBreak/>
        <w:t>failures.”</w:t>
      </w:r>
      <w:r>
        <w:rPr>
          <w:rStyle w:val="FootnoteReference"/>
        </w:rPr>
        <w:footnoteReference w:id="579"/>
      </w:r>
      <w:r>
        <w:t xml:space="preserve"> Research indicates that the absence of dissent raises the risk of error, in part because leaders may fall prey to the fallacy of interpreting silence as agreement.</w:t>
      </w:r>
      <w:r>
        <w:rPr>
          <w:rStyle w:val="FootnoteReference"/>
          <w:color w:val="000000" w:themeColor="text1"/>
        </w:rPr>
        <w:footnoteReference w:id="580"/>
      </w:r>
    </w:p>
    <w:p w14:paraId="29CDC672" w14:textId="3738D354" w:rsidR="00926E86" w:rsidRPr="00A9375B" w:rsidRDefault="00926E86" w:rsidP="003D74D8">
      <w:pPr>
        <w:pStyle w:val="BodyTextFirstIndent"/>
        <w:spacing w:line="480" w:lineRule="auto"/>
        <w:jc w:val="both"/>
      </w:pPr>
      <w:r>
        <w:t>Although the three suggestions below are directed toward leaders, every team must adopt a René Descartes-type disposition where “every assumption [one] hold[s], every claim, every assertion, every single one of them must be challenged.”</w:t>
      </w:r>
      <w:r>
        <w:rPr>
          <w:rStyle w:val="FootnoteReference"/>
        </w:rPr>
        <w:footnoteReference w:id="581"/>
      </w:r>
      <w:r>
        <w:t xml:space="preserve"> Returning to Section </w:t>
      </w:r>
      <w:del w:id="100003" w:author="Claude" w:date="2026-09-26T12:00:00Z">
        <w:r>
          <w:delText>IV’s</w:delText>
        </w:r>
      </w:del>
      <w:ins w:id="100004" w:author="Claude" w:date="2026-09-26T12:00:00Z">
        <w:r>
          <w:t>III’s</w:t>
        </w:r>
      </w:ins>
      <w:r>
        <w:t xml:space="preserve"> treatment of the Constitutional Convention (which I revisit periodically below), this was the attitude of the delegates, exemplified by Benjamin Franklin’s speech to his peers where he claimed “I have experienced many Instances of being oblig’d, by better Information or fuller Consideration, to change Opinions even on important Subjects, which I once thought right, but found to be otherwise.”</w:t>
      </w:r>
      <w:r>
        <w:rPr>
          <w:rStyle w:val="FootnoteReference"/>
        </w:rPr>
        <w:footnoteReference w:id="582"/>
      </w:r>
      <w:r>
        <w:t xml:space="preserve">   </w:t>
      </w:r>
    </w:p>
    <w:p w14:paraId="02D94420" w14:textId="77777777" w:rsidR="00481776" w:rsidRPr="00A9375B" w:rsidRDefault="00481776" w:rsidP="003D74D8">
      <w:pPr>
        <w:spacing w:line="480" w:lineRule="auto"/>
        <w:jc w:val="both"/>
        <w:rPr>
          <w:i/>
          <w:iCs/>
        </w:rPr>
      </w:pPr>
    </w:p>
    <w:p w14:paraId="2F84A5F1" w14:textId="732BDC28" w:rsidR="00394356" w:rsidRPr="00A9375B" w:rsidRDefault="00394356" w:rsidP="003D74D8">
      <w:pPr>
        <w:pStyle w:val="ListParagraph"/>
        <w:numPr>
          <w:ilvl w:val="0"/>
          <w:numId w:val="32"/>
        </w:numPr>
        <w:spacing w:line="480" w:lineRule="auto"/>
        <w:jc w:val="both"/>
        <w:rPr>
          <w:i/>
          <w:iCs/>
        </w:rPr>
      </w:pPr>
      <w:r>
        <w:rPr>
          <w:i/>
          <w:iCs/>
        </w:rPr>
        <w:t>Leaders’ Responsibility to Compose Cognitively Diverse Teams</w:t>
      </w:r>
    </w:p>
    <w:p w14:paraId="0DB7982D" w14:textId="77777777" w:rsidR="00926E86" w:rsidRPr="00A9375B" w:rsidRDefault="00926E86" w:rsidP="003D74D8">
      <w:pPr>
        <w:spacing w:line="480" w:lineRule="auto"/>
        <w:jc w:val="both"/>
        <w:rPr>
          <w:iCs/>
        </w:rPr>
      </w:pPr>
    </w:p>
    <w:p w14:paraId="3197525F" w14:textId="03F35227" w:rsidR="00A30EBC" w:rsidRPr="00A9375B" w:rsidRDefault="00926E86" w:rsidP="003D74D8">
      <w:pPr>
        <w:pStyle w:val="BodyTextFirstIndent"/>
        <w:spacing w:line="480" w:lineRule="auto"/>
        <w:jc w:val="both"/>
      </w:pPr>
      <w:r>
        <w:t>Although much has been said about Diversity, Equity, and Inclusion, affirmative action, and other forms of identity-based diversity,</w:t>
      </w:r>
      <w:r>
        <w:rPr>
          <w:rStyle w:val="FootnoteReference"/>
        </w:rPr>
        <w:footnoteReference w:id="583"/>
      </w:r>
      <w:r>
        <w:t xml:space="preserve"> scant attention has been paid to cognitive diversity. Lu </w:t>
        <w:lastRenderedPageBreak/>
        <w:t>Hong and Scott Page find that a team of randomly selected, cognitively diverse problem-solvers can outperform a team of the best individual performers because the gains in individual abilities are more than offset by the loss of cognitive diversity.</w:t>
      </w:r>
      <w:r>
        <w:rPr>
          <w:rStyle w:val="FootnoteReference"/>
        </w:rPr>
        <w:footnoteReference w:id="584"/>
      </w:r>
      <w:r>
        <w:t xml:space="preserve"> To use dissent mechanisms effectively, legal leaders must deliberately compose litigation teams based on differences in legal education, practice experience, and jurisprudential perspective—rather than relying solely on law school pedigree or partnership track.</w:t>
      </w:r>
      <w:r>
        <w:rPr>
          <w:rStyle w:val="FootnoteReference"/>
        </w:rPr>
        <w:footnoteReference w:id="585"/>
      </w:r>
      <w:r>
        <w:t xml:space="preserve"> This form of diversity is different from “demographic diversity, [which] does not ensure diversity of perspective [because] the fact that a group includes men and women, a mix of races and ethnicities, people of different educational and socioeconomic levels, and so forth, doesn’t ensure heterogeneity of opinion or perspective.”</w:t>
      </w:r>
      <w:r>
        <w:rPr>
          <w:rStyle w:val="FootnoteReference"/>
        </w:rPr>
        <w:footnoteReference w:id="586"/>
      </w:r>
      <w:r>
        <w:t xml:space="preserve"> </w:t>
      </w:r>
    </w:p>
    <w:p w14:paraId="00AD90E6" w14:textId="1909EAF4" w:rsidR="00E03A6E" w:rsidRPr="00A9375B" w:rsidRDefault="00B04266" w:rsidP="003D74D8">
      <w:pPr>
        <w:pStyle w:val="BodyTextFirstIndent"/>
        <w:spacing w:line="480" w:lineRule="auto"/>
        <w:jc w:val="both"/>
      </w:pPr>
      <w:r>
        <w:t>Every litigation team should comprise members who identify with a wide range of jurisprudential schools of thought—from originalists to progressive/purposivists to formalists.</w:t>
      </w:r>
      <w:r>
        <w:rPr>
          <w:rStyle w:val="FootnoteReference"/>
        </w:rPr>
        <w:footnoteReference w:id="587"/>
      </w:r>
      <w:r>
        <w:t xml:space="preserve"> In doing so, firms must depart from “try[ing] to create cohesion, harmony and alignment . . . but . . . not embrac[ing] the idea of welcoming dissent.”</w:t>
      </w:r>
      <w:r>
        <w:rPr>
          <w:rStyle w:val="FootnoteReference"/>
        </w:rPr>
        <w:footnoteReference w:id="588"/>
      </w:r>
      <w:r>
        <w:t xml:space="preserve"> Cognitively diverse teams “are more creative, </w:t>
        <w:lastRenderedPageBreak/>
        <w:t>achieve better negotiation results and display stronger problem-solving capabilities than homogeneous teams,” and “[i]n attempting to apply uniform recruiting standards, law firms may be promoting uniform thinking patterns to the detriment of their clients.”</w:t>
      </w:r>
      <w:r>
        <w:rPr>
          <w:rStyle w:val="FootnoteReference"/>
        </w:rPr>
        <w:footnoteReference w:id="589"/>
      </w:r>
      <w:r>
        <w:t xml:space="preserve"> Without cognitive diversity, teams will satisfy the homogeneity condition of groupthink and be resistant to pre-filing scrutiny.</w:t>
      </w:r>
      <w:r>
        <w:rPr>
          <w:rStyle w:val="FootnoteReference"/>
        </w:rPr>
        <w:footnoteReference w:id="590"/>
      </w:r>
    </w:p>
    <w:p w14:paraId="66328BCC" w14:textId="18D0E965" w:rsidR="00481776" w:rsidRPr="00A9375B" w:rsidRDefault="00000000" w:rsidP="003D74D8">
      <w:pPr>
        <w:pStyle w:val="BodyTextFirstIndent"/>
        <w:spacing w:line="480" w:lineRule="auto"/>
        <w:jc w:val="both"/>
      </w:pPr>
      <w:r>
        <w:t>Returning to the Convention, Cass Sunstein argues that the “principal contribution of the framers of the American Constitution lay…in their insistence that diversity is an affirmative good, likely to improve deliberation.”</w:t>
      </w:r>
      <w:r>
        <w:rPr>
          <w:rStyle w:val="FootnoteReference"/>
        </w:rPr>
        <w:footnoteReference w:id="591"/>
      </w:r>
      <w:r>
        <w:t xml:space="preserve"> Their backgrounds were similar, as Section </w:t>
      </w:r>
      <w:del w:id="100005" w:author="Claude" w:date="2026-09-26T12:00:00Z">
        <w:r>
          <w:delText>IV</w:delText>
        </w:r>
      </w:del>
      <w:ins w:id="100006" w:author="Claude" w:date="2026-09-26T12:00:00Z">
        <w:r>
          <w:t>III</w:t>
        </w:r>
      </w:ins>
      <w:r>
        <w:t xml:space="preserve"> noted. </w:t>
      </w:r>
      <w:r>
        <w:t>But the American colonies were far from a monolithic entity; they evolved into thirteen separate legal systems, shaped by distinct geographies, religious ideologies, and settlement dates, effectively serving as unique political and legal laboratories before 1787.</w:t>
      </w:r>
      <w:r>
        <w:rPr>
          <w:rStyle w:val="FootnoteReference"/>
        </w:rPr>
        <w:footnoteReference w:id="592"/>
      </w:r>
      <w:r>
        <w:t xml:space="preserve"> This created a form of cognitive diversity,</w:t>
      </w:r>
      <w:r>
        <w:rPr>
          <w:rStyle w:val="FootnoteReference"/>
        </w:rPr>
        <w:footnoteReference w:id="593"/>
      </w:r>
      <w:r>
        <w:t xml:space="preserve"> where “the delegates had experiences with twelve very different state political systems, [and] could pool solution proposals with, in some cases, remarkable results.”</w:t>
      </w:r>
      <w:r>
        <w:rPr>
          <w:rStyle w:val="FootnoteReference"/>
        </w:rPr>
        <w:footnoteReference w:id="594"/>
      </w:r>
      <w:r>
        <w:t xml:space="preserve"> </w:t>
      </w:r>
    </w:p>
    <w:p w14:paraId="1763C1D4" w14:textId="77777777" w:rsidR="00715AD7" w:rsidRPr="00A9375B" w:rsidRDefault="00715AD7" w:rsidP="003D74D8">
      <w:pPr>
        <w:pStyle w:val="BodyTextFirstIndent2"/>
        <w:spacing w:line="480" w:lineRule="auto"/>
        <w:ind w:firstLine="0"/>
        <w:jc w:val="both"/>
      </w:pPr>
    </w:p>
    <w:p w14:paraId="235CAF11" w14:textId="45DD11F5" w:rsidR="00394356" w:rsidRPr="00A9375B" w:rsidRDefault="00006317" w:rsidP="003D74D8">
      <w:pPr>
        <w:pStyle w:val="ListParagraph"/>
        <w:numPr>
          <w:ilvl w:val="0"/>
          <w:numId w:val="32"/>
        </w:numPr>
        <w:spacing w:line="480" w:lineRule="auto"/>
        <w:jc w:val="both"/>
        <w:rPr>
          <w:i/>
          <w:iCs/>
        </w:rPr>
      </w:pPr>
      <w:r>
        <w:rPr>
          <w:i/>
          <w:iCs/>
        </w:rPr>
        <w:t>Legal Leaders’ Responsibility to be Cognizant of Psychological and Structural Barriers</w:t>
      </w:r>
    </w:p>
    <w:p w14:paraId="6177EF53" w14:textId="77777777" w:rsidR="005D5035" w:rsidRPr="00A9375B" w:rsidRDefault="005D5035" w:rsidP="003D74D8">
      <w:pPr>
        <w:spacing w:line="480" w:lineRule="auto"/>
        <w:ind w:left="360"/>
        <w:jc w:val="both"/>
      </w:pPr>
    </w:p>
    <w:p w14:paraId="2FF26DE9" w14:textId="28782A55" w:rsidR="00926E86" w:rsidRPr="00A9375B" w:rsidRDefault="00926E86" w:rsidP="003D74D8">
      <w:pPr>
        <w:pStyle w:val="BodyTextFirstIndent"/>
        <w:spacing w:line="480" w:lineRule="auto"/>
        <w:jc w:val="both"/>
      </w:pPr>
      <w:r>
        <w:t>Psychological safety is essential to bringing out the contributions of a cognitively diverse team, as only when employees trust their environment do they “feel reinforced, validated, and supported, even when [their] ideas are not always accepted [and] as a result, are far more likely to plunge in, to be creative and generous with [their] talents.”</w:t>
      </w:r>
      <w:r>
        <w:rPr>
          <w:rStyle w:val="FootnoteReference"/>
        </w:rPr>
        <w:footnoteReference w:id="595"/>
      </w:r>
      <w:r>
        <w:t xml:space="preserve"> Authentic dissent depends on psychological safety, as team members will speak up only when their organization affirmatively recognizes and values diverse intellectual perspectives.</w:t>
      </w:r>
      <w:r>
        <w:rPr>
          <w:rStyle w:val="FootnoteReference"/>
        </w:rPr>
        <w:footnoteReference w:id="596"/>
      </w:r>
      <w:r>
        <w:t xml:space="preserve"> Unfortunately, at present, “[t]his idea of psychological safety is not talked about much (or enough) in legal training,” even though “unbridled and unchecked fear blocks learning and performance.”</w:t>
      </w:r>
      <w:r>
        <w:rPr>
          <w:rStyle w:val="FootnoteReference"/>
        </w:rPr>
        <w:footnoteReference w:id="597"/>
      </w:r>
      <w:r>
        <w:t xml:space="preserve"> </w:t>
      </w:r>
    </w:p>
    <w:p w14:paraId="38763F7E" w14:textId="7DC851E6" w:rsidR="00117252" w:rsidRPr="00A9375B" w:rsidRDefault="00BF64C5" w:rsidP="003D74D8">
      <w:pPr>
        <w:pStyle w:val="BodyTextFirstIndent2"/>
        <w:spacing w:line="480" w:lineRule="auto"/>
        <w:ind w:left="0"/>
        <w:jc w:val="both"/>
      </w:pPr>
      <w:r>
        <w:t xml:space="preserve">When team members are reluctant to contribute, they may self-censor due to fear of concrete professional consequences—worrying that by raising concerns about case strategy they “will be viewed as a troublemaker or complainer” and will cause them to “lose respect or support from </w:t>
        <w:lastRenderedPageBreak/>
        <w:t>others, receive a negative performance review, get assigned to undesirable projects, not be considered for promotion, or even get fired.”</w:t>
      </w:r>
      <w:r>
        <w:rPr>
          <w:rStyle w:val="FootnoteReference"/>
        </w:rPr>
        <w:footnoteReference w:id="598"/>
      </w:r>
      <w:r>
        <w:t xml:space="preserve"> These fears manifest,</w:t>
      </w:r>
      <w:r>
        <w:rPr>
          <w:rStyle w:val="FootnoteReference"/>
        </w:rPr>
        <w:footnoteReference w:id="599"/>
      </w:r>
      <w:r>
        <w:t xml:space="preserve"> as a dissenter—even when their dissent was correct or otherwise beneficial to the group—may nonetheless face those consequences.</w:t>
      </w:r>
      <w:r>
        <w:rPr>
          <w:rStyle w:val="FootnoteReference"/>
        </w:rPr>
        <w:footnoteReference w:id="600"/>
      </w:r>
      <w:r>
        <w:t xml:space="preserve"> James Detert and Amy Edmondson find that even if a would-be dissenter is not thinking of these explicit consequences, on an implicit, subconscious level, “sometimes unwillingness to speak up is not experienced as [an] intense, discrete fear but rather as a sense of inappropriateness; voice seems risky because it seems wrong or out of place.”</w:t>
      </w:r>
      <w:r>
        <w:rPr>
          <w:rStyle w:val="FootnoteReference"/>
        </w:rPr>
        <w:footnoteReference w:id="601"/>
      </w:r>
      <w:r>
        <w:t xml:space="preserve"> Data reported in popular rather than academic sources indicate that only 29 percent of first-level supervisors believed their firm encouraged employees to express opinions openly, and over 70 percent of employees felt afraid to speak up about problems they encountered at work, citing fear of negative repercussions and the belief that their contributions would be futile.</w:t>
      </w:r>
      <w:r>
        <w:rPr>
          <w:rStyle w:val="FootnoteReference"/>
        </w:rPr>
        <w:footnoteReference w:id="602"/>
      </w:r>
      <w:r>
        <w:t xml:space="preserve">  </w:t>
      </w:r>
    </w:p>
    <w:p w14:paraId="026F5BEA" w14:textId="1DB6462D" w:rsidR="00926E86" w:rsidRPr="00A9375B" w:rsidRDefault="00BF64C5" w:rsidP="003D74D8">
      <w:pPr>
        <w:pStyle w:val="BodyTextFirstIndent2"/>
        <w:spacing w:line="480" w:lineRule="auto"/>
        <w:ind w:left="0"/>
        <w:jc w:val="both"/>
      </w:pPr>
      <w:r>
        <w:lastRenderedPageBreak/>
        <w:t>Especially when starting, consider “a young lawyer who is prepared to tell senior members of a law firm that their current litigation strategy is way off course. It may well be that the young lawyer will risk her own position inside the firm, and the potential winner—the firm itself—is unwilling to reward that particular malcontent, at least in the short run.”</w:t>
      </w:r>
      <w:r>
        <w:rPr>
          <w:rStyle w:val="FootnoteReference"/>
        </w:rPr>
        <w:footnoteReference w:id="603"/>
      </w:r>
      <w:r>
        <w:t xml:space="preserve"> A primary contributor to the low psychologically safe environment—aside from lack of training—is “the tendency of firms to turn partners into demigods, who must have never made a mistake on the way to their current position.”</w:t>
      </w:r>
      <w:r>
        <w:rPr>
          <w:rStyle w:val="FootnoteReference"/>
        </w:rPr>
        <w:footnoteReference w:id="604"/>
      </w:r>
      <w:r>
        <w:t xml:space="preserve"> Even when dissenting contributions are not ‘mistakes,’ they are viewed as such: </w:t>
      </w:r>
    </w:p>
    <w:p w14:paraId="0525D270" w14:textId="41F00B23" w:rsidR="00926E86" w:rsidRPr="00A9375B" w:rsidRDefault="00926E86" w:rsidP="003D74D8">
      <w:pPr>
        <w:pStyle w:val="BodyTextFirstIndent2"/>
        <w:spacing w:line="480" w:lineRule="auto"/>
        <w:ind w:left="720" w:right="720" w:firstLine="0"/>
        <w:jc w:val="both"/>
      </w:pPr>
      <w:r>
        <w:t>“We don’t like disagreement with our beliefs, and we are very capable of inflicting punishment on those who oppose our views when we are in the majority. … Students who are normally polite and tolerant have no trouble laughing at the lone dissenter…he is clearly wrong, he may even be pathological, and he is certainly cold. … Dissenters are rarely liked. The majority will try to convince the dissenter to change and, if unsuccessful, will reject him. … For this reason, daring to dissent takes courage. What is interesting, however, is that this courage, when summoned, is contagious. Dissent can actually increase the likelihood that others will also show courage when faced with consensus in another situation. It is another form of liberation. Dissent can increase the likelihood that we will speak up.”</w:t>
      </w:r>
      <w:r>
        <w:rPr>
          <w:rStyle w:val="FootnoteReference"/>
        </w:rPr>
        <w:footnoteReference w:id="605"/>
      </w:r>
    </w:p>
    <w:p w14:paraId="4199B525" w14:textId="06E981C4" w:rsidR="00926E86" w:rsidRPr="00A9375B" w:rsidRDefault="00926E86" w:rsidP="003D74D8">
      <w:pPr>
        <w:spacing w:line="480" w:lineRule="auto"/>
        <w:ind w:firstLine="360"/>
        <w:jc w:val="both"/>
      </w:pPr>
      <w:r>
        <w:lastRenderedPageBreak/>
        <w:t>Without psychological safety, lawyers will continue to calculate the perceived risk of dissent against the minimal gains of challenging the choice to Externalize.</w:t>
      </w:r>
      <w:bookmarkStart w:id="88" w:name="_Ref217224132"/>
      <w:r>
        <w:rPr>
          <w:rStyle w:val="FootnoteReference"/>
          <w:color w:val="000000" w:themeColor="text1"/>
        </w:rPr>
        <w:footnoteReference w:id="606"/>
      </w:r>
      <w:bookmarkEnd w:id="88"/>
      <w:r>
        <w:t xml:space="preserve"> This dynamic is compounded when consensus within a litigation team is prized and widely recognized by leadership, as self-silencing among associates becomes more likely.</w:t>
      </w:r>
      <w:r>
        <w:rPr>
          <w:rStyle w:val="FootnoteReference"/>
        </w:rPr>
        <w:footnoteReference w:id="607"/>
      </w:r>
      <w:r>
        <w:t xml:space="preserve"> Associates may observe senior partners’ negative reactions to pre-filing case scrutiny and interpret it as evidence that speaking up is futile or dangerous.</w:t>
      </w:r>
      <w:r>
        <w:rPr>
          <w:rStyle w:val="FootnoteReference"/>
        </w:rPr>
        <w:footnoteReference w:id="608"/>
      </w:r>
      <w:r>
        <w:t xml:space="preserve"> When attorneys remain silent, litigation strategy faces the “hidden profile” problem, in which case weaknesses known to individual attorneys go undisclosed because group discussion favors information that members already share and that supports their existing preferences.</w:t>
      </w:r>
      <w:r>
        <w:rPr>
          <w:rStyle w:val="FootnoteReference"/>
        </w:rPr>
        <w:footnoteReference w:id="609"/>
      </w:r>
      <w:r>
        <w:t xml:space="preserve"> “A law firm might press a doomed litigation strategy,” and one of the four usual explanations is that “[g]roups focus on shared information—what everybody knows already—at the expense of unshared information.”</w:t>
      </w:r>
      <w:r>
        <w:rPr>
          <w:rStyle w:val="FootnoteReference"/>
        </w:rPr>
        <w:footnoteReference w:id="610"/>
      </w:r>
      <w:r>
        <w:t xml:space="preserve"> In these situations, studies find “the beneficial effect of dissent on group decision quality” is “mediated primarily by greater discussion intensity and to </w:t>
        <w:lastRenderedPageBreak/>
        <w:t>some extent also by less discussion bias in dissent groups.”</w:t>
      </w:r>
      <w:r>
        <w:rPr>
          <w:rStyle w:val="FootnoteReference"/>
        </w:rPr>
        <w:footnoteReference w:id="611"/>
      </w:r>
      <w:r>
        <w:t xml:space="preserve"> And dissent comes out once “a team operates in a psychologically safe environment, [where] every member feels empowered to contribute their thoughts and expertise, leading to more thorough discussions and well-rounded decisions.”</w:t>
      </w:r>
      <w:r>
        <w:rPr>
          <w:rStyle w:val="FootnoteReference"/>
        </w:rPr>
        <w:footnoteReference w:id="612"/>
      </w:r>
    </w:p>
    <w:p w14:paraId="70476DE9" w14:textId="4A2FE68E" w:rsidR="003B04F8" w:rsidRPr="00A9375B" w:rsidRDefault="0089302D" w:rsidP="003D74D8">
      <w:pPr>
        <w:pStyle w:val="BodyTextFirstIndent"/>
        <w:spacing w:line="480" w:lineRule="auto"/>
        <w:jc w:val="both"/>
      </w:pPr>
      <w:r>
        <w:t>Research demonstrates that mere awareness of the factors that inhibit one’s willingness to dissent is insufficient to bring it out.</w:t>
      </w:r>
      <w:r>
        <w:rPr>
          <w:rStyle w:val="FootnoteReference"/>
        </w:rPr>
        <w:footnoteReference w:id="613"/>
      </w:r>
      <w:r>
        <w:t xml:space="preserve"> Leaders therefore have a duty to take proactive steps to enhance psychological safety.</w:t>
      </w:r>
      <w:r>
        <w:rPr>
          <w:rStyle w:val="FootnoteReference"/>
        </w:rPr>
        <w:footnoteReference w:id="614"/>
      </w:r>
      <w:r>
        <w:t xml:space="preserve"> A leader “cannot wait for dissent to come to them; they must actively go seek it out in their organizations. . . . The mere existence of passive leadership constitutes a substantial barrier to candid dialogue and debate within organizations.”</w:t>
      </w:r>
      <w:r>
        <w:rPr>
          <w:rStyle w:val="FootnoteReference"/>
        </w:rPr>
        <w:footnoteReference w:id="615"/>
      </w:r>
      <w:r>
        <w:t xml:space="preserve"> One thing “any partner or firm leader [can do in] enhance[ing] psychological safety [is] explicitly acknowledging and valuing the contributions of team members with diverse skill sets.”</w:t>
      </w:r>
      <w:r>
        <w:rPr>
          <w:rStyle w:val="FootnoteReference"/>
        </w:rPr>
        <w:footnoteReference w:id="616"/>
      </w:r>
      <w:r>
        <w:t xml:space="preserve"> </w:t>
      </w:r>
    </w:p>
    <w:p w14:paraId="51A4A76E" w14:textId="6B5564EF" w:rsidR="000E6581" w:rsidRPr="00A9375B" w:rsidRDefault="00F313FE" w:rsidP="003D74D8">
      <w:pPr>
        <w:pStyle w:val="BodyTextFirstIndent"/>
        <w:spacing w:line="480" w:lineRule="auto"/>
        <w:jc w:val="both"/>
      </w:pPr>
      <w:r>
        <w:lastRenderedPageBreak/>
        <w:t>As Fred Walumbwa and John Schaubroeck have observed, “</w:t>
      </w:r>
      <w:r>
        <w:rPr>
          <w:lang w:bidi="en-US"/>
        </w:rPr>
        <w:t xml:space="preserve">leaders are pivotal for removing the </w:t>
      </w:r>
      <w:r>
        <w:t xml:space="preserve">[psychological] </w:t>
      </w:r>
      <w:r>
        <w:rPr>
          <w:lang w:bidi="en-US"/>
        </w:rPr>
        <w:t>constraints that often discourage followers from expressing their concerns and other idea</w:t>
      </w:r>
      <w:r>
        <w:t>s.”</w:t>
      </w:r>
      <w:r>
        <w:rPr>
          <w:rStyle w:val="FootnoteReference"/>
        </w:rPr>
        <w:footnoteReference w:id="617"/>
      </w:r>
      <w:r>
        <w:t xml:space="preserve"> Research confirms that the successful institutionalization of the specific dissent mechanisms discussed below depends entirely on active leadership from managing partners and litigation team leaders, who visibly signal their support for the effort and its results.</w:t>
      </w:r>
      <w:r>
        <w:rPr>
          <w:rStyle w:val="FootnoteReference"/>
        </w:rPr>
        <w:footnoteReference w:id="618"/>
      </w:r>
      <w:r>
        <w:t xml:space="preserve"> Professor William Ross, the leading expert on legal fees, argues that “senior attorneys should foster an environment in which junior colleagues are encouraged to ask questions rather than engage in costly research or other activities that could be averted by talking with other attorneys.”</w:t>
      </w:r>
      <w:r>
        <w:rPr>
          <w:rStyle w:val="FootnoteReference"/>
        </w:rPr>
        <w:footnoteReference w:id="619"/>
      </w:r>
      <w:r>
        <w:t xml:space="preserve"> At Bartlit Beck, “something is happening here that would be unthinkable in most firms”: the senior named partner drafts an outline with two junior lawyers present and providing feedback.</w:t>
      </w:r>
      <w:r>
        <w:rPr>
          <w:rStyle w:val="FootnoteReference"/>
        </w:rPr>
        <w:footnoteReference w:id="620"/>
      </w:r>
      <w:r>
        <w:t xml:space="preserve"> When firms achieve what Bartlit Beck has (a psychologically safe environment) it “ensures that decisions are not just made by the loudest or most senior people in the room but are informed by the collective intelligence of the entire team.”</w:t>
      </w:r>
      <w:r>
        <w:rPr>
          <w:rStyle w:val="FootnoteReference"/>
        </w:rPr>
        <w:footnoteReference w:id="621"/>
      </w:r>
      <w:r>
        <w:t xml:space="preserve"> At Morgan Lewis &amp; Bockius, senior partner Jack Newman ensures that all work products, even simple outlines, are disseminated to the entire group so that every attorney can benefit from and build upon individual insights that might otherwise </w:t>
        <w:lastRenderedPageBreak/>
        <w:t>remain hidden.</w:t>
      </w:r>
      <w:r>
        <w:rPr>
          <w:rStyle w:val="FootnoteReference"/>
        </w:rPr>
        <w:footnoteReference w:id="622"/>
      </w:r>
      <w:r>
        <w:t xml:space="preserve"> The discrepancies of case assessment skill between younger and older attorneys make this especially important, as one attorney explained: </w:t>
      </w:r>
    </w:p>
    <w:p w14:paraId="34B8133C" w14:textId="77777777" w:rsidR="000E6581" w:rsidRPr="00A9375B" w:rsidRDefault="000E6581" w:rsidP="003D74D8">
      <w:pPr>
        <w:pStyle w:val="BodyTextFirstIndent2"/>
        <w:spacing w:line="480" w:lineRule="auto"/>
        <w:jc w:val="both"/>
      </w:pPr>
      <w:r>
        <w:t>“When you’re young, you want to help your client so badly you tell yourself,</w:t>
      </w:r>
    </w:p>
    <w:p w14:paraId="14C6AA55" w14:textId="77777777" w:rsidR="000E6581" w:rsidRPr="00A9375B" w:rsidRDefault="000E6581" w:rsidP="003D74D8">
      <w:pPr>
        <w:pStyle w:val="BodyTextFirstIndent2"/>
        <w:spacing w:line="480" w:lineRule="auto"/>
        <w:jc w:val="both"/>
      </w:pPr>
      <w:r>
        <w:t>“There’s really not an elephant in the room, there’s really not a big gray elephant</w:t>
      </w:r>
    </w:p>
    <w:p w14:paraId="248147F0" w14:textId="77777777" w:rsidR="000E6581" w:rsidRPr="00A9375B" w:rsidRDefault="000E6581" w:rsidP="003D74D8">
      <w:pPr>
        <w:pStyle w:val="BodyTextFirstIndent2"/>
        <w:spacing w:line="480" w:lineRule="auto"/>
        <w:jc w:val="both"/>
      </w:pPr>
      <w:r>
        <w:t>over there with a pink ribbon on it” – especially if you think you found a case</w:t>
      </w:r>
    </w:p>
    <w:p w14:paraId="0EB1797D" w14:textId="77777777" w:rsidR="000E6581" w:rsidRPr="00A9375B" w:rsidRDefault="000E6581" w:rsidP="003D74D8">
      <w:pPr>
        <w:pStyle w:val="BodyTextFirstIndent2"/>
        <w:spacing w:line="480" w:lineRule="auto"/>
        <w:jc w:val="both"/>
      </w:pPr>
      <w:r>
        <w:t>that you think says, “There’s no elephant in the room.” As you get older, you tell</w:t>
      </w:r>
    </w:p>
    <w:p w14:paraId="39534C13" w14:textId="3462D093" w:rsidR="00F313FE" w:rsidRPr="00A9375B" w:rsidRDefault="000E6581" w:rsidP="003D74D8">
      <w:pPr>
        <w:pStyle w:val="BodyTextFirstIndent2"/>
        <w:spacing w:line="480" w:lineRule="auto"/>
        <w:jc w:val="both"/>
      </w:pPr>
      <w:r>
        <w:t>your client, “There’s an elephant in the room” – and they need to deal with it.”</w:t>
      </w:r>
      <w:r>
        <w:rPr>
          <w:rStyle w:val="FootnoteReference"/>
        </w:rPr>
        <w:footnoteReference w:id="623"/>
      </w:r>
    </w:p>
    <w:p w14:paraId="4B9A3723" w14:textId="01FB6445" w:rsidR="00F313FE" w:rsidRPr="00A9375B" w:rsidRDefault="00262FC9" w:rsidP="003D74D8">
      <w:pPr>
        <w:pStyle w:val="BodyTextFirstIndent"/>
        <w:spacing w:line="480" w:lineRule="auto"/>
        <w:jc w:val="both"/>
      </w:pPr>
      <w:r>
        <w:t>In addition to in-the-moment conduct, the character of legal leaders shapes a psychologically safe environment.</w:t>
      </w:r>
      <w:r>
        <w:rPr>
          <w:rStyle w:val="FootnoteReference"/>
        </w:rPr>
        <w:footnoteReference w:id="624"/>
      </w:r>
      <w:r>
        <w:t xml:space="preserve"> Cass Sunstein and Reid Hastie divide leaders into “the complacent and the anxious,” and conclude that “[g]ood managers have to be anxious”: “anxious people see obstacles, downsides, and challenges everywhere,” and they “cut through, and overcome, the risk of groupthink.”</w:t>
      </w:r>
      <w:r>
        <w:rPr>
          <w:rStyle w:val="FootnoteReference"/>
        </w:rPr>
        <w:footnoteReference w:id="625"/>
      </w:r>
      <w:r>
        <w:t xml:space="preserve"> An anxious leader is also a patient leader. Scholarship on best leadership practices supports the temperament Washington displayed at the Convention, </w:t>
      </w:r>
      <w:r>
        <w:rPr>
          <w:color w:val="000000" w:themeColor="text1"/>
        </w:rPr>
        <w:t xml:space="preserve">noting that  “wise leaders </w:t>
        <w:lastRenderedPageBreak/>
        <w:t>often speak tentatively or not at all, inviting group members to speak their mind.”</w:t>
      </w:r>
      <w:r>
        <w:rPr>
          <w:rStyle w:val="FootnoteReference"/>
          <w:color w:val="000000" w:themeColor="text1"/>
        </w:rPr>
        <w:footnoteReference w:id="626"/>
      </w:r>
      <w:r>
        <w:rPr>
          <w:color w:val="000000" w:themeColor="text1"/>
        </w:rPr>
        <w:t xml:space="preserve"> </w:t>
      </w:r>
      <w:r>
        <w:t>While contributions from leaders are welcome, leaders should remember that Washington spoke only once substantively during the Convention and should refrain from</w:t>
      </w:r>
      <w:r>
        <w:rPr>
          <w:color w:val="000000" w:themeColor="text1"/>
        </w:rPr>
        <w:t xml:space="preserve"> cutting off debate by citing seniority.</w:t>
      </w:r>
      <w:r>
        <w:rPr>
          <w:rStyle w:val="FootnoteReference"/>
          <w:color w:val="000000" w:themeColor="text1"/>
        </w:rPr>
        <w:footnoteReference w:id="627"/>
      </w:r>
      <w:r>
        <w:t xml:space="preserve"> And like Washington, a good leader</w:t>
      </w:r>
      <w:r>
        <w:rPr>
          <w:color w:val="000000" w:themeColor="text1"/>
        </w:rPr>
        <w:t xml:space="preserve"> keeps his team level-headed in times of distress. </w:t>
      </w:r>
      <w:r>
        <w:t>Although court deadlines and other time constraints are a part of practice, legal leaders must also recognize the “tyranny of time” as a structural barrier to critical appraisal of litigation strategy—the pressure of filing deadlines and billable hour demands leaves attorneys no time to step back and evaluate whether they have become wedded to a flawed legal theory.</w:t>
      </w:r>
      <w:r>
        <w:rPr>
          <w:rStyle w:val="FootnoteReference"/>
        </w:rPr>
        <w:footnoteReference w:id="628"/>
      </w:r>
      <w:r>
        <w:t xml:space="preserve"> One experimental study found that groups working under time pressure are less receptive to divergent perspectives than groups without such constraints.</w:t>
      </w:r>
      <w:r>
        <w:rPr>
          <w:rStyle w:val="FootnoteReference"/>
        </w:rPr>
        <w:footnoteReference w:id="629"/>
      </w:r>
      <w:r>
        <w:t xml:space="preserve"> </w:t>
      </w:r>
    </w:p>
    <w:p w14:paraId="02A2772B" w14:textId="77777777" w:rsidR="00B04266" w:rsidRDefault="00B04266" w:rsidP="003D74D8">
      <w:pPr>
        <w:pStyle w:val="BodyTextFirstIndent"/>
        <w:spacing w:line="480" w:lineRule="auto"/>
        <w:ind w:firstLine="0"/>
        <w:jc w:val="both"/>
      </w:pPr>
    </w:p>
    <w:p w14:paraId="305299CA" w14:textId="77777777" w:rsidR="001B515B" w:rsidRPr="00A9375B" w:rsidRDefault="001B515B" w:rsidP="003D74D8">
      <w:pPr>
        <w:pStyle w:val="BodyTextFirstIndent"/>
        <w:spacing w:line="480" w:lineRule="auto"/>
        <w:ind w:firstLine="0"/>
        <w:jc w:val="both"/>
      </w:pPr>
    </w:p>
    <w:p w14:paraId="7A66D43B" w14:textId="10D86C46" w:rsidR="00B04266" w:rsidRPr="00A9375B" w:rsidRDefault="00F1323A" w:rsidP="003D74D8">
      <w:pPr>
        <w:pStyle w:val="ListParagraph"/>
        <w:numPr>
          <w:ilvl w:val="0"/>
          <w:numId w:val="32"/>
        </w:numPr>
        <w:spacing w:line="480" w:lineRule="auto"/>
        <w:jc w:val="both"/>
      </w:pPr>
      <w:r>
        <w:rPr>
          <w:i/>
          <w:iCs/>
        </w:rPr>
        <w:t xml:space="preserve">Implementing Structured Discussions </w:t>
      </w:r>
    </w:p>
    <w:p w14:paraId="2E7439B0" w14:textId="77777777" w:rsidR="00F1323A" w:rsidRPr="00A9375B" w:rsidRDefault="00F1323A" w:rsidP="003D74D8">
      <w:pPr>
        <w:spacing w:line="480" w:lineRule="auto"/>
        <w:jc w:val="both"/>
      </w:pPr>
    </w:p>
    <w:p w14:paraId="55E8D438" w14:textId="21E12449" w:rsidR="00B04266" w:rsidRPr="00A9375B" w:rsidRDefault="00B04266" w:rsidP="003D74D8">
      <w:pPr>
        <w:pStyle w:val="BodyTextFirstIndent"/>
        <w:spacing w:line="480" w:lineRule="auto"/>
        <w:jc w:val="both"/>
      </w:pPr>
      <w:r>
        <w:rPr>
          <w:color w:val="000000" w:themeColor="text1"/>
        </w:rPr>
        <w:t>In her recent book, Supreme Court Justice Amy Coney Barrett stated that</w:t>
      </w:r>
      <w:r>
        <w:t xml:space="preserve"> “it can be frustrating to speak toward the end, because it limits my opportunity to persuade the seven justices who have already voted.”</w:t>
      </w:r>
      <w:r>
        <w:rPr>
          <w:rStyle w:val="FootnoteReference"/>
        </w:rPr>
        <w:footnoteReference w:id="630"/>
      </w:r>
      <w:r>
        <w:t xml:space="preserve"> Justice Elena Kagan likewise noted the difficulty of persuading her colleagues </w:t>
        <w:lastRenderedPageBreak/>
        <w:t>due to the pecking order.</w:t>
      </w:r>
      <w:r>
        <w:rPr>
          <w:rStyle w:val="FootnoteReference"/>
        </w:rPr>
        <w:footnoteReference w:id="631"/>
      </w:r>
      <w:r>
        <w:t xml:space="preserve"> Psychological literature confirms Barrett’s and Kagan’s experience; w</w:t>
      </w:r>
      <w:r>
        <w:rPr>
          <w:lang w:bidi="en-US"/>
        </w:rPr>
        <w:t xml:space="preserve">hen </w:t>
      </w:r>
      <w:r>
        <w:t>a legal leader</w:t>
      </w:r>
      <w:r>
        <w:rPr>
          <w:lang w:bidi="en-US"/>
        </w:rPr>
        <w:t xml:space="preserve"> speaks first, their comments frame subsequent discussion, and the group often converges on the position favored by those initial speakers.</w:t>
      </w:r>
      <w:r>
        <w:rPr>
          <w:rStyle w:val="FootnoteReference"/>
        </w:rPr>
        <w:footnoteReference w:id="632"/>
      </w:r>
      <w:r>
        <w:rPr>
          <w:lang w:bidi="en-US"/>
        </w:rPr>
        <w:t xml:space="preserve"> The perception that the group was “bound to converge” on the leader’s view is frequently illusory, as the conclusion may be an artifact of speaking order.</w:t>
      </w:r>
      <w:r>
        <w:rPr>
          <w:rStyle w:val="FootnoteReference"/>
        </w:rPr>
        <w:footnoteReference w:id="633"/>
      </w:r>
      <w:r>
        <w:t xml:space="preserve"> Further, “when a leader begins by arguing for a particular course of action, he shapes the way that others define the problem at hand, search for alternatives, and express their ideas and opinions.”</w:t>
      </w:r>
      <w:r>
        <w:rPr>
          <w:rStyle w:val="FootnoteReference"/>
        </w:rPr>
        <w:footnoteReference w:id="634"/>
      </w:r>
    </w:p>
    <w:p w14:paraId="60223AB0" w14:textId="4C2A4386" w:rsidR="00B04266" w:rsidRPr="00A9375B" w:rsidRDefault="00B04266" w:rsidP="003D74D8">
      <w:pPr>
        <w:spacing w:line="480" w:lineRule="auto"/>
        <w:ind w:firstLine="360"/>
        <w:jc w:val="both"/>
      </w:pPr>
      <w:r>
        <w:t>Deliberative Bodies should adopt specific practices to guide their discussions, avoiding the issues that accompany poor (i.e., seniority-based) or nonexistent (i.e., teams simply gathering to discuss a case) ones. As Mihael Jeklic has observed, “myside bias in lawyers is likely to be resistant to simple debiasing interventions such as presenting arguments supporting the other side…what is required to debias is a substantial change in the decision-making process that will facilitate the cognitive decoupling of prior beliefs from the evaluation task.”</w:t>
      </w:r>
      <w:r>
        <w:rPr>
          <w:rStyle w:val="FootnoteReference"/>
        </w:rPr>
        <w:footnoteReference w:id="635"/>
      </w:r>
      <w:r>
        <w:t xml:space="preserve"> Below are several such practices, by no means exhaustive, drawn from the most well-regarded scholarship in the intelligence field. </w:t>
        <w:lastRenderedPageBreak/>
        <w:t>While implementing these techniques may feel awkward compared to natural conversation, the alternative is graver. Garold Stasser and William Titus found that “unstructured discussion in the face of a consensus requirement may often fail as a means of combining unique informational resources,” particularly when that information challenges the group’s initial direction.</w:t>
      </w:r>
      <w:bookmarkStart w:id="89" w:name="_Ref222258633"/>
      <w:r>
        <w:rPr>
          <w:rStyle w:val="FootnoteReference"/>
        </w:rPr>
        <w:footnoteReference w:id="636"/>
      </w:r>
      <w:bookmarkEnd w:id="89"/>
      <w:r>
        <w:t xml:space="preserve"> In contrast, Heidi Gardner’s study of academic legal publications found that “teams produced research of far higher quality than that of their solo counterparts,” concluding that “the ‘broadening, diversification, and specialization of legal knowledge’ makes a collaborative approach in that field a wise—even necessary—choice.”</w:t>
      </w:r>
      <w:r>
        <w:rPr>
          <w:rStyle w:val="FootnoteReference"/>
        </w:rPr>
        <w:footnoteReference w:id="637"/>
      </w:r>
    </w:p>
    <w:p w14:paraId="1C3263AE" w14:textId="4D121C5C" w:rsidR="00B04266" w:rsidRPr="00A9375B" w:rsidRDefault="00926E86" w:rsidP="003D74D8">
      <w:pPr>
        <w:pStyle w:val="BodyTextFirstIndent"/>
        <w:spacing w:line="480" w:lineRule="auto"/>
        <w:jc w:val="both"/>
      </w:pPr>
      <w:r>
        <w:t>Structured debates are critical because Jane Goodman-Delahunty and her coauthors conclude “that lawyer performance can be improved by implementing case management strategies that take into account the potential overconfidence biases of the litigators.”</w:t>
      </w:r>
      <w:r>
        <w:rPr>
          <w:rStyle w:val="FootnoteReference"/>
        </w:rPr>
        <w:footnoteReference w:id="638"/>
      </w:r>
      <w:r>
        <w:t xml:space="preserve"> A</w:t>
      </w:r>
      <w:r>
        <w:rPr>
          <w:color w:val="000000" w:themeColor="text1"/>
        </w:rPr>
        <w:t>verting strategic error requires case discussions that, by design, draw on cognitively diverse perspectives and enhance psychological safety by allowing each team member to be heard.</w:t>
      </w:r>
      <w:r>
        <w:rPr>
          <w:rStyle w:val="FootnoteReference"/>
          <w:color w:val="000000" w:themeColor="text1"/>
        </w:rPr>
        <w:footnoteReference w:id="639"/>
      </w:r>
      <w:r>
        <w:rPr>
          <w:color w:val="000000" w:themeColor="text1"/>
        </w:rPr>
        <w:t xml:space="preserve"> </w:t>
      </w:r>
      <w:r>
        <w:t xml:space="preserve">These structured sessions should be implemented during the initial case consultation and every one thereafter. Kiser finds that “early [case] assessments tend to…force attorneys to stick closer to an initial assessment than may be justified by information later acquired through discovery,” and that “[i]nformation </w:t>
        <w:lastRenderedPageBreak/>
        <w:t>inconsistent with a preliminary opinion may be disregarded.”</w:t>
      </w:r>
      <w:r>
        <w:rPr>
          <w:rStyle w:val="FootnoteReference"/>
        </w:rPr>
        <w:footnoteReference w:id="640"/>
      </w:r>
      <w:r>
        <w:t xml:space="preserve"> The Convention realized the importance of timing, as from the start of the Convention:</w:t>
      </w:r>
    </w:p>
    <w:p w14:paraId="2A86CE51" w14:textId="5887A9BA" w:rsidR="003B6EEE" w:rsidRPr="00A9375B" w:rsidRDefault="00B04266" w:rsidP="003D74D8">
      <w:pPr>
        <w:pStyle w:val="BodyTextFirstIndent2"/>
        <w:spacing w:line="480" w:lineRule="auto"/>
        <w:ind w:firstLine="0"/>
        <w:jc w:val="both"/>
      </w:pPr>
      <w:r>
        <w:t>“The Framers consciously addressed the demands of their multi-party negotiation context in several ways. They began by negotiating with each other about some of the roles different delegates would play and some of the process elements they would use. In both areas, the Framers strove for creative ways to meet the challenges of their particular situation, and make wise use of the skills and opportunities they had at hand. They chose process rules that would encourage them to share their concerns openly, to listen to each other, and to feel comfortable learning from each other. They made their process flexible enough to permit exploration of new ideas, reconsideration of old ideas, and experimentation with new combinations of ideas.”</w:t>
      </w:r>
      <w:r>
        <w:rPr>
          <w:rStyle w:val="FootnoteReference"/>
        </w:rPr>
        <w:footnoteReference w:id="641"/>
      </w:r>
    </w:p>
    <w:p w14:paraId="0E56AE6F" w14:textId="77777777" w:rsidR="003B6EEE" w:rsidRPr="00A9375B" w:rsidRDefault="003B6EEE" w:rsidP="003D74D8">
      <w:pPr>
        <w:pStyle w:val="BodyTextFirstIndent2"/>
        <w:spacing w:line="480" w:lineRule="auto"/>
        <w:ind w:left="0" w:firstLine="0"/>
        <w:jc w:val="both"/>
      </w:pPr>
    </w:p>
    <w:p w14:paraId="13791F2C" w14:textId="77777777" w:rsidR="00B04266" w:rsidRPr="00A9375B" w:rsidRDefault="00B04266" w:rsidP="003D74D8">
      <w:pPr>
        <w:pStyle w:val="ListParagraph"/>
        <w:numPr>
          <w:ilvl w:val="0"/>
          <w:numId w:val="26"/>
        </w:numPr>
        <w:spacing w:line="480" w:lineRule="auto"/>
        <w:jc w:val="both"/>
        <w:rPr>
          <w:i/>
          <w:iCs/>
          <w:smallCaps/>
          <w:color w:val="000000" w:themeColor="text1"/>
        </w:rPr>
      </w:pPr>
      <w:r>
        <w:rPr>
          <w:i/>
          <w:iCs/>
          <w:smallCaps/>
          <w:lang w:bidi="en-US"/>
        </w:rPr>
        <w:t>Nominal Group Technique and the Delphi Method</w:t>
      </w:r>
    </w:p>
    <w:p w14:paraId="28AD9BF3" w14:textId="77777777" w:rsidR="00B04266" w:rsidRPr="00A9375B" w:rsidRDefault="00B04266" w:rsidP="003D74D8">
      <w:pPr>
        <w:spacing w:line="480" w:lineRule="auto"/>
        <w:ind w:left="360"/>
        <w:jc w:val="both"/>
        <w:rPr>
          <w:smallCaps/>
          <w:color w:val="000000" w:themeColor="text1"/>
        </w:rPr>
      </w:pPr>
    </w:p>
    <w:p w14:paraId="44F43BD6" w14:textId="535141EC" w:rsidR="00466192" w:rsidRPr="00A9375B" w:rsidRDefault="00B04266" w:rsidP="003D74D8">
      <w:pPr>
        <w:pStyle w:val="BodyTextFirstIndent"/>
        <w:spacing w:line="480" w:lineRule="auto"/>
        <w:jc w:val="both"/>
      </w:pPr>
      <w:r>
        <w:t xml:space="preserve">Two complementary techniques use anonymity to enhance team members’ willingness to speak up. </w:t>
      </w:r>
      <w:r>
        <w:rPr>
          <w:lang w:bidi="en-US"/>
        </w:rPr>
        <w:t>Anonymity facilitates “the expression of opinions that go against the conventional wisdom and may not otherwise be expressed.”</w:t>
      </w:r>
      <w:r>
        <w:rPr>
          <w:vertAlign w:val="superscript"/>
        </w:rPr>
        <w:footnoteReference w:id="642"/>
      </w:r>
      <w:r>
        <w:t xml:space="preserve"> Andrew Van de Ven and André Delbecq found that “the anonymity and isolation of respondents facilitate a freedom from conformity </w:t>
        <w:lastRenderedPageBreak/>
        <w:t>pressures.”</w:t>
      </w:r>
      <w:r>
        <w:rPr>
          <w:vertAlign w:val="superscript"/>
        </w:rPr>
        <w:footnoteReference w:id="643"/>
      </w:r>
      <w:r>
        <w:rPr>
          <w:lang w:bidi="en-US"/>
        </w:rPr>
        <w:t xml:space="preserve"> First, the Nominal Group Technique prevents senior attorneys from dominating the discussion by having</w:t>
      </w:r>
      <w:r>
        <w:t xml:space="preserve"> a</w:t>
      </w:r>
      <w:r>
        <w:rPr>
          <w:lang w:bidi="en-US"/>
        </w:rPr>
        <w:t xml:space="preserve"> facilitator pose a question (e.g., what legal or evidentiary weaknesses could defeat this claim?) and by having participants work privately, writing responses on index cards. Ideas are then presented sequentially in round-robin fashion until exhausted, with no discussion before all are catalogued, and voting by secret ballot.</w:t>
      </w:r>
      <w:r>
        <w:rPr>
          <w:vertAlign w:val="superscript"/>
        </w:rPr>
        <w:footnoteReference w:id="644"/>
      </w:r>
      <w:r>
        <w:t xml:space="preserve"> </w:t>
      </w:r>
    </w:p>
    <w:p w14:paraId="2454EF08" w14:textId="0E571203" w:rsidR="00466192" w:rsidRPr="00A9375B" w:rsidRDefault="00B04266" w:rsidP="003D74D8">
      <w:pPr>
        <w:pStyle w:val="BodyTextFirstIndent"/>
        <w:spacing w:line="480" w:lineRule="auto"/>
        <w:jc w:val="both"/>
        <w:rPr>
          <w:lang w:bidi="en-US"/>
        </w:rPr>
      </w:pPr>
      <w:r>
        <w:rPr>
          <w:lang w:bidi="en-US"/>
        </w:rPr>
        <w:t>Second</w:t>
      </w:r>
      <w:r>
        <w:t xml:space="preserve">, </w:t>
      </w:r>
      <w:r>
        <w:rPr>
          <w:lang w:bidi="en-US"/>
        </w:rPr>
        <w:t>the Delphi Method can provide anonymity</w:t>
      </w:r>
      <w:r>
        <w:t xml:space="preserve"> by having a</w:t>
      </w:r>
      <w:r>
        <w:rPr>
          <w:lang w:bidi="en-US"/>
        </w:rPr>
        <w:t xml:space="preserve"> moderator distribute questionnaires in which attorneys rate the strength of cases on specific dimensions, with written explanations.</w:t>
      </w:r>
      <w:r>
        <w:rPr>
          <w:vertAlign w:val="superscript"/>
        </w:rPr>
        <w:footnoteReference w:id="645"/>
      </w:r>
      <w:r>
        <w:t xml:space="preserve"> </w:t>
      </w:r>
      <w:r>
        <w:rPr>
          <w:lang w:bidi="en-US"/>
        </w:rPr>
        <w:t>The moderator collects responses and distributes summaries, thereby enabling participants to adjust their original theories.</w:t>
      </w:r>
      <w:r>
        <w:rPr>
          <w:vertAlign w:val="superscript"/>
        </w:rPr>
        <w:footnoteReference w:id="646"/>
      </w:r>
      <w:r>
        <w:rPr>
          <w:lang w:bidi="en-US"/>
        </w:rPr>
        <w:t xml:space="preserve"> Firms using these methods have found that “even some of [the] more skeptical partners have been pleasantly surprised during meetings which have been preceded by anonymous questionnaires and other devices designed to bring out the views of our young people in a nonthreatening way.”</w:t>
      </w:r>
      <w:r>
        <w:rPr>
          <w:rStyle w:val="FootnoteReference"/>
          <w:lang w:bidi="en-US"/>
        </w:rPr>
        <w:footnoteReference w:id="647"/>
      </w:r>
      <w:r>
        <w:rPr>
          <w:lang w:bidi="en-US"/>
        </w:rPr>
        <w:t xml:space="preserve"> Irving Janis suggested that groupthink can be prevented during these meetings when team members are asked “to express as vividly as they can all their residual doubts and to rethink the entire issue before making a definitive choice.”</w:t>
      </w:r>
      <w:r>
        <w:rPr>
          <w:rStyle w:val="FootnoteReference"/>
          <w:lang w:bidi="en-US"/>
        </w:rPr>
        <w:footnoteReference w:id="648"/>
      </w:r>
    </w:p>
    <w:p w14:paraId="09D2F9D8" w14:textId="0D16B6F4" w:rsidR="00B04266" w:rsidRPr="00A9375B" w:rsidRDefault="00B04266" w:rsidP="003D74D8">
      <w:pPr>
        <w:pStyle w:val="BodyTextFirstIndent"/>
        <w:spacing w:line="480" w:lineRule="auto"/>
        <w:ind w:firstLine="0"/>
        <w:jc w:val="both"/>
        <w:rPr>
          <w:lang w:bidi="en-US"/>
        </w:rPr>
      </w:pPr>
    </w:p>
    <w:p w14:paraId="7DC79866"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lastRenderedPageBreak/>
        <w:t>Premortem Analysis and Collective Role Reversal</w:t>
      </w:r>
    </w:p>
    <w:p w14:paraId="6D2E8573" w14:textId="77777777" w:rsidR="00B04266" w:rsidRPr="00A9375B" w:rsidRDefault="00B04266" w:rsidP="003D74D8">
      <w:pPr>
        <w:spacing w:line="480" w:lineRule="auto"/>
        <w:ind w:left="360"/>
        <w:jc w:val="both"/>
        <w:rPr>
          <w:iCs/>
          <w:smallCaps/>
          <w:color w:val="000000" w:themeColor="text1"/>
        </w:rPr>
      </w:pPr>
    </w:p>
    <w:p w14:paraId="2CC28B7C" w14:textId="5C766DDD" w:rsidR="00B04266" w:rsidRPr="00A9375B" w:rsidRDefault="00B04266" w:rsidP="003D74D8">
      <w:pPr>
        <w:pStyle w:val="BodyTextFirstIndent"/>
        <w:spacing w:line="480" w:lineRule="auto"/>
        <w:jc w:val="both"/>
      </w:pPr>
      <w:r>
        <w:t>The Convention’s nonbinding straw votes helped avoid cognitive dissonance—the phenomenon that people align their private beliefs with a previously given public opinion.</w:t>
      </w:r>
      <w:r>
        <w:rPr>
          <w:rStyle w:val="FootnoteReference"/>
        </w:rPr>
        <w:footnoteReference w:id="649"/>
      </w:r>
      <w:r>
        <w:t xml:space="preserve"> In practice, trial lawyers tend to defend</w:t>
      </w:r>
      <w:r>
        <w:rPr>
          <w:lang w:bidi="en-US"/>
        </w:rPr>
        <w:t xml:space="preserve"> their case theory after speaking with another attorney, whether or not that theory is well-reasoned.</w:t>
      </w:r>
      <w:r>
        <w:rPr>
          <w:rStyle w:val="FootnoteReference"/>
        </w:rPr>
        <w:footnoteReference w:id="650"/>
      </w:r>
      <w:r>
        <w:rPr>
          <w:lang w:bidi="en-US"/>
        </w:rPr>
        <w:t xml:space="preserve"> This confidence often proves unfounded as “[a] confident, cohesive, but error-prone group is nothing to celebrate.”</w:t>
      </w:r>
      <w:r>
        <w:rPr>
          <w:rStyle w:val="FootnoteReference"/>
        </w:rPr>
        <w:footnoteReference w:id="651"/>
      </w:r>
      <w:r>
        <w:rPr>
          <w:lang w:bidi="en-US"/>
        </w:rPr>
        <w:t xml:space="preserve"> </w:t>
      </w:r>
    </w:p>
    <w:p w14:paraId="3E6DCD84" w14:textId="798D27B4" w:rsidR="00B04266" w:rsidRPr="00A9375B" w:rsidRDefault="00B04266" w:rsidP="003D74D8">
      <w:pPr>
        <w:pStyle w:val="BodyTextFirstIndent"/>
        <w:spacing w:line="480" w:lineRule="auto"/>
        <w:jc w:val="both"/>
        <w:rPr>
          <w:lang w:bidi="en-US"/>
        </w:rPr>
      </w:pPr>
      <w:r>
        <w:rPr>
          <w:lang w:bidi="en-US"/>
        </w:rPr>
        <w:t>A Premortem Analysis helps combat these tendencies. The team imagines that it is months into the future and that the case has been lost on a motion to dismiss.</w:t>
      </w:r>
      <w:r>
        <w:rPr>
          <w:rStyle w:val="FootnoteReference"/>
          <w:lang w:bidi="en-US"/>
        </w:rPr>
        <w:footnoteReference w:id="652"/>
      </w:r>
      <w:r>
        <w:rPr>
          <w:lang w:bidi="en-US"/>
        </w:rPr>
        <w:t xml:space="preserve"> Thereafter, team members individually write down reasons for failure, then share them in a round-robin format. Kiser suggests that these exercises “counter overconfidence by forcing decision makers to preview adverse outcomes and identify the assumptions most likely to precipitate failure.”</w:t>
      </w:r>
      <w:r>
        <w:rPr>
          <w:rStyle w:val="FootnoteReference"/>
          <w:lang w:bidi="en-US"/>
        </w:rPr>
        <w:footnoteReference w:id="653"/>
      </w:r>
      <w:r>
        <w:rPr>
          <w:lang w:bidi="en-US"/>
        </w:rPr>
        <w:t xml:space="preserve"> Gary Klein confirms this</w:t>
      </w:r>
      <w:r>
        <w:t>, finding that “prospective hindsight—imagining that an event has already occurred—increases the ability to correctly identify reasons for future outcomes by 30%.”</w:t>
      </w:r>
      <w:r>
        <w:rPr>
          <w:rStyle w:val="FootnoteReference"/>
        </w:rPr>
        <w:footnoteReference w:id="654"/>
      </w:r>
      <w:r>
        <w:t xml:space="preserve"> Christine Jolls </w:t>
        <w:lastRenderedPageBreak/>
        <w:t>and Cass Sunstein find that requiring litigants to consider the weaknesses in their own case can neutralize role-induced bias, producing convergent case valuations between plaintiffs and defendants.</w:t>
      </w:r>
      <w:r>
        <w:rPr>
          <w:rStyle w:val="FootnoteReference"/>
        </w:rPr>
        <w:footnoteReference w:id="655"/>
      </w:r>
      <w:r>
        <w:t xml:space="preserve"> </w:t>
      </w:r>
      <w:r>
        <w:rPr>
          <w:lang w:bidi="en-US"/>
        </w:rPr>
        <w:t>From this opposite perspective, attorneys can identify weaknesses in the litigation theory and the reasons a judge might rule against them.</w:t>
      </w:r>
      <w:r>
        <w:rPr>
          <w:rStyle w:val="FootnoteReference"/>
        </w:rPr>
        <w:footnoteReference w:id="656"/>
      </w:r>
      <w:r>
        <w:rPr>
          <w:lang w:bidi="en-US"/>
        </w:rPr>
        <w:t xml:space="preserve"> Alafair Burke suggests that bringing in attorneys unfamiliar with the case (in a limited consulting role that leaves ultimate decision-making authority with the original team) for a “fresh look” may help interrogate the initial decision-makers’ underlying assumptions.</w:t>
      </w:r>
      <w:r>
        <w:rPr>
          <w:rStyle w:val="FootnoteReference"/>
          <w:lang w:bidi="en-US"/>
        </w:rPr>
        <w:footnoteReference w:id="657"/>
      </w:r>
    </w:p>
    <w:p w14:paraId="5B13D7EE" w14:textId="77777777" w:rsidR="00AA0547" w:rsidRDefault="00AA0547" w:rsidP="003D74D8">
      <w:pPr>
        <w:pStyle w:val="BodyTextFirstIndent"/>
        <w:spacing w:line="480" w:lineRule="auto"/>
        <w:jc w:val="both"/>
        <w:rPr>
          <w:lang w:bidi="en-US"/>
        </w:rPr>
      </w:pPr>
    </w:p>
    <w:p w14:paraId="6F6E6B50" w14:textId="77777777" w:rsidR="001B515B" w:rsidRPr="00A9375B" w:rsidRDefault="001B515B" w:rsidP="003D74D8">
      <w:pPr>
        <w:pStyle w:val="BodyTextFirstIndent"/>
        <w:spacing w:line="480" w:lineRule="auto"/>
        <w:jc w:val="both"/>
        <w:rPr>
          <w:lang w:bidi="en-US"/>
        </w:rPr>
      </w:pPr>
    </w:p>
    <w:p w14:paraId="15722702"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t>Red Team Assessment and Key Assumptions Check</w:t>
      </w:r>
    </w:p>
    <w:p w14:paraId="574F3A56" w14:textId="77777777" w:rsidR="00B04266" w:rsidRPr="00A9375B" w:rsidRDefault="00B04266" w:rsidP="003D74D8">
      <w:pPr>
        <w:spacing w:line="480" w:lineRule="auto"/>
        <w:ind w:left="360"/>
        <w:jc w:val="both"/>
        <w:rPr>
          <w:iCs/>
          <w:smallCaps/>
          <w:color w:val="000000" w:themeColor="text1"/>
        </w:rPr>
      </w:pPr>
    </w:p>
    <w:p w14:paraId="157DE171" w14:textId="37390FB0" w:rsidR="00B04266" w:rsidRPr="00A9375B" w:rsidRDefault="00B04266" w:rsidP="003D74D8">
      <w:pPr>
        <w:pStyle w:val="BodyTextFirstIndent"/>
        <w:spacing w:line="480" w:lineRule="auto"/>
        <w:jc w:val="both"/>
        <w:rPr>
          <w:lang w:bidi="en-US"/>
        </w:rPr>
      </w:pPr>
      <w:r>
        <w:rPr>
          <w:lang w:bidi="en-US"/>
        </w:rPr>
        <w:t>Litigation teams often view evidence through their client’s lens, failing to apprehend how the same facts support the defense’s theory or alternative interpretations a factfinder might adopt.</w:t>
      </w:r>
      <w:r>
        <w:rPr>
          <w:rStyle w:val="FootnoteReference"/>
          <w:lang w:bidi="en-US"/>
        </w:rPr>
        <w:footnoteReference w:id="658"/>
      </w:r>
      <w:r>
        <w:rPr>
          <w:lang w:bidi="en-US"/>
        </w:rPr>
        <w:t xml:space="preserve"> An empirical study found that “a lawyer’s commitment to the client and the case may induce a self-serving bias,” which is “the expectation of one party that exceeds the beliefs of the opposing party,” and that “[s]elf-serving biases in litigation were strong predictors of nonsettlement before proceeding to court.”</w:t>
      </w:r>
      <w:bookmarkStart w:id="90" w:name="_Ref222258836"/>
      <w:r>
        <w:rPr>
          <w:rStyle w:val="FootnoteReference"/>
          <w:lang w:bidi="en-US"/>
        </w:rPr>
        <w:footnoteReference w:id="659"/>
      </w:r>
      <w:bookmarkEnd w:id="90"/>
      <w:r>
        <w:rPr>
          <w:lang w:bidi="en-US"/>
        </w:rPr>
        <w:t xml:space="preserve"> Observers of mock trials have noted that “the would-be litigators are often </w:t>
        <w:lastRenderedPageBreak/>
        <w:t>surprised and dismayed by the strength of the position put forth by their mock opponent,” and, “[i]n the absence of such a vivid demonstration of their bias, disputants are likely to hold an overly optimistic assessment of their chances in court.”</w:t>
      </w:r>
      <w:r>
        <w:rPr>
          <w:rStyle w:val="FootnoteReference"/>
        </w:rPr>
        <w:footnoteReference w:id="660"/>
      </w:r>
      <w:r>
        <w:t xml:space="preserve"> Indeed, a substantial empirical study involving a “</w:t>
      </w:r>
      <w:r>
        <w:rPr>
          <w:lang w:bidi="en-US"/>
        </w:rPr>
        <w:t>large sample of U.S. lawyers showed clear evidence of unrealistic litigation goals,” and “[o]verall,</w:t>
      </w:r>
      <w:r>
        <w:t xml:space="preserve"> </w:t>
      </w:r>
      <w:r>
        <w:rPr>
          <w:lang w:bidi="en-US"/>
        </w:rPr>
        <w:t>lawyers were</w:t>
      </w:r>
      <w:r>
        <w:t xml:space="preserve"> </w:t>
      </w:r>
      <w:r>
        <w:rPr>
          <w:lang w:bidi="en-US"/>
        </w:rPr>
        <w:t xml:space="preserve">overconfident in their predictions </w:t>
      </w:r>
      <w:r>
        <w:t>[about litigation outcomes].”</w:t>
      </w:r>
      <w:r>
        <w:rPr>
          <w:rStyle w:val="FootnoteReference"/>
        </w:rPr>
        <w:footnoteReference w:id="661"/>
      </w:r>
      <w:r>
        <w:t xml:space="preserve"> </w:t>
      </w:r>
      <w:r>
        <w:rPr>
          <w:lang w:bidi="en-US"/>
        </w:rPr>
        <w:t>Every litigation strategy also rests on assumptions like how courts will rule or how factfinders weigh evidence, which are rarely explicitly made.</w:t>
      </w:r>
    </w:p>
    <w:p w14:paraId="0DA44F07" w14:textId="231BB0F9" w:rsidR="00481776" w:rsidRPr="00A9375B" w:rsidRDefault="00B04266" w:rsidP="003D74D8">
      <w:pPr>
        <w:pStyle w:val="BodyTextFirstIndent"/>
        <w:spacing w:line="480" w:lineRule="auto"/>
        <w:jc w:val="both"/>
        <w:rPr>
          <w:lang w:bidi="en-US"/>
        </w:rPr>
      </w:pPr>
      <w:r>
        <w:rPr>
          <w:lang w:bidi="en-US"/>
        </w:rPr>
        <w:t xml:space="preserve">A Red </w:t>
      </w:r>
      <w:r>
        <w:t>Team</w:t>
      </w:r>
      <w:r>
        <w:rPr>
          <w:lang w:bidi="en-US"/>
        </w:rPr>
        <w:t xml:space="preserve"> Analysis assigns a team (rather than the artificial individual dissenter as discussed above) to adopt the perspective of opposing counsel and generate the strongest case against the client’s position</w:t>
      </w:r>
      <w:r>
        <w:t>.</w:t>
      </w:r>
      <w:r>
        <w:rPr>
          <w:rStyle w:val="FootnoteReference"/>
        </w:rPr>
        <w:footnoteReference w:id="662"/>
      </w:r>
      <w:r>
        <w:rPr>
          <w:lang w:bidi="en-US"/>
        </w:rPr>
        <w:t xml:space="preserve"> A similar technique, the Key Assumptions Check, complements Red </w:t>
      </w:r>
      <w:r>
        <w:t>Team</w:t>
      </w:r>
      <w:r>
        <w:rPr>
          <w:lang w:bidi="en-US"/>
        </w:rPr>
        <w:t xml:space="preserve"> Analysis by identifying and questioning the beliefs that guide a legal team’s interpretation of evidence and its reasoning about a particular problem.</w:t>
      </w:r>
      <w:r>
        <w:rPr>
          <w:rStyle w:val="FootnoteReference"/>
        </w:rPr>
        <w:footnoteReference w:id="663"/>
      </w:r>
      <w:r>
        <w:t xml:space="preserve"> </w:t>
      </w:r>
      <w:r>
        <w:rPr>
          <w:lang w:bidi="en-US"/>
        </w:rPr>
        <w:t>The technique brings together a small group—including attorneys outside the core litigation team—to introduce new perspectives.</w:t>
      </w:r>
      <w:r>
        <w:rPr>
          <w:rStyle w:val="FootnoteReference"/>
        </w:rPr>
        <w:footnoteReference w:id="664"/>
      </w:r>
      <w:r>
        <w:rPr>
          <w:lang w:bidi="en-US"/>
        </w:rPr>
        <w:t xml:space="preserve"> For each assumption, the team asks questions such as “Why am I confident that this assumption is correct? In what circumstances might this assumption be untrue? … If it turns out to be invalid, how much impact would this have on the [case]?” One experienced facilitator of this technique </w:t>
        <w:lastRenderedPageBreak/>
        <w:t>reports that approximately one in every four key assumptions dissolves under rigorous examination.</w:t>
      </w:r>
      <w:r>
        <w:rPr>
          <w:rStyle w:val="FootnoteReference"/>
        </w:rPr>
        <w:footnoteReference w:id="665"/>
      </w:r>
    </w:p>
    <w:p w14:paraId="47B3A395" w14:textId="77777777" w:rsidR="00481776" w:rsidRPr="00A9375B" w:rsidRDefault="00481776" w:rsidP="003D74D8">
      <w:pPr>
        <w:pStyle w:val="BodyTextFirstIndent"/>
        <w:spacing w:line="480" w:lineRule="auto"/>
        <w:ind w:firstLine="0"/>
        <w:jc w:val="both"/>
      </w:pPr>
    </w:p>
    <w:p w14:paraId="51977620" w14:textId="249958EC" w:rsidR="00481776" w:rsidRPr="00A9375B" w:rsidRDefault="00481776" w:rsidP="003D74D8">
      <w:pPr>
        <w:pStyle w:val="ListParagraph"/>
        <w:numPr>
          <w:ilvl w:val="0"/>
          <w:numId w:val="32"/>
        </w:numPr>
        <w:spacing w:line="480" w:lineRule="auto"/>
        <w:jc w:val="both"/>
        <w:rPr>
          <w:i/>
          <w:iCs/>
        </w:rPr>
      </w:pPr>
      <w:r>
        <w:rPr>
          <w:i/>
          <w:iCs/>
        </w:rPr>
        <w:t>The Practices Discussed Above Can and Should be Billed</w:t>
      </w:r>
    </w:p>
    <w:p w14:paraId="3A9B9227" w14:textId="77777777" w:rsidR="00481776" w:rsidRPr="00A9375B" w:rsidRDefault="00481776" w:rsidP="003D74D8">
      <w:pPr>
        <w:spacing w:line="480" w:lineRule="auto"/>
        <w:jc w:val="both"/>
      </w:pPr>
    </w:p>
    <w:p w14:paraId="7D42A48D" w14:textId="786118B8" w:rsidR="00481776" w:rsidRPr="00A9375B" w:rsidRDefault="00481776" w:rsidP="003D74D8">
      <w:pPr>
        <w:pStyle w:val="BodyTextFirstIndent"/>
        <w:spacing w:line="480" w:lineRule="auto"/>
        <w:jc w:val="both"/>
      </w:pPr>
      <w:r>
        <w:t>Firms should have no trouble billing the practices discussed above as ‘internal conferences’ among attorneys working on the same matter, so long as they do it properly. To ensure that internal conferences are viewed as legitimate billable work rather than fraud, chit-chat, or inefficient churning, attorneys should coordinate their billing entries by asking one another how much time they plan to bill to avoid discrepancies, provide specific descriptions that explain the purposes and subjects discussed rather than vague labels, ensure proper classification by distinguishing true collaboration from proofreading or instruction, and demonstrate that conferences serve to prevent duplication of effort and improve efficiency rather than merely generate hours.</w:t>
      </w:r>
      <w:bookmarkStart w:id="91" w:name="_Ref222258293"/>
      <w:r>
        <w:rPr>
          <w:rStyle w:val="FootnoteReference"/>
        </w:rPr>
        <w:footnoteReference w:id="666"/>
      </w:r>
      <w:bookmarkEnd w:id="91"/>
      <w:r>
        <w:t xml:space="preserve"> If firms are concerned, the safe practice would be to have only one lawyer—generally the most senior lawyer involved, or the lawyer leading the representation—bill for time spent in conference.</w:t>
      </w:r>
      <w:r>
        <w:rPr>
          <w:rStyle w:val="FootnoteReference"/>
        </w:rPr>
        <w:footnoteReference w:id="667"/>
      </w:r>
      <w:r>
        <w:t xml:space="preserve"> When these practices are followed, federal courts have repeatedly approved substantial time for such collaborative work. In </w:t>
      </w:r>
      <w:r>
        <w:rPr>
          <w:i/>
          <w:iCs/>
        </w:rPr>
        <w:t>McKenzie v. Kennickell</w:t>
      </w:r>
      <w:r>
        <w:t xml:space="preserve">, the U.S. District Court for the District of Columbia declined to reduce a fee petition over the government’s objection that 752 hours had been spent solely in conferences, holding that “conferences between attorneys to discuss strategy and prepare </w:t>
        <w:lastRenderedPageBreak/>
        <w:t>for oral argument are an essential part of effective litigation” and that “meetings between junior and senior lawyers to discuss the progress of research and review completed assignments are reasonable and appropriate means to secure proper supervision and efficient staffing of large class actions cases such as this.”</w:t>
      </w:r>
      <w:r>
        <w:rPr>
          <w:rStyle w:val="FootnoteReference"/>
        </w:rPr>
        <w:footnoteReference w:id="668"/>
      </w:r>
      <w:r>
        <w:t xml:space="preserve"> The Seventh Circuit likewise upheld fees for strategy conferences in </w:t>
      </w:r>
      <w:r>
        <w:rPr>
          <w:i/>
          <w:iCs/>
        </w:rPr>
        <w:t>Berberena v. Coler</w:t>
      </w:r>
      <w:r>
        <w:t>, explaining that in “a difficult case with significant social effects,” participation in conferences “may indeed have been crucial to subsequent participation in the case.”</w:t>
      </w:r>
      <w:r>
        <w:rPr>
          <w:rStyle w:val="FootnoteReference"/>
        </w:rPr>
        <w:footnoteReference w:id="669"/>
      </w:r>
      <w:r>
        <w:t xml:space="preserve"> This judicial recognition aligns with the professional competence duty codified in Model Rule 1.1, which requires attorneys to employ “methods and procedures meeting the standards of competent practitioners.”</w:t>
      </w:r>
      <w:r>
        <w:rPr>
          <w:rStyle w:val="FootnoteReference"/>
        </w:rPr>
        <w:footnoteReference w:id="670"/>
      </w:r>
      <w:r>
        <w:t xml:space="preserve"> </w:t>
      </w:r>
    </w:p>
    <w:p w14:paraId="00AFB2E2" w14:textId="19699EEB" w:rsidR="00481776" w:rsidRPr="00A9375B" w:rsidRDefault="00481776" w:rsidP="003D74D8">
      <w:pPr>
        <w:pStyle w:val="BodyTextFirstIndent"/>
        <w:spacing w:line="480" w:lineRule="auto"/>
        <w:jc w:val="both"/>
      </w:pPr>
      <w:r>
        <w:t>Ross has claimed internal conferences are “among the least wasteful [billing] activities” because they “prevent the duplication of effort that so often occurs when attorneys fail to coordinate their efforts” and “enable lawyers to develop solutions that would take an individual attorney far longer to reach. Two or more heads truly are better than one.”</w:t>
      </w:r>
      <w:r>
        <w:rPr>
          <w:rStyle w:val="FootnoteReference"/>
        </w:rPr>
        <w:footnoteReference w:id="671"/>
      </w:r>
      <w:r>
        <w:t xml:space="preserve"> Ross’s claims are substantiated by Heidi Gardner’s “empirical findings show[ing] that the clients paid handsomely for” billed collaboration as “clients care deeply about the degree to which their external advisers collaborate with colleagues within their own firm,” and, as Ross argues, “these meetings frequently save money for clients.”</w:t>
      </w:r>
      <w:bookmarkStart w:id="92" w:name="_Ref222258487"/>
      <w:r>
        <w:rPr>
          <w:rStyle w:val="FootnoteReference"/>
        </w:rPr>
        <w:footnoteReference w:id="672"/>
      </w:r>
      <w:bookmarkEnd w:id="92"/>
      <w:r>
        <w:t xml:space="preserve"> One pharmaceutical executive explained that when it comes to billing, </w:t>
        <w:lastRenderedPageBreak/>
        <w:t>“the more complex the issue, the more I expect my primary adviser to collaborate with other experts to ensure we’re getting high-quality, strategic, accurate, appropriate advice.”</w:t>
      </w:r>
      <w:r>
        <w:rPr>
          <w:rStyle w:val="FootnoteReference"/>
        </w:rPr>
        <w:footnoteReference w:id="673"/>
      </w:r>
      <w:r>
        <w:t xml:space="preserve"> Collaboration also prevents malpractice. ABA data shows almost half (47.28 percent) of legal malpractice claims result from substantive errors.</w:t>
      </w:r>
      <w:r>
        <w:rPr>
          <w:rStyle w:val="FootnoteReference"/>
        </w:rPr>
        <w:footnoteReference w:id="674"/>
      </w:r>
      <w:r>
        <w:t xml:space="preserve"> A professional liability insurer confirmed that these substantive mistakes have “supplanted client misconduct and conflicts... and the failure to collaborate is a key part of those claims.”</w:t>
      </w:r>
      <w:r>
        <w:rPr>
          <w:rStyle w:val="FootnoteReference"/>
        </w:rPr>
        <w:footnoteReference w:id="675"/>
      </w:r>
      <w:r>
        <w:t xml:space="preserve">   </w:t>
      </w:r>
    </w:p>
    <w:p>
      <w:pPr>
        <w:pStyle w:val="ListParagraph"/>
        <w:numPr>
          <w:ilvl w:val="0"/>
          <w:numId w:val="31"/>
        </w:numPr>
        <w:spacing w:line="480" w:lineRule="auto"/>
        <w:jc w:val="center"/>
        <w:rPr>
          <w:ins w:id="202720" w:author="Claude" w:date="2026-09-27T12:00:00Z"/>
          <w:smallCaps/>
          <w:color w:val="000000" w:themeColor="text1"/>
        </w:rPr>
      </w:pPr>
      <w:ins w:id="202719" w:author="Claude" w:date="2026-09-27T12:00:00Z">
        <w:r>
          <w:rPr>
            <w:smallCaps/>
            <w:color w:val="000000" w:themeColor="text1"/>
          </w:rPr>
          <w:t>From Theory to Practice</w:t>
        </w:r>
      </w:ins>
    </w:p>
    <w:p w14:paraId="6F6E2CBD" w14:textId="3D7132BA" w:rsidR="00481776" w:rsidRPr="00A9375B" w:rsidRDefault="00481776" w:rsidP="003D74D8">
      <w:pPr>
        <w:pStyle w:val="BodyTextFirstIndent"/>
        <w:spacing w:line="480" w:lineRule="auto"/>
        <w:jc w:val="both"/>
      </w:pPr>
      <w:r>
        <w:t>Mooting—assembling multiple attorneys to conduct a simulated argument before an advocate presents to a court—is an existing billing practice under the “internal conference” label, while the suggestions above are, to my knowledge, novel. Michael Huston, a Perkins Coie partner and one of the most experienced Supreme Court advocates in the country, told me on a Zoom call that conducting a moot court—where one attorney plays one of the nine justices and the group grills his arguments—is essential to his SCOTUS prep routine.</w:t>
      </w:r>
      <w:r>
        <w:rPr>
          <w:rStyle w:val="FootnoteReference"/>
        </w:rPr>
        <w:footnoteReference w:id="676"/>
      </w:r>
      <w:r>
        <w:t xml:space="preserve"> And as Professor Richard Lazarus observed, “[s]ome of the...best Supreme Court advocates in the country are the ones who change their arguments the most” after mooting because “[t]hey know how to listen to a moot and take advantage of a moot.”</w:t>
      </w:r>
      <w:r>
        <w:rPr>
          <w:rStyle w:val="FootnoteReference"/>
        </w:rPr>
        <w:footnoteReference w:id="677"/>
      </w:r>
      <w:r>
        <w:t xml:space="preserve"> Bartlit Beck is so dedicated to rehearsal that it has built a mock courtroom </w:t>
        <w:lastRenderedPageBreak/>
        <w:t>within its offices.</w:t>
      </w:r>
      <w:r>
        <w:rPr>
          <w:rStyle w:val="FootnoteReference"/>
        </w:rPr>
        <w:footnoteReference w:id="678"/>
      </w:r>
      <w:r>
        <w:t xml:space="preserve"> Other advocates prepare through moots at Georgetown Law School, which builds cognitive diversity by “selecting moot panelists from every conceivable ideological stratum” and protects the advocates’ psychological safety by keeping judgments confidential.</w:t>
      </w:r>
      <w:r>
        <w:rPr>
          <w:rStyle w:val="FootnoteReference"/>
        </w:rPr>
        <w:footnoteReference w:id="679"/>
      </w:r>
      <w:r>
        <w:t xml:space="preserve"> Federal courts have repeatedly approved fee petitions that include time for moot court exercises. The Ninth Circuit held that “[a] moot court to prepare for argument in a case as important as this one is not unreasonable,” and the Eleventh Circuit went further, stating that it “appreciate[s] and encourage[s] counsel’s thorough preparation for oral argument” (including the participation of multiple attorneys in a moot court session).</w:t>
      </w:r>
      <w:r>
        <w:rPr>
          <w:rStyle w:val="FootnoteReference"/>
        </w:rPr>
        <w:footnoteReference w:id="680"/>
      </w:r>
      <w:r>
        <w:t xml:space="preserve"> In fee litigation arising from the Supreme Court case of </w:t>
      </w:r>
      <w:r>
        <w:rPr>
          <w:i/>
          <w:iCs/>
        </w:rPr>
        <w:t>Brown v. Entertainment Merchants Association, Paul Clement</w:t>
      </w:r>
      <w:r>
        <w:t xml:space="preserve"> and his team successfully billed for their litigant team’s moot court after a court held “[i]t was entirely reasonable for Plaintiffs to…participate in a moot court exercise” and that “[e]ach of these litigators performed a discrete amount of work in preparation for the moot court.”</w:t>
      </w:r>
      <w:r>
        <w:rPr>
          <w:rStyle w:val="FootnoteReference"/>
        </w:rPr>
        <w:footnoteReference w:id="681"/>
      </w:r>
      <w:r>
        <w:t xml:space="preserve"> </w:t>
      </w:r>
    </w:p>
    <w:p w14:paraId="05B7FF28" w14:textId="50E3B53F" w:rsidR="00A726E0" w:rsidRPr="00A9375B" w:rsidRDefault="00A6440D" w:rsidP="003D74D8">
      <w:pPr>
        <w:pStyle w:val="BodyTextFirstIndent"/>
        <w:spacing w:line="480" w:lineRule="auto"/>
        <w:ind w:firstLine="0"/>
        <w:jc w:val="both"/>
        <w:rPr>
          <w:lang w:bidi="en-US"/>
        </w:rPr>
      </w:pPr>
      <w:r>
        <w:rPr>
          <w:lang w:bidi="en-US"/>
        </w:rPr>
        <w:t xml:space="preserve"> </w:t>
      </w:r>
    </w:p>
    <w:p w14:paraId="51343F20" w14:textId="163D0A26" w:rsidR="00A726E0" w:rsidRPr="00DC3877" w:rsidRDefault="00A726E0" w:rsidP="003D74D8">
      <w:pPr>
        <w:pStyle w:val="BodyTextFirstIndent"/>
        <w:numPr>
          <w:ilvl w:val="0"/>
          <w:numId w:val="32"/>
        </w:numPr>
        <w:spacing w:line="480" w:lineRule="auto"/>
        <w:jc w:val="both"/>
        <w:rPr>
          <w:i/>
          <w:iCs/>
          <w:lang w:bidi="en-US"/>
        </w:rPr>
      </w:pPr>
      <w:r>
        <w:rPr>
          <w:i/>
          <w:iCs/>
          <w:lang w:bidi="en-US"/>
        </w:rPr>
        <w:t>One Final Case Study: Authentic Dissent as a Necessary Condition to Remarkable Advocacy</w:t>
      </w:r>
    </w:p>
    <w:p w14:paraId="532916AF" w14:textId="77777777" w:rsidR="00A726E0" w:rsidRPr="00A9375B" w:rsidRDefault="00A726E0" w:rsidP="003D74D8">
      <w:pPr>
        <w:pStyle w:val="BodyTextFirstIndent"/>
        <w:spacing w:line="480" w:lineRule="auto"/>
        <w:ind w:firstLine="0"/>
        <w:jc w:val="both"/>
        <w:rPr>
          <w:lang w:bidi="en-US"/>
        </w:rPr>
      </w:pPr>
    </w:p>
    <w:p w14:paraId="6B66BB72" w14:textId="438A36A6" w:rsidR="00A726E0" w:rsidRPr="00A9375B" w:rsidRDefault="00A726E0" w:rsidP="003D74D8">
      <w:pPr>
        <w:pStyle w:val="BodyTextFirstIndent"/>
        <w:spacing w:line="480" w:lineRule="auto"/>
        <w:jc w:val="both"/>
        <w:rPr>
          <w:lang w:bidi="en-US"/>
        </w:rPr>
      </w:pPr>
      <w:r>
        <w:rPr>
          <w:lang w:bidi="en-US"/>
        </w:rPr>
        <w:t xml:space="preserve">Recovering the forge of pre-filing scrutiny—through the cultivation of authentic dissent—is a necessary condition for remarkable advocacy. Theodore Olson and David Boies challenged </w:t>
        <w:lastRenderedPageBreak/>
        <w:t>California’s Proposition 8, which denied gay and lesbian couples marriage rights.</w:t>
      </w:r>
      <w:r>
        <w:rPr>
          <w:rStyle w:val="FootnoteReference"/>
          <w:color w:val="000000" w:themeColor="text1"/>
        </w:rPr>
        <w:footnoteReference w:id="682"/>
      </w:r>
      <w:r>
        <w:t xml:space="preserve"> The partnership began when Olson, who viewed the ban as repugnant to his abiding commitment to individual liberty, reached out to David Boies, his former adversary in </w:t>
      </w:r>
      <w:r>
        <w:rPr>
          <w:i/>
          <w:iCs/>
        </w:rPr>
        <w:t>Bush v. Gore</w:t>
      </w:r>
      <w:r>
        <w:t>.</w:t>
      </w:r>
      <w:r>
        <w:rPr>
          <w:rStyle w:val="FootnoteReference"/>
          <w:color w:val="000000" w:themeColor="text1"/>
        </w:rPr>
        <w:footnoteReference w:id="683"/>
      </w:r>
      <w:r>
        <w:t xml:space="preserve"> Despite having been opponents in that case, Olson deeply respected Boies and recognized that, given his own conservative reputation, he would need to surround himself with someone from “the other side of the political spectrum.”</w:t>
      </w:r>
      <w:r>
        <w:rPr>
          <w:rStyle w:val="FootnoteReference"/>
          <w:color w:val="000000" w:themeColor="text1"/>
        </w:rPr>
        <w:footnoteReference w:id="684"/>
      </w:r>
      <w:r>
        <w:t xml:space="preserve"> Boies enthusiastically accepted the invitation, as he shared Olson’s conviction that Proposition 8 was an egregious violation of civil rights.</w:t>
      </w:r>
      <w:r>
        <w:rPr>
          <w:rStyle w:val="FootnoteReference"/>
        </w:rPr>
        <w:footnoteReference w:id="685"/>
      </w:r>
      <w:r>
        <w:t xml:space="preserve"> When the pair first floated the idea of a federal challenge, prominent civil rights organizations and progressive leaders urged them not to proceed, fearing that an untested federal claim brought prematurely before a conservative Supreme Court would set the movement back for a generation.</w:t>
      </w:r>
      <w:r>
        <w:rPr>
          <w:rStyle w:val="FootnoteReference"/>
          <w:color w:val="000000" w:themeColor="text1"/>
        </w:rPr>
        <w:footnoteReference w:id="686"/>
      </w:r>
    </w:p>
    <w:p w14:paraId="5F31EEA9" w14:textId="795BE7B8" w:rsidR="00A726E0" w:rsidRPr="00A9375B" w:rsidRDefault="00A726E0" w:rsidP="003D74D8">
      <w:pPr>
        <w:pStyle w:val="BodyTextFirstIndent"/>
        <w:spacing w:line="480" w:lineRule="auto"/>
        <w:jc w:val="both"/>
      </w:pPr>
      <w:r>
        <w:lastRenderedPageBreak/>
        <w:t>This feedback did not deter them.</w:t>
      </w:r>
      <w:r>
        <w:rPr>
          <w:rStyle w:val="FootnoteReference"/>
          <w:color w:val="000000" w:themeColor="text1"/>
        </w:rPr>
        <w:footnoteReference w:id="687"/>
      </w:r>
      <w:r>
        <w:t xml:space="preserve"> As an experienced litigator, Olson had “seen lawyers that were less prepared . . . bringing cases that weren’t sufficiently . . . well grounded and prepared,” with consequences that “can be devastating”—the very pattern of deficient advocacy that follows from the absence of pre-filing scrutiny.</w:t>
      </w:r>
      <w:r>
        <w:rPr>
          <w:rStyle w:val="FootnoteReference"/>
          <w:color w:val="000000" w:themeColor="text1"/>
        </w:rPr>
        <w:footnoteReference w:id="688"/>
      </w:r>
      <w:r>
        <w:t xml:space="preserve"> They vowed to make their case distinctive by “being sure that when we filed the case, we were ready,” having “totally prepared the case.”</w:t>
      </w:r>
      <w:r>
        <w:rPr>
          <w:rStyle w:val="FootnoteReference"/>
        </w:rPr>
        <w:footnoteReference w:id="689"/>
      </w:r>
      <w:r>
        <w:t xml:space="preserve"> Olson said he would be interested in doing it “if it’s going to be done right[,] if we have the right plaintiffs[,] we have the right resources[,] we have the right commitment to take it all [the] way.”</w:t>
      </w:r>
      <w:r>
        <w:rPr>
          <w:rStyle w:val="FootnoteReference"/>
          <w:color w:val="000000" w:themeColor="text1"/>
        </w:rPr>
        <w:footnoteReference w:id="690"/>
      </w:r>
      <w:r>
        <w:t xml:space="preserve"> Although a federal challenge was inevitable given the tens of thousands of gay Californians yearning to marry, the advocate groups’ state-court challenge, Strauss v. Horton, had, in effect, bought them the time.</w:t>
      </w:r>
      <w:r>
        <w:rPr>
          <w:rStyle w:val="FootnoteReference"/>
          <w:color w:val="000000" w:themeColor="text1"/>
        </w:rPr>
        <w:footnoteReference w:id="691"/>
      </w:r>
      <w:r>
        <w:t xml:space="preserve"> They got to work—eventually drawing more than fifty lawyers and paralegals from their two firms,</w:t>
      </w:r>
      <w:r>
        <w:rPr>
          <w:rStyle w:val="FootnoteReference"/>
          <w:color w:val="000000" w:themeColor="text1"/>
        </w:rPr>
        <w:footnoteReference w:id="692"/>
      </w:r>
      <w:r>
        <w:t xml:space="preserve"> as Olson wrote of his own decision to take the case:</w:t>
      </w:r>
    </w:p>
    <w:p w14:paraId="199DB8F7" w14:textId="285F61F6" w:rsidR="00A726E0" w:rsidRPr="00A9375B" w:rsidRDefault="00A726E0" w:rsidP="003D74D8">
      <w:pPr>
        <w:pStyle w:val="BodyTextFirstIndent2"/>
        <w:spacing w:line="480" w:lineRule="auto"/>
        <w:ind w:left="720" w:right="720" w:firstLine="0"/>
        <w:jc w:val="both"/>
      </w:pPr>
      <w:r>
        <w:t xml:space="preserve">“We should each, in his own way, have a personal council of elders—a board of directors, a collection of a few individuals available individually or collectively with whom to consult on important decisions. . . . And that body of wise people should include persons who think differently from us or have different </w:t>
        <w:lastRenderedPageBreak/>
        <w:t xml:space="preserve">backgrounds. We all too often consult only with people who give us the answer we want to hear or the answer that they </w:t>
      </w:r>
      <w:r>
        <w:rPr>
          <w:i/>
          <w:iCs/>
        </w:rPr>
        <w:t>think</w:t>
      </w:r>
      <w:r>
        <w:t xml:space="preserve"> we want to hear.”</w:t>
      </w:r>
      <w:r>
        <w:rPr>
          <w:rStyle w:val="FootnoteReference"/>
          <w:color w:val="000000" w:themeColor="text1"/>
        </w:rPr>
        <w:footnoteReference w:id="693"/>
      </w:r>
    </w:p>
    <w:p w14:paraId="68A47DAD" w14:textId="66105D3E" w:rsidR="00702CFA" w:rsidRPr="00A9375B" w:rsidRDefault="00A726E0" w:rsidP="003D74D8">
      <w:pPr>
        <w:pStyle w:val="BodyTextFirstIndent"/>
        <w:spacing w:line="480" w:lineRule="auto"/>
        <w:jc w:val="both"/>
      </w:pPr>
      <w:r>
        <w:t>What followed was a voluntary reconstruction of the forge. The team studied prior civil rights battles and gathered the complaints and briefings in the state marriage cases from Iowa to Massachusetts.</w:t>
      </w:r>
      <w:r>
        <w:rPr>
          <w:rStyle w:val="FootnoteReference"/>
          <w:color w:val="000000" w:themeColor="text1"/>
        </w:rPr>
        <w:footnoteReference w:id="694"/>
      </w:r>
      <w:r>
        <w:t xml:space="preserve"> Olson and Boies wanted to hear contrary points of view,</w:t>
      </w:r>
      <w:r>
        <w:rPr>
          <w:rStyle w:val="FootnoteReference"/>
          <w:color w:val="000000" w:themeColor="text1"/>
        </w:rPr>
        <w:footnoteReference w:id="695"/>
      </w:r>
      <w:r>
        <w:t xml:space="preserve"> and one of them made a point of “figuring out what the best argument is on the other side.”</w:t>
      </w:r>
      <w:r>
        <w:rPr>
          <w:rStyle w:val="FootnoteReference"/>
          <w:color w:val="000000" w:themeColor="text1"/>
        </w:rPr>
        <w:footnoteReference w:id="696"/>
      </w:r>
      <w:r>
        <w:t xml:space="preserve"> This thorough pre-filing scrutiny of both the case’s law and facts included the meticulous selection of plaintiffs who were not just smart and relatable, but possessed the specific “grace under enormous pressure” required to withstand the intense public probing of their private lives.</w:t>
      </w:r>
      <w:r>
        <w:rPr>
          <w:rStyle w:val="FootnoteReference"/>
          <w:color w:val="000000" w:themeColor="text1"/>
        </w:rPr>
        <w:footnoteReference w:id="697"/>
      </w:r>
      <w:r>
        <w:t xml:space="preserve"> As the case proceeded, the team rehearsed its arguments in intense moot court sessions and prepared its plaintiffs through mock depositions.</w:t>
      </w:r>
      <w:r>
        <w:rPr>
          <w:rStyle w:val="FootnoteReference"/>
          <w:color w:val="000000" w:themeColor="text1"/>
        </w:rPr>
        <w:footnoteReference w:id="698"/>
      </w:r>
      <w:r>
        <w:t xml:space="preserve"> By the time of trial, they had built a factual record so battle-tested—based on consultation with the best experts in the world across history, psychology, and economics—that it </w:t>
        <w:lastRenderedPageBreak/>
        <w:t>could withstand any scrutiny the opposition or the court might bring.</w:t>
      </w:r>
      <w:r>
        <w:rPr>
          <w:rStyle w:val="FootnoteReference"/>
          <w:color w:val="000000" w:themeColor="text1"/>
        </w:rPr>
        <w:footnoteReference w:id="699"/>
      </w:r>
      <w:r>
        <w:t xml:space="preserve"> Because of its pre-filing scrutiny, the team won at the district court and eventually at the Supreme Court in </w:t>
      </w:r>
      <w:r>
        <w:rPr>
          <w:i/>
          <w:iCs/>
        </w:rPr>
        <w:t>Hollingsworth v. Perry</w:t>
      </w:r>
      <w:r>
        <w:t>—a ruling that the proponents lacked standing to appeal, which left in place the district court’s decision protecting gay and lesbian couples’ equal rights.</w:t>
      </w:r>
      <w:r>
        <w:rPr>
          <w:rStyle w:val="FootnoteReference"/>
          <w:color w:val="000000" w:themeColor="text1"/>
        </w:rPr>
        <w:footnoteReference w:id="700"/>
      </w:r>
    </w:p>
    <w:p w14:paraId="3C0B7C59" w14:textId="77777777" w:rsidR="00B04266" w:rsidRPr="00A9375B" w:rsidRDefault="00B04266" w:rsidP="003D74D8">
      <w:pPr>
        <w:pStyle w:val="BodyTextFirstIndent"/>
        <w:spacing w:line="480" w:lineRule="auto"/>
        <w:ind w:firstLine="0"/>
        <w:jc w:val="both"/>
      </w:pPr>
    </w:p>
    <w:p w14:paraId="20EF8278" w14:textId="60D4D5CF" w:rsidR="005C47BF" w:rsidRPr="00A9375B" w:rsidRDefault="005C47BF" w:rsidP="003D74D8">
      <w:pPr>
        <w:pStyle w:val="ListParagraph"/>
        <w:numPr>
          <w:ilvl w:val="0"/>
          <w:numId w:val="31"/>
        </w:numPr>
        <w:spacing w:line="480" w:lineRule="auto"/>
        <w:jc w:val="center"/>
        <w:rPr>
          <w:smallCaps/>
          <w:color w:val="000000" w:themeColor="text1"/>
        </w:rPr>
      </w:pPr>
      <w:r>
        <w:rPr>
          <w:smallCaps/>
          <w:color w:val="000000" w:themeColor="text1"/>
        </w:rPr>
        <w:t>Conclusion</w:t>
      </w:r>
    </w:p>
    <w:p w14:paraId="48268DF4" w14:textId="77777777" w:rsidR="00A70822" w:rsidRPr="00A9375B" w:rsidRDefault="00A70822" w:rsidP="003D74D8">
      <w:pPr>
        <w:spacing w:line="480" w:lineRule="auto"/>
        <w:jc w:val="both"/>
        <w:rPr>
          <w:color w:val="000000" w:themeColor="text1"/>
        </w:rPr>
      </w:pPr>
    </w:p>
    <w:p w14:paraId="70B49541" w14:textId="5BC70335" w:rsidR="005F2743" w:rsidRPr="00A9375B" w:rsidRDefault="005F2743" w:rsidP="003D74D8">
      <w:pPr>
        <w:spacing w:line="480" w:lineRule="auto"/>
        <w:ind w:firstLine="360"/>
        <w:jc w:val="both"/>
        <w:rPr>
          <w:color w:val="000000" w:themeColor="text1"/>
        </w:rPr>
      </w:pPr>
      <w:r>
        <w:rPr>
          <w:color w:val="000000" w:themeColor="text1"/>
        </w:rPr>
        <w:t>How, then, might one summarize what the history of dispute resolution reveals about how modern legal teams deliberate? I have argued that the vocabulary modern lawyers use for “Alternative Dispute Resolution” has grown impoverished through neglect, and that recovering the original meaning is not an exercise in etymology but a necessary condition for effective advocacy—recognizing that “what we think and say today will mingle with and shape the thoughts of men in the years to come.”</w:t>
      </w:r>
      <w:r>
        <w:rPr>
          <w:rStyle w:val="FootnoteReference"/>
          <w:color w:val="000000" w:themeColor="text1"/>
        </w:rPr>
        <w:footnoteReference w:id="701"/>
      </w:r>
      <w:r>
        <w:rPr>
          <w:color w:val="000000" w:themeColor="text1"/>
        </w:rPr>
        <w:t xml:space="preserve"> The modern definition of “ADR” defines “alternative” as a modifier distinguishing mediation, arbitration, and negotiation from trial, and “disputes” as something occurring in a post-Externalization timeline.</w:t>
      </w:r>
      <w:r>
        <w:t xml:space="preserve"> </w:t>
      </w:r>
      <w:r>
        <w:rPr>
          <w:color w:val="000000" w:themeColor="text1"/>
        </w:rPr>
        <w:t xml:space="preserve">But that usage is repugnant to the one adopted throughout the greater arc of recorded human history, where a “dispute” was a grievance </w:t>
        <w:lastRenderedPageBreak/>
        <w:t xml:space="preserve">still being tested in the forge of a Deliberative Body, and the true “alternative” referred to the question of whether to advance that grievance into the adversarial arena at all. </w:t>
      </w:r>
    </w:p>
    <w:p w14:paraId="5ACECDF5" w14:textId="5CB7FB34" w:rsidR="005F2743" w:rsidRPr="00A9375B" w:rsidRDefault="005F2743" w:rsidP="003D74D8">
      <w:pPr>
        <w:spacing w:line="480" w:lineRule="auto"/>
        <w:ind w:firstLine="360"/>
        <w:jc w:val="both"/>
        <w:rPr>
          <w:color w:val="000000" w:themeColor="text1"/>
        </w:rPr>
      </w:pPr>
      <w:r>
        <w:rPr>
          <w:color w:val="000000" w:themeColor="text1"/>
        </w:rPr>
        <w:t xml:space="preserve">Without the forge, and with a collapsed dispute resolution plane, legal teams in the United States are susceptible to producing deficient litigation strategies as their biases—caused by the narrow focus of looking outward toward external forums and not inward to the strength of one’s case—contaminate case assessment and decision-making. I argued in this Note that ancient dispute resolution systems counteracted these biases by imposing ‘costs’ of entering the formal system—whether divine punishment for baseless claims in the Ancient Near East, reputational risks before community witnesses in Classical Greece, or moral consequences for fracturing social harmony in Traditional China—which disputants ‘paid’ by testing their cases’ merit. In the United States, there is no real ‘cost’ for entering court with a bad claim (it is certainly not Rule 11). Given the three historical circumstances, Deliberative Bodies should lean into the system of monetized disputes. What I propose asks very little of the profession, for the institutions of law work at their best when they move with, and not against, the prevailing forces of the system they inhabit. Because internal conferences can be billed, spending more time scrutinizing one’s claim before filing can be profitable while simultaneously meeting the needs of zealous advocacy. </w:t>
      </w:r>
    </w:p>
    <w:p w14:paraId="467B600F" w14:textId="6B895326" w:rsidR="005F2743" w:rsidRPr="00A9375B" w:rsidRDefault="005F2743" w:rsidP="003D74D8">
      <w:pPr>
        <w:spacing w:line="480" w:lineRule="auto"/>
        <w:ind w:firstLine="360"/>
        <w:jc w:val="both"/>
        <w:rPr>
          <w:color w:val="000000" w:themeColor="text1"/>
        </w:rPr>
      </w:pPr>
      <w:r>
        <w:rPr>
          <w:color w:val="000000" w:themeColor="text1"/>
        </w:rPr>
        <w:t xml:space="preserve">No doubt, just as I spilled ink criticizing scholars, ideas, and movements within this Note for being overly simple, I too may be foolish in oversimplifying my arguments. I am painfully aware that the ambition of this Note exceeds what any single piece of legal scholarship can deliver with confidence. The scope is much larger than what I initially set out to write, and I suspect, more than most readers bargained for. I do not doubt that elements of my analysis have holes, some of which I can see and others I cannot. After all, I am a student of history and not a historian, and I have interpreted and applied history in ways that fit my argument, not in ways a historian would, having </w:t>
        <w:lastRenderedPageBreak/>
        <w:t xml:space="preserve">benefited from the more neutral decades of cross-cultural study. I encourage readers to subject my arguments to precisely the kind of adversarial scrutiny I have spent these pages advocating, for it would be ironic if a Note arguing for dissent asked its readers to accept my dogma without question. </w:t>
      </w:r>
    </w:p>
    <w:p w14:paraId="415B901E" w14:textId="74C1BA74" w:rsidR="005F2743" w:rsidRPr="00A9375B" w:rsidRDefault="005F2743" w:rsidP="003D74D8">
      <w:pPr>
        <w:spacing w:line="480" w:lineRule="auto"/>
        <w:ind w:firstLine="360"/>
        <w:jc w:val="both"/>
        <w:rPr>
          <w:color w:val="000000" w:themeColor="text1"/>
        </w:rPr>
      </w:pPr>
      <w:r>
        <w:rPr>
          <w:color w:val="000000" w:themeColor="text1"/>
        </w:rPr>
        <w:t>Even if my theory, in places, ends up flawed upon further examination, I am more confident than I have ever been that the case studies examined in this Note—the Constitutional Convention of 1787, the NAACP’s school segregation campaign, and Theodore Olson and David Boies’s Proposition 8 challenge—prove that pre-filing scrutiny is a prerequisite for remarkable advocacy. If human history reveals that pre-filing scrutiny improves legal advocacy, and if modern conditions make that pre-filing scrutiny billable, consistent with zealous advocacy, and accepted in our current institutional climate of disputing (the three historical circumstances), then I implore Deliberative Bodies to recreate the forge. Recovering the forge requires nothing more, and nothing less, than a willingness to surround oneself with people who think differently, and to listen to what they have to say.</w:t>
      </w:r>
    </w:p>
    <w:p w14:paraId="1D3202E3" w14:textId="77777777" w:rsidR="00AA24EC" w:rsidRPr="00A9375B" w:rsidRDefault="00AA24EC" w:rsidP="000E3EAB">
      <w:pPr>
        <w:jc w:val="both"/>
        <w:rPr>
          <w:color w:val="000000" w:themeColor="text1"/>
        </w:rPr>
      </w:pPr>
    </w:p>
    <w:p w14:paraId="6F2E17A5" w14:textId="782E64E7" w:rsidR="00442CBB" w:rsidRDefault="00442CBB" w:rsidP="000E3EAB">
      <w:pPr>
        <w:pStyle w:val="BodyTextIndent"/>
        <w:spacing w:after="0"/>
        <w:jc w:val="center"/>
      </w:pPr>
      <w:r>
        <w:t>Appendix A.</w:t>
      </w:r>
    </w:p>
    <w:p w14:paraId="0DC0A158" w14:textId="77777777" w:rsidR="000E3EAB" w:rsidRPr="00A9375B" w:rsidRDefault="000E3EAB" w:rsidP="000E3EAB">
      <w:pPr>
        <w:pStyle w:val="BodyTextIndent"/>
        <w:spacing w:after="0"/>
        <w:jc w:val="center"/>
      </w:pPr>
    </w:p>
    <w:p w14:paraId="2AAD7678" w14:textId="526CB388" w:rsidR="004E67DB" w:rsidRPr="000E3EAB" w:rsidRDefault="004E67DB" w:rsidP="000E3EAB">
      <w:pPr>
        <w:pStyle w:val="ListParagraph"/>
        <w:numPr>
          <w:ilvl w:val="0"/>
          <w:numId w:val="38"/>
        </w:numPr>
        <w:jc w:val="both"/>
        <w:rPr>
          <w:color w:val="000000" w:themeColor="text1"/>
        </w:rPr>
      </w:pPr>
      <w:r>
        <w:rPr>
          <w:color w:val="000000" w:themeColor="text1"/>
        </w:rPr>
        <w:t>Citation for Figure 1</w:t>
      </w:r>
    </w:p>
    <w:p w14:paraId="2E6C609B" w14:textId="77777777" w:rsidR="00442CBB" w:rsidRPr="00A9375B" w:rsidRDefault="00442CBB" w:rsidP="000E3EAB">
      <w:pPr>
        <w:ind w:firstLine="720"/>
        <w:jc w:val="both"/>
        <w:rPr>
          <w:color w:val="000000" w:themeColor="text1"/>
        </w:rPr>
      </w:pPr>
    </w:p>
    <w:p w14:paraId="632F4040" w14:textId="4B989CA9" w:rsidR="00442CBB" w:rsidRPr="00A9375B" w:rsidRDefault="00624B82" w:rsidP="000E3EAB">
      <w:pPr>
        <w:pStyle w:val="BodyText"/>
        <w:spacing w:after="0"/>
        <w:jc w:val="both"/>
      </w:pPr>
      <w:r>
        <w:rPr>
          <w:smallCaps/>
        </w:rPr>
        <w:t>Martha T. Roth, Law Collections from Mesopotamia and Asia Minor</w:t>
      </w:r>
      <w:r>
        <w:t xml:space="preserve"> 15, 68, 81 (2d ed. 1997); Thorkild Jacobsen, </w:t>
      </w:r>
      <w:r>
        <w:rPr>
          <w:i/>
          <w:iCs/>
        </w:rPr>
        <w:t>Primitive Democracy in Ancient Mesopotamia</w:t>
      </w:r>
      <w:r>
        <w:t xml:space="preserve">, 2 J. </w:t>
      </w:r>
      <w:r>
        <w:rPr>
          <w:smallCaps/>
        </w:rPr>
        <w:t>Near E. Stud</w:t>
      </w:r>
      <w:r>
        <w:t xml:space="preserve">. 159, 162–64, 166 (1943); Geoffrey Evans, </w:t>
      </w:r>
      <w:r>
        <w:rPr>
          <w:i/>
          <w:iCs/>
        </w:rPr>
        <w:t>Ancient Mesopotamian Assemblies</w:t>
      </w:r>
      <w:r>
        <w:t xml:space="preserve">, 78 J. </w:t>
      </w:r>
      <w:r>
        <w:rPr>
          <w:smallCaps/>
        </w:rPr>
        <w:t>Am. Oriental Soc’y</w:t>
      </w:r>
      <w:r>
        <w:t xml:space="preserve"> 1, 5–7 (1958); Raymond Westbrook, </w:t>
      </w:r>
      <w:r>
        <w:rPr>
          <w:i/>
          <w:iCs/>
        </w:rPr>
        <w:t>The Character of Ancient Near Eastern Law</w:t>
      </w:r>
      <w:r>
        <w:t xml:space="preserve">, </w:t>
      </w:r>
      <w:r>
        <w:rPr>
          <w:i/>
          <w:iCs/>
        </w:rPr>
        <w:t>in</w:t>
      </w:r>
      <w:r>
        <w:t xml:space="preserve"> 1 </w:t>
      </w:r>
      <w:r>
        <w:rPr>
          <w:smallCaps/>
        </w:rPr>
        <w:t>A History of Ancient Near Eastern Law</w:t>
      </w:r>
      <w:r>
        <w:t xml:space="preserve"> 28, 56, 90 (Raymond Westbrook ed., 2003); Raymond Westbrook, </w:t>
      </w:r>
      <w:r>
        <w:rPr>
          <w:i/>
          <w:iCs/>
        </w:rPr>
        <w:t>Old Babylonian Period</w:t>
      </w:r>
      <w:r>
        <w:t xml:space="preserve">, </w:t>
      </w:r>
      <w:r>
        <w:rPr>
          <w:i/>
          <w:iCs/>
        </w:rPr>
        <w:t>in</w:t>
      </w:r>
      <w:r>
        <w:t xml:space="preserve"> 1 </w:t>
      </w:r>
      <w:r>
        <w:rPr>
          <w:smallCaps/>
        </w:rPr>
        <w:t>A History of Ancient Near Eastern Law</w:t>
      </w:r>
      <w:r>
        <w:t xml:space="preserve"> 361, 366–67, 419 (Raymond Westbrook ed., 2003); Klaas Veenhof, </w:t>
      </w:r>
      <w:r>
        <w:rPr>
          <w:i/>
          <w:iCs/>
        </w:rPr>
        <w:t>Old Assyrian Period</w:t>
      </w:r>
      <w:r>
        <w:t xml:space="preserve">, </w:t>
      </w:r>
      <w:r>
        <w:rPr>
          <w:i/>
          <w:iCs/>
        </w:rPr>
        <w:t>in</w:t>
      </w:r>
      <w:r>
        <w:t xml:space="preserve"> 1 </w:t>
      </w:r>
      <w:r>
        <w:rPr>
          <w:smallCaps/>
        </w:rPr>
        <w:t>A History of Ancient Near Eastern Law</w:t>
      </w:r>
      <w:r>
        <w:t xml:space="preserve"> 431, 436–37, 440 (Raymond Westbrook ed., 2003); Bertrand Lafont &amp; Raymond Westbrook, </w:t>
      </w:r>
      <w:r>
        <w:rPr>
          <w:i/>
          <w:iCs/>
        </w:rPr>
        <w:t>Neo-Sumerian Period (Ur III)</w:t>
      </w:r>
      <w:r>
        <w:t xml:space="preserve">, </w:t>
      </w:r>
      <w:r>
        <w:rPr>
          <w:i/>
          <w:iCs/>
        </w:rPr>
        <w:t>in</w:t>
      </w:r>
      <w:r>
        <w:t xml:space="preserve"> 1 </w:t>
      </w:r>
      <w:r>
        <w:rPr>
          <w:smallCaps/>
        </w:rPr>
        <w:t>A History of Ancient Near Eastern Law</w:t>
      </w:r>
      <w:r>
        <w:t xml:space="preserve"> 183, 213, 219 (Raymond Westbrook ed., 2003); Claus Wilcke, </w:t>
      </w:r>
      <w:r>
        <w:rPr>
          <w:i/>
          <w:iCs/>
        </w:rPr>
        <w:t>Early Dynastic and Sargonic Periods</w:t>
      </w:r>
      <w:r>
        <w:t xml:space="preserve">, </w:t>
      </w:r>
      <w:r>
        <w:rPr>
          <w:i/>
          <w:iCs/>
        </w:rPr>
        <w:t>in</w:t>
      </w:r>
      <w:r>
        <w:t xml:space="preserve"> 1 </w:t>
      </w:r>
      <w:r>
        <w:rPr>
          <w:smallCaps/>
        </w:rPr>
        <w:t>A History of Ancient Near Eastern Law</w:t>
      </w:r>
      <w:r>
        <w:t xml:space="preserve"> 141, 150 (Raymond Westbrook ed., 2003); Sophie Démare-Lafont, </w:t>
      </w:r>
      <w:r>
        <w:rPr>
          <w:i/>
          <w:iCs/>
        </w:rPr>
        <w:t>Mesopotamian Judicial Practice: An Overview</w:t>
      </w:r>
      <w:r>
        <w:t xml:space="preserve">, </w:t>
      </w:r>
      <w:r>
        <w:rPr>
          <w:i/>
          <w:iCs/>
        </w:rPr>
        <w:t>in</w:t>
      </w:r>
      <w:r>
        <w:t xml:space="preserve"> </w:t>
      </w:r>
      <w:r>
        <w:rPr>
          <w:smallCaps/>
        </w:rPr>
        <w:t>Judicial Decisions in the Ancient Near East</w:t>
      </w:r>
      <w:r>
        <w:t xml:space="preserve"> 1, 15 (Sophie Démare-Lafont &amp; Daniel E. </w:t>
        <w:lastRenderedPageBreak/>
        <w:t xml:space="preserve">Fleming eds., 2023); Brigitte Lion, </w:t>
      </w:r>
      <w:r>
        <w:rPr>
          <w:i/>
          <w:iCs/>
        </w:rPr>
        <w:t>The Judicial Archives of the Kingdom of Arraphe</w:t>
      </w:r>
      <w:r>
        <w:t xml:space="preserve">, </w:t>
      </w:r>
      <w:r>
        <w:rPr>
          <w:i/>
          <w:iCs/>
        </w:rPr>
        <w:t>in</w:t>
      </w:r>
      <w:r>
        <w:t xml:space="preserve"> </w:t>
      </w:r>
      <w:r>
        <w:rPr>
          <w:smallCaps/>
        </w:rPr>
        <w:t>Judicial Decisions in the Ancient Near East</w:t>
      </w:r>
      <w:r>
        <w:t xml:space="preserve"> 297, 349 (Sophie Démare-Lafont &amp; Daniel E. Fleming eds., 2023); </w:t>
      </w:r>
      <w:r>
        <w:rPr>
          <w:smallCaps/>
        </w:rPr>
        <w:t>Shalom E. Holtz, Neo-Babylonian Court Procedure</w:t>
      </w:r>
      <w:r>
        <w:t xml:space="preserve"> 254 (2009); </w:t>
      </w:r>
      <w:r>
        <w:rPr>
          <w:smallCaps/>
        </w:rPr>
        <w:t>Fernanda Pirie, The Rule of Laws: A 4,000-Year Quest to Order the World</w:t>
      </w:r>
      <w:r>
        <w:t xml:space="preserve"> 11 (2021); Wilhelmus François Leemans, </w:t>
      </w:r>
      <w:r>
        <w:rPr>
          <w:i/>
          <w:iCs/>
        </w:rPr>
        <w:t>King Hammurapi as a Judge</w:t>
      </w:r>
      <w:r>
        <w:t xml:space="preserve">, </w:t>
      </w:r>
      <w:r>
        <w:rPr>
          <w:i/>
          <w:iCs/>
        </w:rPr>
        <w:t>in</w:t>
      </w:r>
      <w:r>
        <w:t xml:space="preserve"> </w:t>
      </w:r>
      <w:r>
        <w:rPr>
          <w:smallCaps/>
        </w:rPr>
        <w:t>Symbolae Iuridicae et Historicae Martino David Dedicatae II</w:t>
      </w:r>
      <w:r>
        <w:t xml:space="preserve">107–29 (J. A. Ankum et al. eds., 1968); Laura E. Culbertson, </w:t>
      </w:r>
      <w:r>
        <w:rPr>
          <w:i/>
          <w:iCs/>
        </w:rPr>
        <w:t>Dispute Resolution in the Provincial Courts of the Third Dynasty of Ur</w:t>
      </w:r>
      <w:r>
        <w:t xml:space="preserve"> 157 (2009) (Ph.D. dissertation, University of Michigan).</w:t>
      </w:r>
    </w:p>
    <w:p w14:paraId="59B79872" w14:textId="4966C742" w:rsidR="004E67DB" w:rsidRPr="00A9375B" w:rsidRDefault="004E67DB" w:rsidP="000E3EAB">
      <w:pPr>
        <w:pStyle w:val="BodyText"/>
        <w:spacing w:after="0"/>
        <w:jc w:val="both"/>
        <w:rPr>
          <w:smallCaps/>
        </w:rPr>
      </w:pPr>
      <w:r>
        <w:rPr>
          <w:smallCaps/>
        </w:rPr>
        <w:t>Michael Gagarin, Early Greek Law</w:t>
      </w:r>
      <w:r>
        <w:t xml:space="preserve"> 26–28, 56, 137 (1986);</w:t>
      </w:r>
      <w:r>
        <w:rPr>
          <w:smallCaps/>
        </w:rPr>
        <w:t xml:space="preserve"> Gabriel Herman, Morality and Behaviour in Democratic Athens: A Social History</w:t>
      </w:r>
      <w:r>
        <w:t xml:space="preserve"> 193–194 (2006); </w:t>
      </w:r>
      <w:r>
        <w:rPr>
          <w:smallCaps/>
        </w:rPr>
        <w:t>Adriaan Lanni, Law and Order in Ancient Athens</w:t>
      </w:r>
      <w:r>
        <w:t xml:space="preserve"> 3, 8–10, 21, 34–35, 44–45, 49, 58–59, 128, 135 (2016); F.E. </w:t>
      </w:r>
      <w:r>
        <w:rPr>
          <w:smallCaps/>
        </w:rPr>
        <w:t>Adcock &amp; D.J. Mosley, Diplomacy in Ancient Greece 210</w:t>
      </w:r>
      <w:r>
        <w:t xml:space="preserve"> (1975); </w:t>
      </w:r>
      <w:r>
        <w:rPr>
          <w:smallCaps/>
        </w:rPr>
        <w:t xml:space="preserve">Fernanda Pirie, The Rule of Laws: A 4,000-Year Quest to Order the World </w:t>
      </w:r>
      <w:r>
        <w:t xml:space="preserve">153, 156 (2021); </w:t>
      </w:r>
      <w:r>
        <w:rPr>
          <w:smallCaps/>
        </w:rPr>
        <w:t>Robert J. Bonner, Evidence in Athenian Courts</w:t>
      </w:r>
      <w:r>
        <w:t xml:space="preserve"> 11, 30, 48–49, 53, 74–75, 92 (1905); </w:t>
      </w:r>
      <w:r>
        <w:rPr>
          <w:smallCaps/>
        </w:rPr>
        <w:t>Hansen Carmine Harrell, Public Arbitration in Athenian Law</w:t>
      </w:r>
      <w:r>
        <w:t xml:space="preserve"> 4, 26–27, 35 (1936); </w:t>
      </w:r>
      <w:r>
        <w:rPr>
          <w:smallCaps/>
        </w:rPr>
        <w:t>Alberto Esu, Divided Power in Ancient Greece: Decision-Making and Institutions in the Classical and Hellenistic Polis 74 (2024).</w:t>
      </w:r>
    </w:p>
    <w:p w14:paraId="338E9A92" w14:textId="145A6268" w:rsidR="004E67DB" w:rsidRPr="00A9375B" w:rsidRDefault="00624B82" w:rsidP="000E3EAB">
      <w:pPr>
        <w:pStyle w:val="BodyText"/>
        <w:spacing w:after="0"/>
        <w:jc w:val="both"/>
      </w:pPr>
      <w:r>
        <w:rPr>
          <w:smallCaps/>
        </w:rPr>
        <w:t>Derek Roebuck &amp; Bruno de Loynes de Fumichon, Roman Arbitration</w:t>
      </w:r>
      <w:r>
        <w:t xml:space="preserve"> 46, 57, 68, 80–81, 94–95, 122, 124, 129, 142, 174 (2004); Ivan Milotić, </w:t>
      </w:r>
      <w:r>
        <w:rPr>
          <w:i/>
          <w:iCs/>
        </w:rPr>
        <w:t>Competence of Roman Arbiter in Rendering the Decision</w:t>
      </w:r>
      <w:r>
        <w:t xml:space="preserve">, 18 </w:t>
      </w:r>
      <w:r>
        <w:rPr>
          <w:smallCaps/>
        </w:rPr>
        <w:t>Croat. Arbit. Yearb</w:t>
      </w:r>
      <w:r>
        <w:t xml:space="preserve">. 99, 106 (2011); </w:t>
      </w:r>
      <w:r>
        <w:rPr>
          <w:smallCaps/>
        </w:rPr>
        <w:t>Fritz Schulz, Classical Roman Law</w:t>
      </w:r>
      <w:r>
        <w:t xml:space="preserve"> 30, 153, 415, 1080 (1951); </w:t>
      </w:r>
      <w:r>
        <w:rPr>
          <w:smallCaps/>
        </w:rPr>
        <w:t>David Johnston, Roman Law in Context</w:t>
      </w:r>
      <w:r>
        <w:t xml:space="preserve"> 110, 112, 114 (1999); </w:t>
      </w:r>
      <w:r>
        <w:rPr>
          <w:smallCaps/>
        </w:rPr>
        <w:t>Andrew M. Riggsby, Crime and Community in Ciceronian Rome</w:t>
      </w:r>
      <w:r>
        <w:t xml:space="preserve"> 137, 242 (1999); </w:t>
      </w:r>
      <w:r>
        <w:rPr>
          <w:smallCaps/>
        </w:rPr>
        <w:t>Andrew Lintott, The Constitution of the Roman Republic</w:t>
      </w:r>
      <w:r>
        <w:t xml:space="preserve"> 153 (1999); Suzanne Dixon, </w:t>
      </w:r>
      <w:r>
        <w:rPr>
          <w:i/>
          <w:iCs/>
        </w:rPr>
        <w:t>Family</w:t>
      </w:r>
      <w:r>
        <w:t xml:space="preserve">, </w:t>
      </w:r>
      <w:r>
        <w:rPr>
          <w:i/>
          <w:iCs/>
        </w:rPr>
        <w:t>in</w:t>
      </w:r>
      <w:r>
        <w:t xml:space="preserve"> </w:t>
      </w:r>
      <w:r>
        <w:rPr>
          <w:smallCaps/>
        </w:rPr>
        <w:t>The Oxford Handbook of Roman Law and Society</w:t>
      </w:r>
      <w:r>
        <w:t xml:space="preserve"> 461 (Paul J. du Plessis et al. eds., 2016); Matthew J. Perry, </w:t>
      </w:r>
      <w:r>
        <w:rPr>
          <w:i/>
          <w:iCs/>
        </w:rPr>
        <w:t>Legally Marginalised Groups—The Empire</w:t>
      </w:r>
      <w:r>
        <w:t xml:space="preserve">, </w:t>
      </w:r>
      <w:r>
        <w:rPr>
          <w:i/>
          <w:iCs/>
        </w:rPr>
        <w:t>in</w:t>
      </w:r>
      <w:r>
        <w:t xml:space="preserve"> </w:t>
      </w:r>
      <w:r>
        <w:rPr>
          <w:smallCaps/>
        </w:rPr>
        <w:t>The Oxford Handbook of Roman Law and Society</w:t>
      </w:r>
      <w:r>
        <w:t xml:space="preserve"> 367 (Paul J. du Plessis et al. eds., 2016); Thomas Rüfner, </w:t>
      </w:r>
      <w:r>
        <w:rPr>
          <w:i/>
          <w:iCs/>
        </w:rPr>
        <w:t>Imperial Cognitio Process</w:t>
      </w:r>
      <w:r>
        <w:t xml:space="preserve">, </w:t>
      </w:r>
      <w:r>
        <w:rPr>
          <w:i/>
          <w:iCs/>
        </w:rPr>
        <w:t>in</w:t>
      </w:r>
      <w:r>
        <w:t xml:space="preserve"> </w:t>
      </w:r>
      <w:r>
        <w:rPr>
          <w:smallCaps/>
        </w:rPr>
        <w:t>The Oxford Handbook of Roman Law and Society</w:t>
      </w:r>
      <w:r>
        <w:t xml:space="preserve"> 259, 262 (Paul J. du Plessis et al. eds., 2016).</w:t>
      </w:r>
    </w:p>
    <w:p w14:paraId="35291798" w14:textId="779BF67A" w:rsidR="00624B82" w:rsidRPr="00A9375B" w:rsidRDefault="00624B82" w:rsidP="000E3EAB">
      <w:pPr>
        <w:pStyle w:val="BodyText"/>
        <w:spacing w:after="0"/>
        <w:jc w:val="both"/>
        <w:rPr>
          <w:color w:val="000000" w:themeColor="text1"/>
        </w:rPr>
      </w:pPr>
      <w:r>
        <w:rPr>
          <w:smallCaps/>
        </w:rPr>
        <w:t>Philip C.C. Huang, Civil Justice in China: Representation and Practice in the Qing</w:t>
      </w:r>
      <w:r>
        <w:t xml:space="preserve"> 14, 102–04, 110–15, 120–22, 125–29, 133–34, 174–76, 194–96, 208 (1996); </w:t>
      </w:r>
      <w:r>
        <w:rPr>
          <w:smallCaps/>
        </w:rPr>
        <w:t>Goh Bee Chen, Law Without Lawyers, Justice Without Courts: On Traditional Chinese Mediation</w:t>
      </w:r>
      <w:r>
        <w:t xml:space="preserve"> vii, 25, 28–29, 32–35, 38, 51–52, 66–68, 76–83 (2002); </w:t>
      </w:r>
      <w:r>
        <w:rPr>
          <w:smallCaps/>
        </w:rPr>
        <w:t>Li Chen, Chinese Law in Imperial Eyes: Sovereignty, Justice, and Transcultural Politics</w:t>
      </w:r>
      <w:r>
        <w:t xml:space="preserve"> 47, 84, 91–99, 126–27, 289 (2016);</w:t>
      </w:r>
    </w:p>
    <w:p w14:paraId="33360086" w14:textId="2E233F09" w:rsidR="004E67DB" w:rsidRPr="00A9375B" w:rsidRDefault="004E67DB" w:rsidP="000E3EAB">
      <w:pPr>
        <w:pStyle w:val="BodyText"/>
        <w:spacing w:after="0"/>
        <w:jc w:val="both"/>
      </w:pPr>
      <w:r>
        <w:rPr>
          <w:smallCaps/>
        </w:rPr>
        <w:t>Derek Roebuck, Mediation and Arbitration in the Middle Ages: England 1154 to 1558</w:t>
      </w:r>
      <w:r>
        <w:t xml:space="preserve"> at 18, 29–33, 57–59, 153–159, 162–167, 219–232 (2013); </w:t>
      </w:r>
      <w:r>
        <w:rPr>
          <w:smallCaps/>
        </w:rPr>
        <w:t>Paul R. Hyams, Rancor and Reconciliation in Medieval England</w:t>
      </w:r>
      <w:r>
        <w:t xml:space="preserve"> 8–9, 87–88, 147 (2003); Lorraine Attreed, </w:t>
      </w:r>
      <w:r>
        <w:rPr>
          <w:i/>
          <w:iCs/>
        </w:rPr>
        <w:t>Arbitration and the Growth of Urban Liberties in Late Medieval England</w:t>
      </w:r>
      <w:r>
        <w:t xml:space="preserve">, 31 </w:t>
      </w:r>
      <w:r>
        <w:rPr>
          <w:smallCaps/>
        </w:rPr>
        <w:t>J. Brit. Stud</w:t>
      </w:r>
      <w:r>
        <w:t>. 205, 208–209, 229, 234 (1992</w:t>
      </w:r>
      <w:r>
        <w:rPr>
          <w:smallCaps/>
        </w:rPr>
        <w:t>); Fernanda Pirie, The Rule of Laws: A 4,000-Year Quest to Order the World</w:t>
      </w:r>
      <w:r>
        <w:t xml:space="preserve"> 233–235, 305–306 (2021).</w:t>
      </w:r>
    </w:p>
    <w:p w14:paraId="5B5CE61D" w14:textId="77777777" w:rsidR="004E67DB" w:rsidRPr="00A9375B" w:rsidRDefault="004E67DB" w:rsidP="000E3EAB">
      <w:pPr>
        <w:jc w:val="both"/>
        <w:rPr>
          <w:color w:val="000000" w:themeColor="text1"/>
        </w:rPr>
      </w:pPr>
    </w:p>
    <w:sectPr w:rsidR="004E67DB" w:rsidRPr="00A9375B" w:rsidSect="00177DF7">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C5400" w14:textId="77777777" w:rsidR="00AA0A75" w:rsidRDefault="00AA0A75" w:rsidP="00B60065">
      <w:r>
        <w:separator/>
      </w:r>
    </w:p>
  </w:endnote>
  <w:endnote w:type="continuationSeparator" w:id="0">
    <w:p w14:paraId="4AA9E173" w14:textId="77777777" w:rsidR="00AA0A75" w:rsidRDefault="00AA0A75" w:rsidP="00B60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404055"/>
      <w:docPartObj>
        <w:docPartGallery w:val="Page Numbers (Bottom of Page)"/>
        <w:docPartUnique/>
      </w:docPartObj>
    </w:sdtPr>
    <w:sdtContent>
      <w:p w14:paraId="55873F93" w14:textId="24F27AAC"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00158058"/>
      <w:docPartObj>
        <w:docPartGallery w:val="Page Numbers (Bottom of Page)"/>
        <w:docPartUnique/>
      </w:docPartObj>
    </w:sdtPr>
    <w:sdtContent>
      <w:p w14:paraId="0E94A79F" w14:textId="2D19AED6"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5E23EA" w14:textId="77777777" w:rsidR="00177DF7" w:rsidRDefault="0017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3153340"/>
      <w:docPartObj>
        <w:docPartGallery w:val="Page Numbers (Bottom of Page)"/>
        <w:docPartUnique/>
      </w:docPartObj>
    </w:sdtPr>
    <w:sdtContent>
      <w:p w14:paraId="2B4A6E4A" w14:textId="4AA7F470" w:rsidR="00177DF7" w:rsidRPr="00177DF7" w:rsidRDefault="00177DF7" w:rsidP="00177DF7">
        <w:pPr>
          <w:pStyle w:val="Footer"/>
          <w:framePr w:wrap="none" w:vAnchor="text" w:hAnchor="margin" w:xAlign="center" w:y="1"/>
          <w:rPr>
            <w:rStyle w:val="PageNumber"/>
          </w:rPr>
        </w:pPr>
        <w:r w:rsidRPr="00177DF7">
          <w:rPr>
            <w:rStyle w:val="PageNumber"/>
          </w:rPr>
          <w:fldChar w:fldCharType="begin"/>
        </w:r>
        <w:r w:rsidRPr="00177DF7">
          <w:rPr>
            <w:rStyle w:val="PageNumber"/>
          </w:rPr>
          <w:instrText xml:space="preserve"> PAGE </w:instrText>
        </w:r>
        <w:r w:rsidRPr="00177DF7">
          <w:rPr>
            <w:rStyle w:val="PageNumber"/>
          </w:rPr>
          <w:fldChar w:fldCharType="separate"/>
        </w:r>
        <w:r w:rsidRPr="00177DF7">
          <w:rPr>
            <w:rStyle w:val="PageNumber"/>
            <w:noProof/>
          </w:rPr>
          <w:t>7</w:t>
        </w:r>
        <w:r w:rsidRPr="00177DF7">
          <w:rPr>
            <w:rStyle w:val="PageNumber"/>
          </w:rPr>
          <w:fldChar w:fldCharType="end"/>
        </w:r>
      </w:p>
    </w:sdtContent>
  </w:sdt>
  <w:p w14:paraId="62D1F254" w14:textId="77777777" w:rsidR="00177DF7" w:rsidRDefault="0017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C0B7E" w14:textId="77777777" w:rsidR="00AA0A75" w:rsidRDefault="00AA0A75" w:rsidP="00B60065">
      <w:r>
        <w:separator/>
      </w:r>
    </w:p>
  </w:footnote>
  <w:footnote w:type="continuationSeparator" w:id="0">
    <w:p w14:paraId="373ECDAF" w14:textId="77777777" w:rsidR="00AA0A75" w:rsidRDefault="00AA0A75" w:rsidP="00B60065">
      <w:r>
        <w:continuationSeparator/>
      </w:r>
    </w:p>
  </w:footnote>
  <w:footnote w:id="1">
    <w:p w14:paraId="52B82113" w14:textId="7C44083C" w:rsidR="0079029E" w:rsidRPr="005B3E31" w:rsidRDefault="0079029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J.D. Candidate, The Ohio State University Moritz College of Law Class of 2027. I would like to thank Professor Edward B. Foley and Professor David Stebenne for their mentorship. I would also like to thank Morgan Edwards for citation editing and bluebooking. Finally, I would like to thank Rachel Lutner for her oversight.  </w:t>
      </w:r>
    </w:p>
  </w:footnote>
  <w:footnote w:id="2">
    <w:p w14:paraId="3CCF9216" w14:textId="10F7F35B"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Throughout this note I use the term “Deliberative Bodies” to refer to all types of legal organizations including law firms, legal advocacy groups, and corporate legal departments where advocates collectively deliberate upon and formulate claims.</w:t>
      </w:r>
    </w:p>
  </w:footnote>
  <w:footnote w:id="3">
    <w:p w14:paraId="0A91F22E" w14:textId="04287E6E" w:rsidR="008E3C30" w:rsidRPr="005B3E31" w:rsidRDefault="008E3C3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Throughout this note I use the term “Externalized” to refer to a Deliberative Body moving formalized conflicts out of their internal chambers and into the public arena.</w:t>
      </w:r>
    </w:p>
  </w:footnote>
  <w:footnote w:id="4">
    <w:p w14:paraId="4F8A5E5A" w14:textId="1B098107" w:rsidR="008E3C30" w:rsidRPr="005B3E31" w:rsidRDefault="0076597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 leading ADR treatise defines a dispute as arising only once a claimant asserts a claim against a respondent. </w:t>
      </w:r>
      <w:r>
        <w:rPr>
          <w:i/>
          <w:iCs/>
          <w:color w:val="000000" w:themeColor="text1"/>
        </w:rPr>
        <w:t>See</w:t>
      </w:r>
      <w:r>
        <w:rPr>
          <w:color w:val="000000" w:themeColor="text1"/>
        </w:rPr>
        <w:t xml:space="preserve"> </w:t>
      </w:r>
      <w:r>
        <w:rPr>
          <w:smallCaps/>
          <w:color w:val="000000" w:themeColor="text1"/>
        </w:rPr>
        <w:t>Stephen J. Ware, Principles of Alternative Dispute Resolution</w:t>
      </w:r>
      <w:r>
        <w:rPr>
          <w:color w:val="000000" w:themeColor="text1"/>
        </w:rPr>
        <w:t xml:space="preserve"> 2 (2023) (defining a dispute as “[a] dispute involves at least two parties, the disputants. The disputants can be individuals, corporations, governments, or other entities. A dispute does not occur until one party (the claimant) makes a claim against another (the respondent). A claim is more than the communication of dissatisfaction. A claim asserts that the respondent has a duty to do something about the source of the claimant’s dissatisfaction”).</w:t>
      </w:r>
    </w:p>
  </w:footnote>
  <w:footnote w:id="5">
    <w:p w14:paraId="556F5486" w14:textId="3A1C47C1"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Sections V–VI.</w:t>
      </w:r>
    </w:p>
  </w:footnote>
  <w:footnote w:id="6">
    <w:p w14:paraId="44F07397" w14:textId="56A7B525" w:rsidR="0043682F" w:rsidRPr="005B3E31" w:rsidRDefault="004368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Art Hinshaw</w:t>
      </w:r>
      <w:r>
        <w:rPr>
          <w:color w:val="000000" w:themeColor="text1"/>
        </w:rPr>
        <w:t xml:space="preserve"> et al., </w:t>
      </w:r>
      <w:r>
        <w:rPr>
          <w:smallCaps/>
          <w:color w:val="000000" w:themeColor="text1"/>
        </w:rPr>
        <w:t>Discussions in Dispute Resolution</w:t>
      </w:r>
      <w:r>
        <w:rPr>
          <w:color w:val="000000" w:themeColor="text1"/>
        </w:rPr>
        <w:t xml:space="preserve"> at xix (2021).</w:t>
      </w:r>
    </w:p>
  </w:footnote>
  <w:footnote w:id="7">
    <w:p w14:paraId="39973B7B" w14:textId="76152398" w:rsidR="00F22672" w:rsidRPr="005B3E31" w:rsidRDefault="00F22672" w:rsidP="003D74D8">
      <w:pPr>
        <w:pStyle w:val="FootnoteText"/>
        <w:spacing w:line="480" w:lineRule="auto"/>
      </w:pPr>
      <w:r>
        <w:rPr>
          <w:rStyle w:val="FootnoteReference"/>
        </w:rPr>
        <w:footnoteRef/>
      </w:r>
      <w: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Discussions of Dispute Resolution</w:t>
      </w:r>
      <w:r>
        <w:rPr>
          <w:color w:val="000000" w:themeColor="text1"/>
        </w:rPr>
        <w:t xml:space="preserve"> 324 (2021); </w:t>
      </w:r>
      <w:r>
        <w:rPr>
          <w:i/>
          <w:iCs/>
          <w:color w:val="000000" w:themeColor="text1"/>
        </w:rPr>
        <w:t>see also</w:t>
      </w:r>
      <w:r>
        <w:rPr>
          <w:color w:val="000000" w:themeColor="text1"/>
        </w:rPr>
        <w:t xml:space="preserve"> </w:t>
      </w:r>
      <w:r>
        <w:rPr>
          <w:smallCaps/>
          <w:color w:val="000000" w:themeColor="text1"/>
        </w:rPr>
        <w:t xml:space="preserve">Nader, Harmony Ideology,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306.</w:t>
      </w:r>
    </w:p>
  </w:footnote>
  <w:footnote w:id="8">
    <w:p w14:paraId="711DF507" w14:textId="7ADD30D8"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Andrew B. Mamo, </w:t>
      </w:r>
      <w:r>
        <w:rPr>
          <w:i/>
          <w:iCs/>
          <w:color w:val="000000" w:themeColor="text1"/>
        </w:rPr>
        <w:t>Three Ways of Looking at Dispute Resolution</w:t>
      </w:r>
      <w:r>
        <w:rPr>
          <w:color w:val="000000" w:themeColor="text1"/>
        </w:rPr>
        <w:t xml:space="preserve">, 54 </w:t>
      </w:r>
      <w:r>
        <w:rPr>
          <w:smallCaps/>
          <w:color w:val="000000" w:themeColor="text1"/>
        </w:rPr>
        <w:t>Wake Forest L. Rev.</w:t>
      </w:r>
      <w:r>
        <w:rPr>
          <w:color w:val="000000" w:themeColor="text1"/>
        </w:rPr>
        <w:t xml:space="preserve"> 1399, 1403, 1434–35 (2019); </w:t>
      </w:r>
      <w:r>
        <w:rPr>
          <w:smallCaps/>
          <w:color w:val="000000" w:themeColor="text1"/>
        </w:rPr>
        <w:t>Stephen J. Ware, Principles of Alternative Dispute Resolution</w:t>
      </w:r>
      <w:r>
        <w:rPr>
          <w:color w:val="000000" w:themeColor="text1"/>
        </w:rPr>
        <w:t xml:space="preserve"> (2023); Carrie Menkel-Meadow,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Mo. J</w:t>
      </w:r>
      <w:r>
        <w:rPr>
          <w:color w:val="000000" w:themeColor="text1"/>
        </w:rPr>
        <w:t xml:space="preserve">. </w:t>
      </w:r>
      <w:r>
        <w:rPr>
          <w:smallCaps/>
          <w:color w:val="000000" w:themeColor="text1"/>
        </w:rPr>
        <w:t>Disp. Resol.</w:t>
      </w:r>
      <w:r>
        <w:rPr>
          <w:color w:val="000000" w:themeColor="text1"/>
        </w:rPr>
        <w:t xml:space="preserve"> 25, 29 (1985); Richard E. Miller &amp; Austin Sarat, </w:t>
      </w:r>
      <w:r>
        <w:rPr>
          <w:i/>
          <w:iCs/>
          <w:color w:val="000000" w:themeColor="text1"/>
        </w:rPr>
        <w:t>Grievances, Claims, and Disputes: Assessing the Adversary Culture</w:t>
      </w:r>
      <w:r>
        <w:rPr>
          <w:color w:val="000000" w:themeColor="text1"/>
        </w:rPr>
        <w:t xml:space="preserve">, 15 </w:t>
      </w:r>
      <w:r>
        <w:rPr>
          <w:smallCaps/>
          <w:color w:val="000000" w:themeColor="text1"/>
        </w:rPr>
        <w:t>L. &amp; Soc’y Rev</w:t>
      </w:r>
      <w:r>
        <w:rPr>
          <w:color w:val="000000" w:themeColor="text1"/>
        </w:rPr>
        <w:t xml:space="preserve">. 525, 526 (1980–81); John Lande, </w:t>
      </w:r>
      <w:r>
        <w:rPr>
          <w:i/>
          <w:iCs/>
          <w:color w:val="000000" w:themeColor="text1"/>
        </w:rPr>
        <w:t>A Framework for Advancing Negotiation Theory: Implications from a Study of How Lawyers Reach Agreement in Pretrial Litigation</w:t>
      </w:r>
      <w:r>
        <w:rPr>
          <w:color w:val="000000" w:themeColor="text1"/>
        </w:rPr>
        <w:t xml:space="preserve">, 16 </w:t>
      </w:r>
      <w:r>
        <w:rPr>
          <w:smallCaps/>
          <w:color w:val="000000" w:themeColor="text1"/>
        </w:rPr>
        <w:t>Cardozo J. Conflict Resol</w:t>
      </w:r>
      <w:r>
        <w:rPr>
          <w:color w:val="000000" w:themeColor="text1"/>
        </w:rPr>
        <w:t xml:space="preserve">. 1, 4–7 (2014);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Section IV; Menkel-Meadow, </w:t>
      </w:r>
      <w:r>
        <w:rPr>
          <w:i/>
          <w:iCs/>
          <w:color w:val="000000" w:themeColor="text1"/>
        </w:rPr>
        <w:t>supra</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at 26.</w:t>
      </w:r>
    </w:p>
  </w:footnote>
  <w:footnote w:id="9">
    <w:p w14:paraId="78D26124" w14:textId="12A7B799"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Martin Heidegger, The Essence of Truth</w:t>
      </w:r>
      <w:r>
        <w:rPr>
          <w:color w:val="000000" w:themeColor="text1"/>
        </w:rPr>
        <w:t xml:space="preserve"> 21–22, 43 (Sadler trans., Bloomsbury Academic 2013). </w:t>
      </w:r>
    </w:p>
  </w:footnote>
  <w:footnote w:id="10">
    <w:p w14:paraId="70A4D3F2" w14:textId="6B089DC8" w:rsidR="00156E3A" w:rsidRPr="005B3E31" w:rsidRDefault="00156E3A" w:rsidP="003D74D8">
      <w:pPr>
        <w:pStyle w:val="FootnoteText"/>
        <w:spacing w:line="480" w:lineRule="auto"/>
        <w:rPr>
          <w:color w:val="000000" w:themeColor="text1"/>
        </w:rPr>
      </w:pPr>
      <w:r>
        <w:rPr>
          <w:rStyle w:val="FootnoteReference"/>
          <w:color w:val="000000" w:themeColor="text1"/>
        </w:rPr>
        <w:footnoteRef/>
      </w:r>
      <w:r>
        <w:rPr>
          <w:color w:val="000000" w:themeColor="text1"/>
        </w:rPr>
        <w:t>Andrew B. Mamo</w:t>
      </w:r>
      <w:r>
        <w:rPr>
          <w:i/>
          <w:iCs/>
          <w:color w:val="000000" w:themeColor="text1"/>
        </w:rPr>
        <w:t>, Putting the “Alternative” Back Into ADR</w:t>
      </w:r>
      <w:r>
        <w:rPr>
          <w:color w:val="000000" w:themeColor="text1"/>
        </w:rPr>
        <w:t xml:space="preserve">, 70 </w:t>
      </w:r>
      <w:r>
        <w:rPr>
          <w:smallCaps/>
          <w:color w:val="000000" w:themeColor="text1"/>
        </w:rPr>
        <w:t>Wash. U. J. L. &amp; Pol’y</w:t>
      </w:r>
      <w:r>
        <w:rPr>
          <w:color w:val="000000" w:themeColor="text1"/>
        </w:rPr>
        <w:t xml:space="preserve"> 219, 221–26 (2023); Nancy A. Welsh, </w:t>
      </w:r>
      <w:r>
        <w:rPr>
          <w:i/>
          <w:iCs/>
          <w:color w:val="000000" w:themeColor="text1"/>
        </w:rPr>
        <w:t>The Thinning Vision of Self-Determination in Court-Connected Mediation: The Inevitable Price of Institutionalization?</w:t>
      </w:r>
      <w:r>
        <w:rPr>
          <w:color w:val="000000" w:themeColor="text1"/>
        </w:rPr>
        <w:t xml:space="preserve">, 6 </w:t>
      </w:r>
      <w:r>
        <w:rPr>
          <w:smallCaps/>
          <w:color w:val="000000" w:themeColor="text1"/>
        </w:rPr>
        <w:t>Harv. Negot. L. Rev.</w:t>
      </w:r>
      <w:r>
        <w:rPr>
          <w:color w:val="000000" w:themeColor="text1"/>
        </w:rPr>
        <w:t xml:space="preserve"> 1, 23–27 (2001).</w:t>
      </w:r>
    </w:p>
  </w:footnote>
  <w:footnote w:id="11">
    <w:p w14:paraId="482FCEB5" w14:textId="473B1610" w:rsidR="003F653E" w:rsidRPr="005B3E31" w:rsidRDefault="003F653E" w:rsidP="003D74D8">
      <w:pPr>
        <w:pStyle w:val="FootnoteText"/>
        <w:spacing w:line="480" w:lineRule="auto"/>
      </w:pPr>
      <w:r>
        <w:rPr>
          <w:rStyle w:val="FootnoteReference"/>
        </w:rPr>
        <w:footnoteRef/>
      </w:r>
      <w:r>
        <w:t xml:space="preserve"> Niall Mackay Roberts, </w:t>
      </w:r>
      <w:r>
        <w:rPr>
          <w:i/>
          <w:iCs/>
        </w:rPr>
        <w:t>Definitional Avoidance: Arbitration's Common-Law Meaning and the Federal Arbitration Act</w:t>
      </w:r>
      <w:r>
        <w:t xml:space="preserve">, 49 </w:t>
      </w:r>
      <w:r>
        <w:rPr>
          <w:smallCaps/>
        </w:rPr>
        <w:t>U.C.D. L. Rev.</w:t>
      </w:r>
      <w:r>
        <w:t xml:space="preserve"> 1547, 1564–65 (2016) (“Procedures now described as alternative dispute resolution - negotiated settlement, conciliation, mediation, and arbitration - were generally familiar to the Roman-era Britons, the Anglo-Saxons, and the Normans. From these roots arose a recognizable arbitration procedure with consensual, binding, and neutral elements”); </w:t>
      </w:r>
      <w:r>
        <w:rPr>
          <w:smallCaps/>
        </w:rPr>
        <w:t>Frances Kellor, American Arbitration: Its History, Functions and Achievements</w:t>
      </w:r>
      <w:r>
        <w:t xml:space="preserve"> 3 (1948) (“[O]f all mankind's adventure in search of peace and justice, arbitration is among the earliest. Long before law was established, or courts were organized, or judges had formulated principles of law, men had resorted to arbitration for the resolving of discord, the adjustment of differences, and the settlement of disputes…Commercial arbitration was known to the desert caravans in Marco Polo's time and was a common practice among Phoenician and Greek traders. Civil arbitration also flourished. In the Homeric period, chiefs and elders held more or less regular sittings in places of assembly to settle the disputes of all persons who chose to appear before them”).</w:t>
      </w:r>
    </w:p>
  </w:footnote>
  <w:footnote w:id="12">
    <w:p w14:paraId="1DC5049D" w14:textId="77777777"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infra </w:t>
      </w:r>
      <w:r>
        <w:rPr>
          <w:color w:val="000000" w:themeColor="text1"/>
        </w:rPr>
        <w:t>Section IV.</w:t>
      </w:r>
    </w:p>
  </w:footnote>
  <w:footnote w:id="13">
    <w:p w14:paraId="4AABD765" w14:textId="0208FC64"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This hypothetical is of my own creation, but the facts are very loosely based on historical records which are cited throughout this paragraph.</w:t>
      </w:r>
    </w:p>
  </w:footnote>
  <w:footnote w:id="14">
    <w:p w14:paraId="3D732385" w14:textId="40CA4778"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 B. Rowton, </w:t>
      </w:r>
      <w:r>
        <w:rPr>
          <w:i/>
          <w:iCs/>
          <w:color w:val="000000" w:themeColor="text1"/>
        </w:rPr>
        <w:t>Watercourses and Water Rights in the Official Correspondence from Larsa and Isin</w:t>
      </w:r>
      <w:r>
        <w:rPr>
          <w:color w:val="000000" w:themeColor="text1"/>
        </w:rPr>
        <w:t xml:space="preserve">, 21 J. </w:t>
      </w:r>
      <w:r>
        <w:rPr>
          <w:smallCaps/>
          <w:color w:val="000000" w:themeColor="text1"/>
        </w:rPr>
        <w:t>Cuneiform Stud</w:t>
      </w:r>
      <w:r>
        <w:rPr>
          <w:color w:val="000000" w:themeColor="text1"/>
        </w:rPr>
        <w:t xml:space="preserve">. 267, 269 (1967); </w:t>
      </w:r>
      <w:r>
        <w:rPr>
          <w:smallCaps/>
          <w:color w:val="000000" w:themeColor="text1"/>
        </w:rPr>
        <w:t>Stanley D. Walters, Water for Larsa: An Old Babylonian Archive Dealing With Irrigation</w:t>
      </w:r>
      <w:r>
        <w:rPr>
          <w:color w:val="000000" w:themeColor="text1"/>
        </w:rPr>
        <w:t xml:space="preserve"> 107–09 (1970).</w:t>
      </w:r>
    </w:p>
  </w:footnote>
  <w:footnote w:id="15">
    <w:p w14:paraId="0EDE0B62" w14:textId="2B249066"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Klaas R. Veenhof, The Old Assyrian Period</w:t>
      </w:r>
      <w:r>
        <w:rPr>
          <w:color w:val="000000" w:themeColor="text1"/>
        </w:rPr>
        <w:t xml:space="preserve"> 181 (Academic Press Fribourg 2008) (“When a party declares ‘Bring my case before the (plenary) kårum!’, it is an appeal to turn a confrontation before witnesses or arbiters, frequently in the framework of a private summons, into a formal lawsuit before the (plenary) kårum”).</w:t>
      </w:r>
    </w:p>
  </w:footnote>
  <w:footnote w:id="16">
    <w:p w14:paraId="05267964" w14:textId="7A2B7C81"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Pamela Barmash, The Laws of Hammurabi: At the Confluence of Royal and Scribal Traditions</w:t>
      </w:r>
      <w:r>
        <w:rPr>
          <w:color w:val="000000" w:themeColor="text1"/>
        </w:rPr>
        <w:t xml:space="preserve"> 50 (2020) (“[M]ost disputes were settled by local authorities, such as the elders of a city ward, the assembly of a town, or a mayor. But by co-opting the legal activities of local authorities, the monarch increased his authority. Nowhere in the Laws of Hammurabi was the legal authority of local authorities invalidated.”); </w:t>
      </w:r>
      <w:r>
        <w:rPr>
          <w:i/>
          <w:iCs/>
          <w:color w:val="000000" w:themeColor="text1"/>
        </w:rPr>
        <w:t>see generally</w:t>
      </w:r>
      <w:r>
        <w:rPr>
          <w:color w:val="000000" w:themeColor="text1"/>
        </w:rPr>
        <w:t xml:space="preserve"> Culbertson, infra note 18, at 69–78 (discussing how Ur III disputes escalated through multiple resolution venues before reaching provincial Courts, including initial attempts at resolution within households and communities, the role of local officials and community leaders in preliminary dispute arbitration, and the trajectory of cases from family and guild contexts to urban authorities, demonstrating that provincial Courts addressed only a fraction of disputes after unsuccessful resolution in other arenas); </w:t>
      </w:r>
      <w:r>
        <w:rPr>
          <w:i/>
          <w:iCs/>
          <w:color w:val="000000" w:themeColor="text1"/>
        </w:rPr>
        <w:t>see also</w:t>
      </w:r>
      <w:r>
        <w:rPr>
          <w:color w:val="000000" w:themeColor="text1"/>
        </w:rPr>
        <w:t xml:space="preserve"> </w:t>
      </w:r>
      <w:r>
        <w:rPr>
          <w:smallCaps/>
          <w:color w:val="000000" w:themeColor="text1"/>
        </w:rPr>
        <w:t>Dominique Charpin, Writing, Law, and Kingship in Old Babylonian Mesopotamia</w:t>
      </w:r>
      <w:r>
        <w:rPr>
          <w:color w:val="000000" w:themeColor="text1"/>
        </w:rPr>
        <w:t xml:space="preserve"> 46–47 (Jane Marie Todd trans., 2010) (explaining oath procedures requiring divine invocation and risk of curse for perjury); </w:t>
      </w:r>
      <w:r>
        <w:rPr>
          <w:smallCaps/>
          <w:color w:val="000000" w:themeColor="text1"/>
        </w:rPr>
        <w:t>Shalom E. Holtz, Neo-Babylonian Court Procedure</w:t>
      </w:r>
      <w:r>
        <w:rPr>
          <w:color w:val="000000" w:themeColor="text1"/>
        </w:rPr>
        <w:t xml:space="preserve"> 199–210 (2009) (analyzing promissory oaths sworn before authorities with divine sanctions).</w:t>
      </w:r>
    </w:p>
  </w:footnote>
  <w:footnote w:id="17">
    <w:p w14:paraId="300B9D2A" w14:textId="715450F4"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Thorkild Jacobsen, </w:t>
      </w:r>
      <w:r>
        <w:rPr>
          <w:i/>
          <w:iCs/>
          <w:color w:val="000000" w:themeColor="text1"/>
        </w:rPr>
        <w:t>Primitive Democracy in Ancient Mesopotamia</w:t>
      </w:r>
      <w:r>
        <w:rPr>
          <w:color w:val="000000" w:themeColor="text1"/>
        </w:rPr>
        <w:t xml:space="preserve">, 2 J. </w:t>
      </w:r>
      <w:r>
        <w:rPr>
          <w:smallCaps/>
          <w:color w:val="000000" w:themeColor="text1"/>
        </w:rPr>
        <w:t>Near E. Stud</w:t>
      </w:r>
      <w:r>
        <w:rPr>
          <w:color w:val="000000" w:themeColor="text1"/>
        </w:rPr>
        <w:t>. 159, 168 (1943).</w:t>
      </w:r>
    </w:p>
  </w:footnote>
  <w:footnote w:id="18">
    <w:p w14:paraId="489911B3" w14:textId="4AB296A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Dominique Charpin, Hammurabi of Babylon</w:t>
      </w:r>
      <w:r>
        <w:rPr>
          <w:color w:val="000000" w:themeColor="text1"/>
        </w:rPr>
        <w:t xml:space="preserve"> 107 (2012) (elders were the heads of the most influential families); Laura E. Culbertson, </w:t>
      </w:r>
      <w:r>
        <w:rPr>
          <w:i/>
          <w:iCs/>
          <w:color w:val="000000" w:themeColor="text1"/>
        </w:rPr>
        <w:t>Dispute Resolution in the Provincial Courts of the Third Dynasty of Ur</w:t>
      </w:r>
      <w:r>
        <w:rPr>
          <w:color w:val="000000" w:themeColor="text1"/>
        </w:rPr>
        <w:t xml:space="preserve"> 73, 75, 108 (2009) (unpublished Ph.D. dissertation, University of Michigan); </w:t>
      </w:r>
      <w:r>
        <w:rPr>
          <w:smallCaps/>
          <w:color w:val="000000" w:themeColor="text1"/>
        </w:rPr>
        <w:t>W. F. Leemans, Old Babylonian Texts From Dilbat, Sippar, and Other Places</w:t>
      </w:r>
      <w:r>
        <w:rPr>
          <w:color w:val="000000" w:themeColor="text1"/>
        </w:rPr>
        <w:t xml:space="preserve"> 91 (M. Stol ed., 2023) (documenting a field-boundary dispute settled by an arbiter and an oath sworn before a divine emblem).</w:t>
      </w:r>
    </w:p>
  </w:footnote>
  <w:footnote w:id="19">
    <w:p w14:paraId="3348D7C5" w14:textId="3815AFBC"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Yoffee,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w:t>
      </w:r>
      <w:r>
        <w:rPr>
          <w:color w:val="000000" w:themeColor="text1"/>
        </w:rPr>
        <w:t>46, 48–58 (Janet Richards &amp; Mary Van Buren eds., 2000).</w:t>
      </w:r>
    </w:p>
  </w:footnote>
  <w:footnote w:id="20">
    <w:p w14:paraId="0C8A6EF2" w14:textId="27444EBA"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Culbertson, infra note 18, at 69–78 (documenting from the ditila corpus that formal proceedings were memorialized in writing only after earlier stages); </w:t>
      </w:r>
      <w:r>
        <w:rPr>
          <w:i/>
          <w:iCs/>
          <w:color w:val="000000" w:themeColor="text1"/>
        </w:rPr>
        <w:t>see also</w:t>
      </w:r>
      <w:r>
        <w:rPr>
          <w:color w:val="000000" w:themeColor="text1"/>
        </w:rPr>
        <w:t> Itzchak E. Kornfeld, </w:t>
      </w:r>
      <w:r>
        <w:rPr>
          <w:i/>
          <w:iCs/>
          <w:color w:val="000000" w:themeColor="text1"/>
        </w:rPr>
        <w:t>Mesopotamia: A History of Water and Law</w:t>
      </w:r>
      <w:r>
        <w:rPr>
          <w:color w:val="000000" w:themeColor="text1"/>
        </w:rPr>
        <w:t>, </w:t>
      </w:r>
      <w:r>
        <w:rPr>
          <w:i/>
          <w:iCs/>
          <w:color w:val="000000" w:themeColor="text1"/>
        </w:rPr>
        <w:t>in</w:t>
      </w:r>
      <w:r>
        <w:rPr>
          <w:color w:val="000000" w:themeColor="text1"/>
        </w:rPr>
        <w:t> </w:t>
      </w:r>
      <w:r>
        <w:rPr>
          <w:smallCaps/>
          <w:color w:val="000000" w:themeColor="text1"/>
        </w:rPr>
        <w:t>The Evolution of the Law and Politics of Water</w:t>
      </w:r>
      <w:r>
        <w:rPr>
          <w:color w:val="000000" w:themeColor="text1"/>
        </w:rPr>
        <w:t xml:space="preserve"> 21, 23, 33 (Joseph W. Dellapenna &amp; Joyeeta Gupta eds., 2009) (noting compensatory rather than punitive nature of water dispute remedies); </w:t>
      </w:r>
      <w:r>
        <w:rPr>
          <w:smallCaps/>
          <w:color w:val="000000" w:themeColor="text1"/>
        </w:rPr>
        <w:t>Judicial Decisions in the Ancient Near East</w:t>
      </w:r>
      <w:r>
        <w:rPr>
          <w:color w:val="000000" w:themeColor="text1"/>
        </w:rPr>
        <w:t xml:space="preserve"> 383–88 (Sophie Démare-Lafont &amp; Daniel E. Fleming eds., 2023) (documenting progression from local to royal jurisdiction); </w:t>
      </w:r>
      <w:r>
        <w:rPr>
          <w:smallCaps/>
          <w:color w:val="000000" w:themeColor="text1"/>
        </w:rPr>
        <w:t>Martha T. Roth, Law Collections From Mesopotamia and Asia Minor</w:t>
      </w:r>
      <w:r>
        <w:rPr>
          <w:color w:val="000000" w:themeColor="text1"/>
        </w:rPr>
        <w:t xml:space="preserve"> 91–92 (2d ed. 1997) (¶¶53–56 deal with irrigation offenses).</w:t>
      </w:r>
    </w:p>
  </w:footnote>
  <w:footnote w:id="21">
    <w:p w14:paraId="50CEDD91" w14:textId="48CF5F83"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 The Rule of Laws: A 4000-year Quest to Order the World</w:t>
      </w:r>
      <w:r>
        <w:rPr>
          <w:color w:val="000000" w:themeColor="text1"/>
        </w:rPr>
        <w:t>, chapter 11 (my book does not have page numbers).</w:t>
      </w:r>
    </w:p>
  </w:footnote>
  <w:footnote w:id="22">
    <w:p w14:paraId="2341EE81" w14:textId="64BDD66E"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 (surveying each civilization’s variant of the oath or oath-adjacent QCM).</w:t>
      </w:r>
    </w:p>
  </w:footnote>
  <w:footnote w:id="23">
    <w:p w14:paraId="20BD84EA" w14:textId="77777777"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Hugo Mercier &amp; Pascal Boyer, </w:t>
      </w:r>
      <w:r>
        <w:rPr>
          <w:i/>
          <w:iCs/>
          <w:color w:val="000000" w:themeColor="text1"/>
        </w:rPr>
        <w:t>Truth-Making Institutions: From Divination, Ordeals and Oaths to Judicial Torture and Rules of Evidence</w:t>
      </w:r>
      <w:r>
        <w:rPr>
          <w:color w:val="000000" w:themeColor="text1"/>
        </w:rPr>
        <w:t xml:space="preserve">, 42 </w:t>
      </w:r>
      <w:r>
        <w:rPr>
          <w:smallCaps/>
          <w:color w:val="000000" w:themeColor="text1"/>
        </w:rPr>
        <w:t>Evolution &amp; Hum. Behav</w:t>
      </w:r>
      <w:r>
        <w:rPr>
          <w:color w:val="000000" w:themeColor="text1"/>
        </w:rPr>
        <w:t>. 259, 264 (2021).</w:t>
      </w:r>
    </w:p>
  </w:footnote>
  <w:footnote w:id="24">
    <w:p w14:paraId="21A0C8F8" w14:textId="028D0500"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Gabriel Herman, Morality and Behaviour in Democratic Athens: A Social History 17–18 (2006); Adriaan Lanni, Law and Order in Ancient Athens 142 (201</w:t>
      </w:r>
      <w:r>
        <w:rPr>
          <w:color w:val="000000" w:themeColor="text1"/>
        </w:rPr>
        <w:t>6).</w:t>
      </w:r>
    </w:p>
  </w:footnote>
  <w:footnote w:id="25">
    <w:p w14:paraId="304AA245" w14:textId="4B512EA5"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Lanni</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_Ref221994504 \h  \* MERGEFORMAT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r>
        <w:rPr>
          <w:color w:val="000000" w:themeColor="text1"/>
        </w:rPr>
        <w:t xml:space="preserve">, at 129, 134–35. </w:t>
      </w:r>
    </w:p>
  </w:footnote>
  <w:footnote w:id="26">
    <w:p w14:paraId="3A3FF22E" w14:textId="6EFE4B82"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at 142–43.</w:t>
      </w:r>
    </w:p>
  </w:footnote>
  <w:footnote w:id="27">
    <w:p w14:paraId="423AA2A1" w14:textId="05F841CF"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Robin Osborne, Use and Abuse of Law in the Athenian Courts</w:t>
      </w:r>
      <w:r>
        <w:rPr>
          <w:color w:val="000000" w:themeColor="text1"/>
        </w:rPr>
        <w:t xml:space="preserve"> 38, 81 (Brill 2018).</w:t>
      </w:r>
    </w:p>
  </w:footnote>
  <w:footnote w:id="28">
    <w:p w14:paraId="5247A477"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 </w:t>
      </w:r>
      <w:r>
        <w:rPr>
          <w:i/>
          <w:iCs/>
          <w:color w:val="000000" w:themeColor="text1"/>
        </w:rPr>
        <w:t>see infra</w:t>
      </w:r>
      <w:r>
        <w:rPr>
          <w:color w:val="000000" w:themeColor="text1"/>
        </w:rPr>
        <w:t xml:space="preserve"> Section VI.F.</w:t>
      </w:r>
    </w:p>
  </w:footnote>
  <w:footnote w:id="29">
    <w:p w14:paraId="18B4691A" w14:textId="744693C2"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Arthashastra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r>
        <w:rPr>
          <w:smallCaps/>
          <w:color w:val="000000" w:themeColor="text1"/>
        </w:rPr>
        <w:t xml:space="preserve">John Maxcy Zane, </w:t>
      </w:r>
      <w:r>
        <w:rPr>
          <w:i/>
          <w:iCs/>
          <w:smallCaps/>
          <w:color w:val="000000" w:themeColor="text1"/>
        </w:rPr>
        <w:t>The Story of Law</w:t>
      </w:r>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litigant could do was to hire some orator to write out a speech for him to deliver.” The underlying philosophy was that “the laws, if put into writing, became the aid and possession of the many. With written laws, the humblest in the state is sure of equal justice with the great.”).</w:t>
      </w:r>
    </w:p>
  </w:footnote>
  <w:footnote w:id="30">
    <w:p w14:paraId="616E11D5" w14:textId="7352A69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34, 41, 43 and accompanying text.</w:t>
      </w:r>
    </w:p>
  </w:footnote>
  <w:footnote w:id="31">
    <w:p w14:paraId="420D0346" w14:textId="44CDEF82"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James A. Brundage, The Medieval Origins of the Legal Profession</w:t>
      </w:r>
      <w:r>
        <w:rPr>
          <w:color w:val="000000" w:themeColor="text1"/>
        </w:rPr>
        <w:t xml:space="preserve"> 28 (Univ. of Chicago Press 2008).</w:t>
      </w:r>
    </w:p>
  </w:footnote>
  <w:footnote w:id="32">
    <w:p w14:paraId="084379F6" w14:textId="77777777" w:rsidR="000F5FFF" w:rsidRPr="005B3E31" w:rsidRDefault="000F5FFF" w:rsidP="003D74D8">
      <w:pPr>
        <w:pStyle w:val="FootnoteText"/>
        <w:spacing w:line="480" w:lineRule="auto"/>
      </w:pPr>
      <w:r>
        <w:rPr>
          <w:rStyle w:val="FootnoteReference"/>
        </w:rPr>
        <w:footnoteRef/>
      </w:r>
      <w:r>
        <w:t xml:space="preserve"> </w:t>
      </w:r>
      <w:r>
        <w:rPr>
          <w:i/>
          <w:iCs/>
        </w:rPr>
        <w:t>Id.</w:t>
      </w:r>
      <w:r>
        <w:t xml:space="preserve"> at 28. </w:t>
      </w:r>
    </w:p>
  </w:footnote>
  <w:footnote w:id="33">
    <w:p w14:paraId="1FAA8A91" w14:textId="2B6A236C"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444.</w:t>
      </w:r>
    </w:p>
  </w:footnote>
  <w:footnote w:id="34">
    <w:p w14:paraId="5C30CE41" w14:textId="13D85DD5"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Leonard S. Goodman, </w:t>
      </w:r>
      <w:r>
        <w:rPr>
          <w:i/>
          <w:iCs/>
          <w:color w:val="000000" w:themeColor="text1"/>
        </w:rPr>
        <w:t>The Historic Role of the Oath of Admission</w:t>
      </w:r>
      <w:r>
        <w:rPr>
          <w:color w:val="000000" w:themeColor="text1"/>
        </w:rPr>
        <w:t xml:space="preserve">, 11 </w:t>
      </w:r>
      <w:r>
        <w:rPr>
          <w:smallCaps/>
          <w:color w:val="000000" w:themeColor="text1"/>
        </w:rPr>
        <w:t>Am. J. Legal Hist</w:t>
      </w:r>
      <w:r>
        <w:rPr>
          <w:color w:val="000000" w:themeColor="text1"/>
        </w:rPr>
        <w:t>. 404, 409, 411 (1967).</w:t>
      </w:r>
    </w:p>
  </w:footnote>
  <w:footnote w:id="35">
    <w:p w14:paraId="0001000C"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w:t>
      </w:r>
    </w:p>
  </w:footnote>
  <w:footnote w:id="36">
    <w:p w14:paraId="57657C36" w14:textId="378D3855"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 (2013); Comaroff &amp; Roberts, infra note 382, at 108</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37">
    <w:p w14:paraId="1DEF1AAA" w14:textId="5734A523" w:rsidR="00EC1600" w:rsidRPr="005B3E31" w:rsidRDefault="00EC16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McRitchue v. Zuckerverg</w:t>
      </w:r>
      <w:r>
        <w:rPr>
          <w:smallCaps/>
          <w:color w:val="000000" w:themeColor="text1"/>
        </w:rPr>
        <w:t xml:space="preserve"> C.A. No. 2022-0890-jtl</w:t>
      </w:r>
      <w:r>
        <w:rPr>
          <w:color w:val="000000" w:themeColor="text1"/>
        </w:rPr>
        <w:t xml:space="preserve">. </w:t>
      </w:r>
    </w:p>
  </w:footnote>
  <w:footnote w:id="38">
    <w:p w14:paraId="6B5B1355"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Peter T. Leeson, </w:t>
      </w:r>
      <w:r>
        <w:rPr>
          <w:i/>
          <w:iCs/>
          <w:color w:val="000000" w:themeColor="text1"/>
        </w:rPr>
        <w:t>Ordeals</w:t>
      </w:r>
      <w:r>
        <w:rPr>
          <w:color w:val="000000" w:themeColor="text1"/>
        </w:rPr>
        <w:t xml:space="preserve">, 55 </w:t>
      </w:r>
      <w:r>
        <w:rPr>
          <w:smallCaps/>
          <w:color w:val="000000" w:themeColor="text1"/>
        </w:rPr>
        <w:t>J.L. &amp; Econ</w:t>
      </w:r>
      <w:r>
        <w:rPr>
          <w:color w:val="000000" w:themeColor="text1"/>
        </w:rPr>
        <w:t>. 1, 31 (2012).</w:t>
      </w:r>
    </w:p>
  </w:footnote>
  <w:footnote w:id="39">
    <w:p w14:paraId="20019D6A" w14:textId="3FB6D491"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Pirie, supra note 21, ch. 11; Leeson, supra note 38, at 34</w:t>
      </w:r>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p>
  </w:footnote>
  <w:footnote w:id="40">
    <w:p w14:paraId="7900B6CF" w14:textId="54C424E0"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Section VI.</w:t>
      </w:r>
    </w:p>
  </w:footnote>
  <w:footnote w:id="41">
    <w:p w14:paraId="2B721218" w14:textId="160C624E"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Carol R. Andrews, </w:t>
      </w:r>
      <w:r>
        <w:rPr>
          <w:i/>
          <w:iCs/>
          <w:color w:val="000000" w:themeColor="text1"/>
        </w:rPr>
        <w:t>The Lawyer's Oath: Both Ancient and Modern</w:t>
      </w:r>
      <w:r>
        <w:rPr>
          <w:color w:val="000000" w:themeColor="text1"/>
        </w:rPr>
        <w:t xml:space="preserve">, 22 </w:t>
      </w:r>
      <w:r>
        <w:rPr>
          <w:smallCaps/>
          <w:color w:val="000000" w:themeColor="text1"/>
        </w:rPr>
        <w:t>Geo. J. Legal Ethics</w:t>
      </w:r>
      <w:r>
        <w:rPr>
          <w:color w:val="000000" w:themeColor="text1"/>
        </w:rPr>
        <w:t xml:space="preserve"> 3, 4–5 (2009).</w:t>
      </w:r>
    </w:p>
  </w:footnote>
  <w:footnote w:id="42">
    <w:p w14:paraId="522CF5F7" w14:textId="34A9E4A1"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MM. Coşgel, Thomas J. Miceli &amp; Emre Özer, </w:t>
      </w:r>
      <w:r>
        <w:rPr>
          <w:i/>
          <w:iCs/>
          <w:color w:val="000000" w:themeColor="text1"/>
        </w:rPr>
        <w:t>Resolving Lawsuits with a Decisive Oath: An Economic Analysis</w:t>
      </w:r>
      <w:r>
        <w:rPr>
          <w:color w:val="000000" w:themeColor="text1"/>
        </w:rPr>
        <w:t xml:space="preserve">, 226 </w:t>
      </w:r>
      <w:r>
        <w:rPr>
          <w:smallCaps/>
          <w:color w:val="000000" w:themeColor="text1"/>
        </w:rPr>
        <w:t>J. Econ. Behav. &amp; Org</w:t>
      </w:r>
      <w:r>
        <w:rPr>
          <w:color w:val="000000" w:themeColor="text1"/>
        </w:rPr>
        <w:t>. 106700, at 5–6 (2024).</w:t>
      </w:r>
    </w:p>
  </w:footnote>
  <w:footnote w:id="43">
    <w:p w14:paraId="21E4D701" w14:textId="6405A7A6"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Carol Rice Andrews, </w:t>
      </w:r>
      <w:r>
        <w:rPr>
          <w:i/>
          <w:iCs/>
          <w:color w:val="000000" w:themeColor="text1"/>
          <w:sz w:val="20"/>
          <w:szCs w:val="20"/>
        </w:rPr>
        <w:t>The Lawyer’s Oath: Both Ancient and Modern</w:t>
      </w:r>
      <w:r>
        <w:rPr>
          <w:color w:val="000000" w:themeColor="text1"/>
          <w:sz w:val="20"/>
          <w:szCs w:val="20"/>
        </w:rPr>
        <w:t xml:space="preserve">, 22 </w:t>
      </w:r>
      <w:r>
        <w:rPr>
          <w:smallCaps/>
          <w:color w:val="000000" w:themeColor="text1"/>
          <w:sz w:val="20"/>
          <w:szCs w:val="20"/>
        </w:rPr>
        <w:t>Geo. J. Legal Ethics</w:t>
      </w:r>
      <w:r>
        <w:rPr>
          <w:color w:val="000000" w:themeColor="text1"/>
          <w:sz w:val="20"/>
          <w:szCs w:val="20"/>
        </w:rPr>
        <w:t xml:space="preserve"> 3, 36 (2009).</w:t>
      </w:r>
    </w:p>
  </w:footnote>
  <w:footnote w:id="44">
    <w:p w14:paraId="631905C5" w14:textId="613A36E2"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Konstantinos D. Kerameus, </w:t>
      </w:r>
      <w:r>
        <w:rPr>
          <w:i/>
          <w:iCs/>
          <w:color w:val="000000" w:themeColor="text1"/>
          <w:sz w:val="20"/>
          <w:szCs w:val="20"/>
        </w:rPr>
        <w:t>Judicial Organization and Civil Procedure, in</w:t>
      </w:r>
      <w:r>
        <w:rPr>
          <w:color w:val="000000" w:themeColor="text1"/>
          <w:sz w:val="20"/>
          <w:szCs w:val="20"/>
        </w:rPr>
        <w:t xml:space="preserve"> </w:t>
      </w:r>
      <w:r>
        <w:rPr>
          <w:smallCaps/>
          <w:color w:val="000000" w:themeColor="text1"/>
          <w:sz w:val="20"/>
          <w:szCs w:val="20"/>
        </w:rPr>
        <w:t>Introduction to Greek Law</w:t>
      </w:r>
      <w:r>
        <w:rPr>
          <w:color w:val="000000" w:themeColor="text1"/>
          <w:sz w:val="20"/>
          <w:szCs w:val="20"/>
        </w:rPr>
        <w:t xml:space="preserve"> 341, 353 (Konstantinos D. Kerameus &amp; Phaedon J. Kozyris eds., 3d ed. 2008).</w:t>
      </w:r>
    </w:p>
  </w:footnote>
  <w:footnote w:id="45">
    <w:p w14:paraId="51FF508D" w14:textId="47FD7780"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Matthew R. Christ, The Litigious Athenian: Legal Excess in Ancient Democracy</w:t>
      </w:r>
      <w:r>
        <w:rPr>
          <w:color w:val="000000" w:themeColor="text1"/>
          <w:sz w:val="20"/>
          <w:szCs w:val="20"/>
        </w:rPr>
        <w:t xml:space="preserve"> 51, 59–60 (1998) (quoting Isocrates 20.14).</w:t>
      </w:r>
    </w:p>
  </w:footnote>
  <w:footnote w:id="46">
    <w:p w14:paraId="1A94D49F" w14:textId="28739F24"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Brundage, supra note 31, at 15</w:t>
      </w:r>
      <w:r>
        <w:rPr>
          <w:color w:val="000000" w:themeColor="text1"/>
        </w:rPr>
        <w:t>6.</w:t>
      </w:r>
    </w:p>
  </w:footnote>
  <w:footnote w:id="47">
    <w:p w14:paraId="5AAD94E7"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Weixia Gu, </w:t>
      </w:r>
      <w:r>
        <w:rPr>
          <w:i/>
          <w:iCs/>
          <w:color w:val="000000" w:themeColor="text1"/>
        </w:rPr>
        <w:t>The Delicate Art of Med-Arb and Its Future Institutionalisation in China</w:t>
      </w:r>
      <w:r>
        <w:rPr>
          <w:smallCaps/>
          <w:color w:val="000000" w:themeColor="text1"/>
        </w:rPr>
        <w:t>, 31 Ucla Pac. Basin</w:t>
      </w:r>
      <w:r>
        <w:rPr>
          <w:color w:val="000000" w:themeColor="text1"/>
        </w:rPr>
        <w:t xml:space="preserve"> </w:t>
      </w:r>
      <w:r>
        <w:rPr>
          <w:smallCaps/>
          <w:color w:val="000000" w:themeColor="text1"/>
        </w:rPr>
        <w:t>L.J.</w:t>
      </w:r>
      <w:r>
        <w:rPr>
          <w:color w:val="000000" w:themeColor="text1"/>
        </w:rPr>
        <w:t xml:space="preserve"> 97, 98, 102–03 (2014).</w:t>
      </w:r>
    </w:p>
  </w:footnote>
  <w:footnote w:id="48">
    <w:p w14:paraId="50364426" w14:textId="3053F319"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Carlos de Vera, </w:t>
      </w:r>
      <w:r>
        <w:rPr>
          <w:i/>
          <w:iCs/>
          <w:color w:val="000000" w:themeColor="text1"/>
        </w:rPr>
        <w:t>Arbitrating Harmony: ‘Med-Arb’ and the Confluence of Culture and Rule of Law in the Resolution of International Commercial Disputes in China</w:t>
      </w:r>
      <w:r>
        <w:rPr>
          <w:color w:val="000000" w:themeColor="text1"/>
        </w:rPr>
        <w:t xml:space="preserve">, 18 </w:t>
      </w:r>
      <w:r>
        <w:rPr>
          <w:smallCaps/>
          <w:color w:val="000000" w:themeColor="text1"/>
        </w:rPr>
        <w:t>Colum. J. Asian L</w:t>
      </w:r>
      <w:r>
        <w:rPr>
          <w:color w:val="000000" w:themeColor="text1"/>
        </w:rPr>
        <w:t>. 149, 184 (2004).</w:t>
      </w:r>
    </w:p>
  </w:footnote>
  <w:footnote w:id="49">
    <w:p w14:paraId="4CE144AA" w14:textId="1FA1D476"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Shahla F. Ali, </w:t>
      </w:r>
      <w:r>
        <w:rPr>
          <w:i/>
          <w:iCs/>
          <w:color w:val="000000" w:themeColor="text1"/>
        </w:rPr>
        <w:t>The Jurisprudence of Responsive Mediation: An Empirical Examination of Chinese People's Mediation in Action</w:t>
      </w:r>
      <w:r>
        <w:rPr>
          <w:color w:val="000000" w:themeColor="text1"/>
        </w:rPr>
        <w:t xml:space="preserve">, 45 J. </w:t>
      </w:r>
      <w:r>
        <w:rPr>
          <w:smallCaps/>
          <w:color w:val="000000" w:themeColor="text1"/>
        </w:rPr>
        <w:t>Legal Pluralism &amp; Unofficial L</w:t>
      </w:r>
      <w:r>
        <w:rPr>
          <w:color w:val="000000" w:themeColor="text1"/>
        </w:rPr>
        <w:t>. 227, 241 (2013).</w:t>
      </w:r>
    </w:p>
  </w:footnote>
  <w:footnote w:id="50">
    <w:p w14:paraId="791405F2" w14:textId="6BB155EC"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J.H. Baker, </w:t>
      </w:r>
      <w:r>
        <w:rPr>
          <w:i/>
          <w:iCs/>
          <w:color w:val="000000" w:themeColor="text1"/>
        </w:rPr>
        <w:t>From Lovedays to Commercial Arbitration, in</w:t>
      </w:r>
      <w:r>
        <w:rPr>
          <w:color w:val="000000" w:themeColor="text1"/>
        </w:rPr>
        <w:t xml:space="preserve"> </w:t>
      </w:r>
      <w:r>
        <w:rPr>
          <w:smallCaps/>
          <w:color w:val="000000" w:themeColor="text1"/>
        </w:rPr>
        <w:t>1 Collected Papers on English Legal History</w:t>
      </w:r>
      <w:r>
        <w:rPr>
          <w:color w:val="000000" w:themeColor="text1"/>
        </w:rPr>
        <w:t xml:space="preserve"> 432, 436 (Cambridge Univ. Press 2013).</w:t>
      </w:r>
    </w:p>
  </w:footnote>
  <w:footnote w:id="51">
    <w:p w14:paraId="10350D1A" w14:textId="0CDE2256"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Stavros Brekoulakis, </w:t>
      </w:r>
      <w:r>
        <w:rPr>
          <w:i/>
          <w:iCs/>
          <w:color w:val="000000" w:themeColor="text1"/>
        </w:rPr>
        <w:t>The Historical Treatment of Arbitration Under English Law and the Development of the Policy Favouring Arbitration</w:t>
      </w:r>
      <w:r>
        <w:rPr>
          <w:color w:val="000000" w:themeColor="text1"/>
        </w:rPr>
        <w:t xml:space="preserve">, 39 </w:t>
      </w:r>
      <w:r>
        <w:rPr>
          <w:smallCaps/>
          <w:color w:val="000000" w:themeColor="text1"/>
        </w:rPr>
        <w:t>Oxford J. Legal Stud</w:t>
      </w:r>
      <w:r>
        <w:rPr>
          <w:color w:val="000000" w:themeColor="text1"/>
        </w:rPr>
        <w:t>. 124, 125, 135 (2019).</w:t>
      </w:r>
    </w:p>
  </w:footnote>
  <w:footnote w:id="52">
    <w:p w14:paraId="2263FC8A" w14:textId="508DC018"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Menkel-Meadow,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xml:space="preserve">, at 25, 33–34; </w:t>
      </w:r>
      <w:r>
        <w:rPr>
          <w:i/>
          <w:iCs/>
          <w:color w:val="000000" w:themeColor="text1"/>
        </w:rPr>
        <w:t>see also</w:t>
      </w:r>
      <w:r>
        <w:rPr>
          <w:color w:val="000000" w:themeColor="text1"/>
        </w:rPr>
        <w:t xml:space="preserve"> Lande,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xml:space="preserve">, at 118–20; </w:t>
      </w:r>
      <w:r>
        <w:rPr>
          <w:i/>
          <w:iCs/>
          <w:color w:val="000000" w:themeColor="text1"/>
        </w:rPr>
        <w:t>see also</w:t>
      </w:r>
      <w:r>
        <w:rPr>
          <w:color w:val="000000" w:themeColor="text1"/>
        </w:rPr>
        <w:t xml:space="preserve"> William L.F. Felstiner, Richard L. Abel &amp; Austin Sarat, </w:t>
      </w:r>
      <w:r>
        <w:rPr>
          <w:i/>
          <w:iCs/>
          <w:color w:val="000000" w:themeColor="text1"/>
        </w:rPr>
        <w:t>The Emergence and Transformation of Disputes: Naming, Blaming, Claiming</w:t>
      </w:r>
      <w:r>
        <w:rPr>
          <w:color w:val="000000" w:themeColor="text1"/>
        </w:rPr>
        <w:t xml:space="preserve">, 15 </w:t>
      </w:r>
      <w:r>
        <w:rPr>
          <w:smallCaps/>
          <w:color w:val="000000" w:themeColor="text1"/>
        </w:rPr>
        <w:t>L. &amp; Soc’y Rev</w:t>
      </w:r>
      <w:r>
        <w:rPr>
          <w:color w:val="000000" w:themeColor="text1"/>
        </w:rPr>
        <w:t xml:space="preserve">. 631, 631, 636–37 (1980–81); </w:t>
      </w:r>
      <w:r>
        <w:rPr>
          <w:smallCaps/>
          <w:color w:val="000000" w:themeColor="text1"/>
        </w:rPr>
        <w:t>Christopher W. Moore, The Mediation Process: Practical Strategies for Resolving Conflict</w:t>
      </w:r>
      <w:r>
        <w:rPr>
          <w:i/>
          <w:iCs/>
          <w:color w:val="000000" w:themeColor="text1"/>
        </w:rPr>
        <w:t xml:space="preserve"> </w:t>
      </w:r>
      <w:r>
        <w:rPr>
          <w:color w:val="000000" w:themeColor="text1"/>
        </w:rPr>
        <w:t xml:space="preserve">24, 28, 218, 317 (4th ed. 2014) ([parties in negotiation] “are locked into what appear to be mutually exclusive positions, and to date have not figured out how to retreat from them and find solutions that will meet and satisfy their individual and joint interests”); </w:t>
      </w:r>
      <w:r>
        <w:rPr>
          <w:i/>
          <w:iCs/>
          <w:color w:val="000000" w:themeColor="text1"/>
        </w:rPr>
        <w:t>id.</w:t>
      </w:r>
      <w:r>
        <w:rPr>
          <w:color w:val="000000" w:themeColor="text1"/>
        </w:rPr>
        <w:t xml:space="preserve"> at 24 (“Mediation is commonly initiated when disputing parties ... are not able to start productive talks or have ... reached an impasse,” and “the degree of emotional and substantive polarization will make the process difficult.”); </w:t>
      </w:r>
      <w:r>
        <w:rPr>
          <w:i/>
          <w:iCs/>
          <w:color w:val="000000" w:themeColor="text1"/>
        </w:rPr>
        <w:t>id.</w:t>
      </w:r>
      <w:r>
        <w:rPr>
          <w:color w:val="000000" w:themeColor="text1"/>
        </w:rPr>
        <w:t xml:space="preserve"> at 24; [before arbitration] “parties may commit themselves to a specific position to resolve their differences for a variety of Reasons” at 274); Jay E. Grenig, Alternative Dispute Resolution 199–200 (4th ed.) (reproducing Guide to Judicial Management of Cases in ADR) (“When ADR first began to be implemented in court settings, the prevailing view was that ADR procedures should not be used until discovery was well under way, if not completed. This view was based on a belief that each party had to have a solid understanding of its case before ADR could be effective”); </w:t>
      </w:r>
      <w:r>
        <w:rPr>
          <w:smallCaps/>
          <w:color w:val="000000" w:themeColor="text1"/>
        </w:rPr>
        <w:t>Robert A. Baruch Bush &amp; Joseph P. Folger, The Promise of Mediation: The Transformative Approach to Conflict</w:t>
      </w:r>
      <w:r>
        <w:rPr>
          <w:color w:val="000000" w:themeColor="text1"/>
        </w:rPr>
        <w:t xml:space="preserve"> 46, 49 (2005) (discussing from a psychological perspective how parties enter mediation already carrying “a sense of relative weakness” and “self- absorption and self-centeredness” by conflict, with their sense of strength and connection to others already “alienat[ing]”).</w:t>
      </w:r>
    </w:p>
  </w:footnote>
  <w:footnote w:id="53">
    <w:p w14:paraId="26559215" w14:textId="6CA3E0C1"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Robert Cooter &amp; Stephen Marks, </w:t>
      </w:r>
      <w:r>
        <w:rPr>
          <w:i/>
          <w:iCs/>
          <w:color w:val="000000" w:themeColor="text1"/>
        </w:rPr>
        <w:t>Bargaining in the Shadow of the Law: A Testable Model of Strategic Behavior</w:t>
      </w:r>
      <w:r>
        <w:rPr>
          <w:color w:val="000000" w:themeColor="text1"/>
        </w:rPr>
        <w:t xml:space="preserve">, 11 </w:t>
      </w:r>
      <w:r>
        <w:rPr>
          <w:smallCaps/>
          <w:color w:val="000000" w:themeColor="text1"/>
        </w:rPr>
        <w:t>J. Legal Stud</w:t>
      </w:r>
      <w:r>
        <w:rPr>
          <w:color w:val="000000" w:themeColor="text1"/>
        </w:rPr>
        <w:t xml:space="preserve">. 225, 233–251 (1982); Carrie Menkel-Meadow,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J. Disp. Resol</w:t>
      </w:r>
      <w:r>
        <w:rPr>
          <w:color w:val="000000" w:themeColor="text1"/>
        </w:rPr>
        <w:t xml:space="preserve">. 25, 32; Avani Mehta Sood, </w:t>
      </w:r>
      <w:r>
        <w:rPr>
          <w:i/>
          <w:iCs/>
          <w:color w:val="000000" w:themeColor="text1"/>
        </w:rPr>
        <w:t>Motivated Cognition in Legal Judgments—An Analytic Review</w:t>
      </w:r>
      <w:r>
        <w:rPr>
          <w:color w:val="000000" w:themeColor="text1"/>
        </w:rPr>
        <w:t xml:space="preserve">, 9 </w:t>
      </w:r>
      <w:r>
        <w:rPr>
          <w:smallCaps/>
          <w:color w:val="000000" w:themeColor="text1"/>
        </w:rPr>
        <w:t>Ann. R. L. &amp; Soc. Sci</w:t>
      </w:r>
      <w:r>
        <w:rPr>
          <w:color w:val="000000" w:themeColor="text1"/>
        </w:rPr>
        <w:t xml:space="preserve">. 307, 321 (2013) (internal citations omitted); Doron Teichman, Eyal Zamir &amp; Ilana Ritov, </w:t>
      </w:r>
      <w:r>
        <w:rPr>
          <w:i/>
          <w:iCs/>
          <w:color w:val="000000" w:themeColor="text1"/>
        </w:rPr>
        <w:t>Biases in Legal Decision-Making: Comparing Prosecutors, Defense Attorneys, Law Students, and Laypersons,</w:t>
      </w:r>
      <w:r>
        <w:rPr>
          <w:color w:val="000000" w:themeColor="text1"/>
        </w:rPr>
        <w:t xml:space="preserve"> 20 J. </w:t>
      </w:r>
      <w:r>
        <w:rPr>
          <w:smallCaps/>
          <w:color w:val="000000" w:themeColor="text1"/>
        </w:rPr>
        <w:t>Empirical Legal Stud</w:t>
      </w:r>
      <w:r>
        <w:rPr>
          <w:color w:val="000000" w:themeColor="text1"/>
        </w:rPr>
        <w:t xml:space="preserve">. 852, 858 (2023); Jane Goodman-Delahunty et al., </w:t>
      </w:r>
      <w:r>
        <w:rPr>
          <w:i/>
          <w:iCs/>
          <w:color w:val="000000" w:themeColor="text1"/>
        </w:rPr>
        <w:t>Insightful or Wishful: Lawyers’ Ability to Predict Case Outcomes</w:t>
      </w:r>
      <w:r>
        <w:rPr>
          <w:color w:val="000000" w:themeColor="text1"/>
        </w:rPr>
        <w:t xml:space="preserve">, 16 </w:t>
      </w:r>
      <w:r>
        <w:rPr>
          <w:smallCaps/>
          <w:color w:val="000000" w:themeColor="text1"/>
        </w:rPr>
        <w:t>Psych. Pub. Pol’y &amp; L</w:t>
      </w:r>
      <w:r>
        <w:rPr>
          <w:color w:val="000000" w:themeColor="text1"/>
        </w:rPr>
        <w:t>. 133, 152 (2010).</w:t>
      </w:r>
    </w:p>
  </w:footnote>
  <w:footnote w:id="54">
    <w:p w14:paraId="0001000B"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55">
    <w:p w14:paraId="40C86BA6" w14:textId="77777777" w:rsidR="00210CBE" w:rsidRPr="005B3E31" w:rsidRDefault="00210C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Appendix A for the citation for the sources I used in creating this timeline. </w:t>
      </w:r>
    </w:p>
  </w:footnote>
  <w:footnote w:id="56">
    <w:p w14:paraId="33F5C2F2" w14:textId="68D4DEB3" w:rsidR="00103ED4" w:rsidRPr="005B3E31" w:rsidRDefault="00103E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Pierre Schlag, The Enchantment of Reason</w:t>
      </w:r>
      <w:r>
        <w:rPr>
          <w:color w:val="000000" w:themeColor="text1"/>
        </w:rPr>
        <w:t xml:space="preserve"> 117–18 (1998); </w:t>
      </w:r>
      <w:r>
        <w:rPr>
          <w:i/>
          <w:iCs/>
          <w:color w:val="000000" w:themeColor="text1"/>
        </w:rPr>
        <w:t>see also</w:t>
      </w:r>
      <w:r>
        <w:rPr>
          <w:color w:val="000000" w:themeColor="text1"/>
        </w:rPr>
        <w:t xml:space="preserve"> </w:t>
      </w:r>
      <w:r>
        <w:rPr>
          <w:smallCaps/>
          <w:color w:val="000000" w:themeColor="text1"/>
        </w:rPr>
        <w:t xml:space="preserve">Cass R. Sunstein, </w:t>
      </w:r>
      <w:r>
        <w:rPr>
          <w:i/>
          <w:iCs/>
          <w:smallCaps/>
          <w:color w:val="000000" w:themeColor="text1"/>
        </w:rPr>
        <w:t>Conformity and Dissent</w:t>
      </w:r>
      <w:r>
        <w:rPr>
          <w:i/>
          <w:iCs/>
          <w:color w:val="000000" w:themeColor="text1"/>
        </w:rPr>
        <w:t xml:space="preserve"> </w:t>
      </w:r>
      <w:r>
        <w:rPr>
          <w:color w:val="000000" w:themeColor="text1"/>
        </w:rPr>
        <w:t>65–67 (2002).</w:t>
      </w:r>
    </w:p>
  </w:footnote>
  <w:footnote w:id="57">
    <w:p w14:paraId="273B6C80" w14:textId="3A437736" w:rsidR="009469D4" w:rsidRPr="005B3E31" w:rsidRDefault="009469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Rahimi, 602 U.S. 680, 692 (2024); Saul Cornell, </w:t>
      </w:r>
      <w:r>
        <w:rPr>
          <w:i/>
          <w:iCs/>
          <w:color w:val="000000" w:themeColor="text1"/>
        </w:rPr>
        <w:t>The Founders’ Common Law and Bruen’s Text, History, and Tradition Test: From History ‘Lite’ to History Right</w:t>
      </w:r>
      <w:r>
        <w:rPr>
          <w:color w:val="000000" w:themeColor="text1"/>
        </w:rPr>
        <w:t xml:space="preserve">, 73 </w:t>
      </w:r>
      <w:r>
        <w:rPr>
          <w:smallCaps/>
          <w:color w:val="000000" w:themeColor="text1"/>
        </w:rPr>
        <w:t>Buff. L. Rev.</w:t>
      </w:r>
      <w:r>
        <w:rPr>
          <w:color w:val="000000" w:themeColor="text1"/>
        </w:rPr>
        <w:t xml:space="preserve"> 651, 656 (2025).</w:t>
      </w:r>
    </w:p>
  </w:footnote>
  <w:footnote w:id="58">
    <w:p w14:paraId="458841B3" w14:textId="184A4880"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59">
    <w:p w14:paraId="4CE58D42" w14:textId="77777777" w:rsidR="00BD7E7F" w:rsidRPr="005B3E31" w:rsidRDefault="00BD7E7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Sections III, VI.</w:t>
      </w:r>
    </w:p>
  </w:footnote>
  <w:footnote w:id="60">
    <w:p w14:paraId="7D1740E7" w14:textId="4970629A" w:rsidR="008B3A31" w:rsidRPr="005B3E31" w:rsidRDefault="008B3A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 (2d ed. 1836).</w:t>
      </w:r>
    </w:p>
  </w:footnote>
  <w:footnote w:id="61">
    <w:p w14:paraId="6AFF86BA" w14:textId="77838529" w:rsidR="00CC4B9B" w:rsidRPr="005B3E31" w:rsidRDefault="00CC4B9B" w:rsidP="003D74D8">
      <w:pPr>
        <w:pStyle w:val="FootnoteText"/>
        <w:spacing w:line="480" w:lineRule="auto"/>
      </w:pPr>
      <w:r>
        <w:rPr>
          <w:rStyle w:val="FootnoteReference"/>
        </w:rPr>
        <w:footnoteRef/>
      </w:r>
      <w:r>
        <w:t xml:space="preserve"> </w:t>
      </w:r>
      <w:r>
        <w:rPr>
          <w:smallCaps/>
        </w:rPr>
        <w:t>George Sharswood, An Essay on Professional Ethics</w:t>
      </w:r>
      <w:r>
        <w:t xml:space="preserve"> (2d ed. 1860). </w:t>
      </w:r>
    </w:p>
  </w:footnote>
  <w:footnote w:id="62">
    <w:p w14:paraId="1C7B2049" w14:textId="6E566316" w:rsidR="00D70590" w:rsidRPr="005B3E31" w:rsidRDefault="00D70590"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248 (1992).</w:t>
      </w:r>
    </w:p>
  </w:footnote>
  <w:footnote w:id="63">
    <w:p w14:paraId="7383B4FA" w14:textId="45996591" w:rsidR="00B663C8" w:rsidRPr="005B3E31" w:rsidRDefault="00B663C8" w:rsidP="003D74D8">
      <w:pPr>
        <w:pStyle w:val="FootnoteText"/>
        <w:spacing w:line="480" w:lineRule="auto"/>
      </w:pPr>
      <w:r>
        <w:rPr>
          <w:rStyle w:val="FootnoteReference"/>
        </w:rPr>
        <w:footnoteRef/>
      </w:r>
      <w:r>
        <w:t xml:space="preserve"> Keith A. Findley &amp; Michael S. Scott, </w:t>
      </w:r>
      <w:r>
        <w:rPr>
          <w:i/>
          <w:iCs/>
        </w:rPr>
        <w:t>The Multiple Dimensions of Tunnel Vision in Criminal Cases</w:t>
      </w:r>
      <w:r>
        <w:t xml:space="preserve">, 2006 </w:t>
      </w:r>
      <w:r>
        <w:rPr>
          <w:smallCaps/>
        </w:rPr>
        <w:t>Wis. L. Rev.</w:t>
      </w:r>
      <w:r>
        <w:t xml:space="preserve"> 291, 322–23 (2006).</w:t>
      </w:r>
    </w:p>
  </w:footnote>
  <w:footnote w:id="64">
    <w:p w14:paraId="37FA1776" w14:textId="4499ED54" w:rsidR="00094246" w:rsidRPr="005B3E31" w:rsidRDefault="00094246"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269 (1992) (quoting </w:t>
      </w:r>
      <w:r>
        <w:rPr>
          <w:smallCaps/>
        </w:rPr>
        <w:t>ABA Canons of Ethics</w:t>
      </w:r>
      <w:r>
        <w:t xml:space="preserve"> Canon 31 (1908))</w:t>
      </w:r>
    </w:p>
  </w:footnote>
  <w:footnote w:id="65">
    <w:p w14:paraId="1F8CC019" w14:textId="50EF28D8" w:rsidR="00094246" w:rsidRPr="005B3E31" w:rsidRDefault="00094246" w:rsidP="003D74D8">
      <w:pPr>
        <w:pStyle w:val="FootnoteText"/>
        <w:spacing w:line="480" w:lineRule="auto"/>
      </w:pPr>
      <w:r>
        <w:rPr>
          <w:rStyle w:val="FootnoteReference"/>
        </w:rPr>
        <w:footnoteRef/>
      </w:r>
      <w:r>
        <w:t xml:space="preserve"> Michael Ariens, </w:t>
      </w:r>
      <w:r>
        <w:rPr>
          <w:i/>
          <w:iCs/>
        </w:rPr>
        <w:t>Lost and Found: David Hoffman and the History of American Legal Ethics</w:t>
      </w:r>
      <w:r>
        <w:t xml:space="preserve">, 67 </w:t>
      </w:r>
      <w:r>
        <w:rPr>
          <w:smallCaps/>
        </w:rPr>
        <w:t>Ark. L. Rev</w:t>
      </w:r>
      <w:r>
        <w:t>. 571, 573, 602 (2014).</w:t>
      </w:r>
    </w:p>
  </w:footnote>
  <w:footnote w:id="66">
    <w:p w14:paraId="483490DC" w14:textId="3865A4EC" w:rsidR="00094246" w:rsidRPr="005B3E31" w:rsidRDefault="00094246"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63 (2020).</w:t>
      </w:r>
    </w:p>
  </w:footnote>
  <w:footnote w:id="67">
    <w:p w14:paraId="1EC2E24B" w14:textId="0B986039" w:rsidR="00B663C8" w:rsidRPr="005B3E31" w:rsidRDefault="00B663C8" w:rsidP="003D74D8">
      <w:pPr>
        <w:pStyle w:val="FootnoteText"/>
        <w:spacing w:line="480" w:lineRule="auto"/>
      </w:pPr>
      <w:r>
        <w:rPr>
          <w:rStyle w:val="FootnoteReference"/>
        </w:rPr>
        <w:footnoteRef/>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467–68 (2020); Alafair S. Burke</w:t>
      </w:r>
      <w:r>
        <w:rPr>
          <w:i/>
          <w:iCs/>
          <w:color w:val="000000" w:themeColor="text1"/>
        </w:rPr>
        <w:t xml:space="preserve">, Prosecutorial Passion, Cognitive Bias, and Plea Bargaining 196 </w:t>
      </w:r>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p>
  </w:footnote>
  <w:footnote w:id="68">
    <w:p w14:paraId="792A961F" w14:textId="72007D37" w:rsidR="000B08B7" w:rsidRPr="005B3E31" w:rsidRDefault="000B08B7" w:rsidP="003D74D8">
      <w:pPr>
        <w:pStyle w:val="FootnoteText"/>
        <w:spacing w:line="480" w:lineRule="auto"/>
      </w:pPr>
      <w:r>
        <w:rPr>
          <w:rStyle w:val="FootnoteReference"/>
        </w:rPr>
        <w:footnoteRef/>
      </w:r>
      <w:r>
        <w:t xml:space="preserve"> Mihael A. Jeklic, </w:t>
      </w:r>
      <w:r>
        <w:rPr>
          <w:i/>
          <w:iCs/>
        </w:rPr>
        <w:t>Can You Trust Your Lawyer’s Call? Legal Advisers Exhibit Myside Bias Resistant to Debiasing Interventions</w:t>
      </w:r>
      <w:r>
        <w:t>, 20 J</w:t>
      </w:r>
      <w:r>
        <w:rPr>
          <w:smallCaps/>
        </w:rPr>
        <w:t>. Empirical Legal Stud</w:t>
      </w:r>
      <w:r>
        <w:t xml:space="preserve">. 409, 414 (2023); </w:t>
      </w:r>
      <w:r>
        <w:rPr>
          <w:smallCaps/>
        </w:rPr>
        <w:t xml:space="preserve">Randall Kiser, How Leading Lawyers Think: Expert Insights into Judgment and Advocacy </w:t>
      </w:r>
      <w:r>
        <w:t>244 (2011) (“As an advocate you want to believe in the client and you want to advance their agenda. That’s what we’re trained to do in law school, and that’s what we do.”).</w:t>
      </w:r>
    </w:p>
  </w:footnote>
  <w:footnote w:id="69">
    <w:p w14:paraId="792A9620" w14:textId="5112D34D" w:rsidR="000B08B7" w:rsidRPr="005B3E31" w:rsidRDefault="000B08B7" w:rsidP="003D74D8">
      <w:pPr>
        <w:pStyle w:val="FootnoteText"/>
        <w:spacing w:line="480" w:lineRule="auto"/>
      </w:pPr>
      <w:r>
        <w:rPr>
          <w:rStyle w:val="FootnoteReference"/>
        </w:rPr>
        <w:footnoteRef/>
      </w:r>
      <w:r>
        <w:t xml:space="preserve"> Douglas N. Frenkel &amp; James H. Stark, </w:t>
      </w:r>
      <w:r>
        <w:rPr>
          <w:i/>
          <w:iCs/>
        </w:rPr>
        <w:t>Improving Lawyers’ Judgment: Is Mediation Training De-Biasing?</w:t>
      </w:r>
      <w:r>
        <w:t xml:space="preserve">, 21 </w:t>
      </w:r>
      <w:r>
        <w:rPr>
          <w:smallCaps/>
        </w:rPr>
        <w:t>Harv. Negot. L. Rev</w:t>
      </w:r>
      <w:r>
        <w:t xml:space="preserve">. 1, 37–45 (2016); Kiser, </w:t>
      </w:r>
      <w:r>
        <w:rPr>
          <w:i/>
          <w:iCs/>
        </w:rPr>
        <w:t>supra</w:t>
      </w:r>
      <w:r>
        <w:t xml:space="preserve"> note 68, at 232 (quoting study attorneys) (“Certain people buy into their client’s mantra and lose their objectivity”; “Seventy to 75% of lawyers really do not know how to evaluate a case”; “75% of attorneys exaggerate their cases”).</w:t>
      </w:r>
    </w:p>
  </w:footnote>
  <w:footnote w:id="70">
    <w:p w14:paraId="08DDA451" w14:textId="77777777" w:rsidR="000B08B7" w:rsidRPr="005B3E31" w:rsidRDefault="000B08B7"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70 (2020).</w:t>
      </w:r>
    </w:p>
  </w:footnote>
  <w:footnote w:id="71">
    <w:p w14:paraId="35701A4F" w14:textId="44971711" w:rsidR="00B663C8" w:rsidRPr="005B3E31" w:rsidRDefault="00B663C8" w:rsidP="003D74D8">
      <w:pPr>
        <w:pStyle w:val="FootnoteText"/>
        <w:spacing w:line="480" w:lineRule="auto"/>
      </w:pPr>
      <w:r>
        <w:rPr>
          <w:rStyle w:val="FootnoteReference"/>
        </w:rPr>
        <w:footnoteRef/>
      </w:r>
      <w:r>
        <w:t xml:space="preserve"> </w:t>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482 (2020); Doron Teichman, Eyal Zamir &amp; Ilana Ritov, </w:t>
      </w:r>
      <w:r>
        <w:rPr>
          <w:i/>
          <w:iCs/>
          <w:color w:val="000000" w:themeColor="text1"/>
        </w:rPr>
        <w:t xml:space="preserve">Biases in Legal Decision-Making: Comparing Prosecutors, Defense Attorneys, Law Students, and Laypersons, </w:t>
      </w:r>
      <w:r>
        <w:rPr>
          <w:smallCaps/>
          <w:color w:val="000000" w:themeColor="text1"/>
        </w:rPr>
        <w:t>J. Empirical Legal Stud</w:t>
      </w:r>
      <w:r>
        <w:rPr>
          <w:i/>
          <w:iCs/>
          <w:color w:val="000000" w:themeColor="text1"/>
        </w:rPr>
        <w:t xml:space="preserve">. </w:t>
      </w:r>
      <w:r>
        <w:rPr>
          <w:color w:val="000000" w:themeColor="text1"/>
        </w:rPr>
        <w:t>858 (2023).</w:t>
      </w:r>
    </w:p>
  </w:footnote>
  <w:footnote w:id="72">
    <w:p w14:paraId="4D42B9D4" w14:textId="7814ECD9" w:rsidR="00F5733F" w:rsidRPr="005B3E31" w:rsidRDefault="00F5733F" w:rsidP="003D74D8">
      <w:pPr>
        <w:pStyle w:val="FootnoteText"/>
        <w:spacing w:line="480" w:lineRule="auto"/>
      </w:pPr>
      <w:r>
        <w:rPr>
          <w:rStyle w:val="FootnoteReference"/>
        </w:rPr>
        <w:footnoteRef/>
      </w:r>
      <w:r>
        <w:t xml:space="preserve">Carli N. Conklin, </w:t>
      </w:r>
      <w:r>
        <w:rPr>
          <w:i/>
          <w:iCs/>
        </w:rPr>
        <w:t>A Robust History of Arbitration in Early America: Commentary on The New Federal Arbitration Law</w:t>
      </w:r>
      <w:r>
        <w:t xml:space="preserve">, </w:t>
      </w:r>
      <w:r>
        <w:rPr>
          <w:i/>
          <w:iCs/>
        </w:rPr>
        <w:t>in</w:t>
      </w:r>
      <w:r>
        <w:t xml:space="preserve"> </w:t>
      </w:r>
      <w:r>
        <w:rPr>
          <w:smallCaps/>
        </w:rPr>
        <w:t>Discussions in Dispute Resolution: The Foundational Articles</w:t>
      </w:r>
      <w:r>
        <w:t xml:space="preserve"> 207, 207–09 (2021); Imre Stephen Szalai, </w:t>
      </w:r>
      <w:r>
        <w:rPr>
          <w:i/>
          <w:iCs/>
        </w:rPr>
        <w:t>Exploring the Federal Arbitration Act Through the Lens of History</w:t>
      </w:r>
      <w:r>
        <w:t xml:space="preserve">, 2016 </w:t>
      </w:r>
      <w:r>
        <w:rPr>
          <w:smallCaps/>
        </w:rPr>
        <w:t>J. Disp. Resol.</w:t>
      </w:r>
      <w:r>
        <w:t xml:space="preserve"> 115, 117–18, 132 (2016); Amy J. Schmitz, </w:t>
      </w:r>
      <w:r>
        <w:rPr>
          <w:i/>
          <w:iCs/>
        </w:rPr>
        <w:t>Emphasizing Efficiency in the Digital Age</w:t>
      </w:r>
      <w:r>
        <w:t xml:space="preserve">, </w:t>
      </w:r>
      <w:r>
        <w:rPr>
          <w:i/>
          <w:iCs/>
        </w:rPr>
        <w:t>in</w:t>
      </w:r>
      <w:r>
        <w:t xml:space="preserve"> </w:t>
      </w:r>
      <w:r>
        <w:rPr>
          <w:smallCaps/>
        </w:rPr>
        <w:t>Discussions in Dispute Resolution: The Foundational Articles</w:t>
      </w:r>
      <w:r>
        <w:t xml:space="preserve"> 221, 221–22 (2021).</w:t>
      </w:r>
    </w:p>
  </w:footnote>
  <w:footnote w:id="73">
    <w:p w14:paraId="3E92A87B" w14:textId="01FED66A" w:rsidR="005B02CA" w:rsidRPr="005B3E31" w:rsidRDefault="005B02CA" w:rsidP="003D74D8">
      <w:pPr>
        <w:pStyle w:val="FootnoteText"/>
        <w:spacing w:line="480" w:lineRule="auto"/>
      </w:pPr>
      <w:r>
        <w:rPr>
          <w:rStyle w:val="FootnoteReference"/>
        </w:rPr>
        <w:footnoteRef/>
      </w:r>
      <w:r>
        <w:rPr>
          <w:color w:val="000000" w:themeColor="text1"/>
        </w:rPr>
        <w:t xml:space="preserve">Southland Corp. v. Keating, 465 U.S. 1, 25 (1984) (O’Connor, J., dissenting); Margaret L. Moses, </w:t>
      </w:r>
      <w:r>
        <w:rPr>
          <w:i/>
          <w:iCs/>
          <w:color w:val="000000" w:themeColor="text1"/>
        </w:rPr>
        <w:t>Statutory Misconstruction: How the Supreme Court Created a Federal Arbitration Law Never Enacted by Congress</w:t>
      </w:r>
      <w:r>
        <w:rPr>
          <w:color w:val="000000" w:themeColor="text1"/>
        </w:rPr>
        <w:t xml:space="preserve">, 34 </w:t>
      </w:r>
      <w:r>
        <w:rPr>
          <w:smallCaps/>
          <w:color w:val="000000" w:themeColor="text1"/>
        </w:rPr>
        <w:t>Fla. St. U. L. Rev.</w:t>
      </w:r>
      <w:r>
        <w:rPr>
          <w:color w:val="000000" w:themeColor="text1"/>
        </w:rPr>
        <w:t xml:space="preserve"> 99, 100, 129 (2006).</w:t>
      </w:r>
    </w:p>
  </w:footnote>
  <w:footnote w:id="74">
    <w:p w14:paraId="17781D62" w14:textId="7FECB278" w:rsidR="00D1021C" w:rsidRPr="005B3E31" w:rsidRDefault="00D1021C" w:rsidP="003D74D8">
      <w:pPr>
        <w:pStyle w:val="FootnoteText"/>
        <w:spacing w:line="480" w:lineRule="auto"/>
      </w:pPr>
      <w:r>
        <w:rPr>
          <w:rStyle w:val="FootnoteReference"/>
        </w:rPr>
        <w:footnoteRef/>
      </w:r>
      <w:r>
        <w:t xml:space="preserve"> Jill I. Gross, </w:t>
      </w:r>
      <w:r>
        <w:rPr>
          <w:i/>
          <w:iCs/>
        </w:rPr>
        <w:t>Rethinking the Debunking: On Arbitration Myths, Preferences, and Legal Theory</w:t>
      </w:r>
      <w:r>
        <w:t xml:space="preserve">, </w:t>
      </w:r>
      <w:r>
        <w:rPr>
          <w:i/>
          <w:iCs/>
        </w:rPr>
        <w:t>in</w:t>
      </w:r>
      <w:r>
        <w:t xml:space="preserve"> </w:t>
      </w:r>
      <w:r>
        <w:rPr>
          <w:smallCaps/>
        </w:rPr>
        <w:t>Discussions in Dispute Resolution: The Foundational Articles</w:t>
      </w:r>
      <w:r>
        <w:t xml:space="preserve"> 255, 256 (Art Hinshaw et al. eds., 2021); Frank E.A. Sander, </w:t>
      </w:r>
      <w:r>
        <w:rPr>
          <w:i/>
          <w:iCs/>
        </w:rPr>
        <w:t>Varieties of Dispute Processing</w:t>
      </w:r>
      <w:r>
        <w:t xml:space="preserve">, 70 F.R.D. 111, 131 (1976), </w:t>
      </w:r>
      <w:r>
        <w:rPr>
          <w:i/>
          <w:iCs/>
        </w:rPr>
        <w:t>reprinted in</w:t>
      </w:r>
      <w:r>
        <w:t xml:space="preserve"> </w:t>
      </w:r>
      <w:r>
        <w:rPr>
          <w:smallCaps/>
        </w:rPr>
        <w:t>Discussions in Dispute Resolution: The Foundational Articles</w:t>
      </w:r>
      <w:r>
        <w:t xml:space="preserve"> 321, 324 (Art Hinshaw et al. eds., 2021); Donna Shestowsky, </w:t>
      </w:r>
      <w:r>
        <w:rPr>
          <w:i/>
          <w:iCs/>
        </w:rPr>
        <w:t>How Useful Is Court ADR If Litigants (Still) Don’t Know about It?</w:t>
      </w:r>
      <w:r>
        <w:t xml:space="preserve">, </w:t>
      </w:r>
      <w:r>
        <w:rPr>
          <w:i/>
          <w:iCs/>
        </w:rPr>
        <w:t>in</w:t>
      </w:r>
      <w:r>
        <w:t xml:space="preserve"> </w:t>
      </w:r>
      <w:r>
        <w:rPr>
          <w:smallCaps/>
        </w:rPr>
        <w:t>Discussions in Dispute Resolution: The Foundational Articles</w:t>
      </w:r>
      <w:r>
        <w:t xml:space="preserve"> 327, 327; Marc Galanter, </w:t>
      </w:r>
      <w:r>
        <w:rPr>
          <w:i/>
          <w:iCs/>
        </w:rPr>
        <w:t>Reading the Landscape of Disputes: What We Know and Don’t Know (and Think We Know) About Our Allegedly Contentious and Litigious Society</w:t>
      </w:r>
      <w:r>
        <w:t xml:space="preserve">, 31 </w:t>
      </w:r>
      <w:r>
        <w:rPr>
          <w:smallCaps/>
        </w:rPr>
        <w:t>UCLA L. Rev.</w:t>
      </w:r>
      <w:r>
        <w:t xml:space="preserve"> 4, 62–63 (1983).</w:t>
      </w:r>
    </w:p>
  </w:footnote>
  <w:footnote w:id="75">
    <w:p w14:paraId="0CE453E1" w14:textId="735CB21A" w:rsidR="00F54EDF" w:rsidRPr="005B3E31" w:rsidRDefault="00F54EDF" w:rsidP="003D74D8">
      <w:pPr>
        <w:pStyle w:val="FootnoteText"/>
        <w:spacing w:line="480" w:lineRule="auto"/>
      </w:pPr>
      <w:r>
        <w:rPr>
          <w:rStyle w:val="FootnoteReference"/>
        </w:rPr>
        <w:footnoteRef/>
      </w:r>
      <w:r>
        <w:t xml:space="preserve"> John Lande, </w:t>
      </w:r>
      <w:r>
        <w:rPr>
          <w:i/>
          <w:iCs/>
        </w:rPr>
        <w:t>For Pragmatic Romanticism in Law and Dispute Resolution: Reflections on Galanter’s Remarkably Realistic Analysis of Why the Have-Nots Come Out Behind</w:t>
      </w:r>
      <w:r>
        <w:t xml:space="preserve">, </w:t>
      </w:r>
      <w:r>
        <w:rPr>
          <w:i/>
          <w:iCs/>
        </w:rPr>
        <w:t>in</w:t>
      </w:r>
      <w:r>
        <w:t xml:space="preserve"> </w:t>
      </w:r>
      <w:r>
        <w:rPr>
          <w:smallCaps/>
        </w:rPr>
        <w:t>Discussions in Dispute Resolution: The Foundational Articles</w:t>
      </w:r>
      <w:r>
        <w:t xml:space="preserve"> 303, 305 (Art Hinshaw et al. eds., 2021); Lande, supra note 8, at 3, 5; Marc Galanter, </w:t>
      </w:r>
      <w:r>
        <w:rPr>
          <w:i/>
          <w:iCs/>
        </w:rPr>
        <w:t>Worlds of Deals: Using Negotiation to Teach about Legal Process</w:t>
      </w:r>
      <w:r>
        <w:t xml:space="preserve">, 34 </w:t>
      </w:r>
      <w:r>
        <w:rPr>
          <w:smallCaps/>
        </w:rPr>
        <w:t>J. Legal Educ.</w:t>
      </w:r>
      <w:r>
        <w:t xml:space="preserve"> 268, 268 (1984) John Lande, </w:t>
      </w:r>
      <w:r>
        <w:rPr>
          <w:i/>
          <w:iCs/>
        </w:rPr>
        <w:t>How Will Lawyering and Mediation Practices Transform Each Other?</w:t>
      </w:r>
      <w:r>
        <w:t xml:space="preserve">, 24 </w:t>
      </w:r>
      <w:r>
        <w:rPr>
          <w:smallCaps/>
        </w:rPr>
        <w:t>Fla. St. U. L. Rev.</w:t>
      </w:r>
      <w:r>
        <w:t xml:space="preserve"> 839, 841 (1997) </w:t>
      </w:r>
    </w:p>
  </w:footnote>
  <w:footnote w:id="76">
    <w:p w14:paraId="33FBCA56" w14:textId="180DA63E" w:rsidR="00B573FE" w:rsidRPr="005B3E31" w:rsidRDefault="00B573FE" w:rsidP="003D74D8">
      <w:pPr>
        <w:pStyle w:val="FootnoteText"/>
        <w:spacing w:line="480" w:lineRule="auto"/>
      </w:pPr>
      <w:r>
        <w:rPr>
          <w:rStyle w:val="FootnoteReference"/>
        </w:rPr>
        <w:footnoteRef/>
      </w:r>
      <w:r>
        <w:t xml:space="preserve"> Amos Gabrieli &amp; Michal Alberstein, </w:t>
      </w:r>
      <w:r>
        <w:rPr>
          <w:i/>
          <w:iCs/>
        </w:rPr>
        <w:t>Conflict Resolution Procedures Within the Courtroom: Between the Adversarial and Inquisitorial Traditions</w:t>
      </w:r>
      <w:r>
        <w:t xml:space="preserve">, 51 </w:t>
      </w:r>
      <w:r>
        <w:rPr>
          <w:smallCaps/>
        </w:rPr>
        <w:t>Ga. J. Int’l &amp; Comp. L.</w:t>
      </w:r>
      <w:r>
        <w:t xml:space="preserve"> 89, 91, 111 (2022)</w:t>
      </w:r>
    </w:p>
  </w:footnote>
  <w:footnote w:id="77">
    <w:p w14:paraId="67B7660A" w14:textId="55CF2ADB" w:rsidR="00580764" w:rsidRPr="005B3E31" w:rsidRDefault="00580764" w:rsidP="003D74D8">
      <w:pPr>
        <w:pStyle w:val="FootnoteText"/>
        <w:spacing w:line="480" w:lineRule="auto"/>
      </w:pPr>
      <w:r>
        <w:rPr>
          <w:rStyle w:val="FootnoteReference"/>
        </w:rPr>
        <w:footnoteRef/>
      </w:r>
      <w:r>
        <w:t xml:space="preserve"> Marc Galanter, </w:t>
      </w:r>
      <w:r>
        <w:rPr>
          <w:i/>
          <w:iCs/>
        </w:rPr>
        <w:t>Worlds of Deals: Using Negotiation to Teach about Legal Process</w:t>
      </w:r>
      <w:r>
        <w:t xml:space="preserve">, 34 </w:t>
      </w:r>
      <w:r>
        <w:rPr>
          <w:smallCaps/>
        </w:rPr>
        <w:t>J. Legal Educ.</w:t>
      </w:r>
      <w:r>
        <w:t xml:space="preserve"> 268, 268 (1984).</w:t>
      </w:r>
    </w:p>
  </w:footnote>
  <w:footnote w:id="78">
    <w:p w14:paraId="7DA9F036" w14:textId="77777777" w:rsidR="000D2CC9" w:rsidRPr="005B3E31" w:rsidRDefault="000D2CC9"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250 (Springer 2011); Schneyer, infra note 209, at 11.</w:t>
      </w:r>
    </w:p>
  </w:footnote>
  <w:footnote w:id="79">
    <w:p w14:paraId="431F5D92" w14:textId="43C4A833" w:rsidR="000D2CC9" w:rsidRPr="005B3E31" w:rsidRDefault="000D2CC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 M. Kahan, </w:t>
      </w:r>
      <w:r>
        <w:rPr>
          <w:i/>
          <w:iCs/>
          <w:color w:val="000000" w:themeColor="text1"/>
        </w:rPr>
        <w:t>Foreword: Neutral Principles, Motivated Cognition, and Some Problems for Constitutional Law</w:t>
      </w:r>
      <w:r>
        <w:rPr>
          <w:color w:val="000000" w:themeColor="text1"/>
        </w:rPr>
        <w:t xml:space="preserve">, 125 </w:t>
      </w:r>
      <w:r>
        <w:rPr>
          <w:smallCaps/>
          <w:color w:val="000000" w:themeColor="text1"/>
        </w:rPr>
        <w:t>Harv. L. Rev.</w:t>
      </w:r>
      <w:r>
        <w:rPr>
          <w:color w:val="000000" w:themeColor="text1"/>
        </w:rPr>
        <w:t xml:space="preserve"> 1, 20–27 (2011); </w:t>
      </w:r>
      <w:r>
        <w:rPr>
          <w:smallCaps/>
          <w:color w:val="000000" w:themeColor="text1"/>
        </w:rPr>
        <w:t>Micah Zenko, Red Team: How to Succeed by Thinking Like the Enemy</w:t>
      </w:r>
      <w:r>
        <w:rPr>
          <w:color w:val="000000" w:themeColor="text1"/>
        </w:rPr>
        <w:t xml:space="preserve"> 71–76 (2015).</w:t>
      </w:r>
    </w:p>
  </w:footnote>
  <w:footnote w:id="80">
    <w:p w14:paraId="5E324F14" w14:textId="7262ADF1"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Wolfe Morrison &amp; Frances J. Milliken, </w:t>
      </w:r>
      <w:r>
        <w:rPr>
          <w:i/>
          <w:iCs/>
          <w:color w:val="000000" w:themeColor="text1"/>
          <w:sz w:val="20"/>
          <w:szCs w:val="20"/>
        </w:rPr>
        <w:t>Organizational Silence: A Barrier to Change and Development in a Pluralistic World</w:t>
      </w:r>
      <w:r>
        <w:rPr>
          <w:color w:val="000000" w:themeColor="text1"/>
          <w:sz w:val="20"/>
          <w:szCs w:val="20"/>
        </w:rPr>
        <w:t xml:space="preserve">, 25 </w:t>
      </w:r>
      <w:r>
        <w:rPr>
          <w:smallCaps/>
          <w:color w:val="000000" w:themeColor="text1"/>
          <w:sz w:val="20"/>
          <w:szCs w:val="20"/>
        </w:rPr>
        <w:t>Acad. Mgmt. Rev</w:t>
      </w:r>
      <w:r>
        <w:rPr>
          <w:color w:val="000000" w:themeColor="text1"/>
          <w:sz w:val="20"/>
          <w:szCs w:val="20"/>
        </w:rPr>
        <w:t xml:space="preserve">. 707, 721 (2000); </w:t>
      </w:r>
      <w:r>
        <w:rPr>
          <w:smallCaps/>
          <w:color w:val="000000" w:themeColor="text1"/>
          <w:sz w:val="20"/>
          <w:szCs w:val="20"/>
        </w:rPr>
        <w:t>Sunstein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 </w:t>
      </w:r>
      <w:r>
        <w:rPr>
          <w:i/>
          <w:iCs/>
          <w:color w:val="000000" w:themeColor="text1"/>
          <w:sz w:val="20"/>
          <w:szCs w:val="20"/>
        </w:rPr>
        <w:t xml:space="preserve">see also </w:t>
      </w:r>
      <w:r>
        <w:rPr>
          <w:smallCaps/>
          <w:color w:val="000000" w:themeColor="text1"/>
          <w:sz w:val="20"/>
          <w:szCs w:val="20"/>
        </w:rPr>
        <w:t>Scott E. Page, The Difference: How the Power of Diversity Creates Better Groups, Firms, Schools, and Societies</w:t>
      </w:r>
      <w:r>
        <w:rPr>
          <w:color w:val="000000" w:themeColor="text1"/>
          <w:sz w:val="20"/>
          <w:szCs w:val="20"/>
        </w:rPr>
        <w:t xml:space="preserve"> 41–51, 143–45 (2007).</w:t>
      </w:r>
    </w:p>
  </w:footnote>
  <w:footnote w:id="81">
    <w:p w14:paraId="4B10A2E2" w14:textId="4EB7F70D"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Chambliss &amp; David B. Wilkins, </w:t>
      </w:r>
      <w:r>
        <w:rPr>
          <w:i/>
          <w:iCs/>
          <w:color w:val="000000" w:themeColor="text1"/>
          <w:sz w:val="20"/>
          <w:szCs w:val="20"/>
        </w:rPr>
        <w:t>Promoting Effective Ethical Infrastructure in Large Law Firms: A Call for Research and Reporting</w:t>
      </w:r>
      <w:r>
        <w:rPr>
          <w:color w:val="000000" w:themeColor="text1"/>
          <w:sz w:val="20"/>
          <w:szCs w:val="20"/>
        </w:rPr>
        <w:t xml:space="preserve">, 30 </w:t>
      </w:r>
      <w:r>
        <w:rPr>
          <w:smallCaps/>
          <w:color w:val="000000" w:themeColor="text1"/>
          <w:sz w:val="20"/>
          <w:szCs w:val="20"/>
        </w:rPr>
        <w:t>Hofstra L. Rev</w:t>
      </w:r>
      <w:r>
        <w:rPr>
          <w:color w:val="000000" w:themeColor="text1"/>
          <w:sz w:val="20"/>
          <w:szCs w:val="20"/>
        </w:rPr>
        <w:t>. 691, 699, 701 (2002) (reporting surveyed lawyers’ own assessments).</w:t>
      </w:r>
    </w:p>
  </w:footnote>
  <w:footnote w:id="82">
    <w:p w14:paraId="5845922A" w14:textId="1994D681"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Deborah L. Rhode, </w:t>
      </w:r>
      <w:r>
        <w:rPr>
          <w:i/>
          <w:iCs/>
          <w:color w:val="000000" w:themeColor="text1"/>
          <w:sz w:val="20"/>
          <w:szCs w:val="20"/>
        </w:rPr>
        <w:t>Leadership in Law</w:t>
      </w:r>
      <w:r>
        <w:rPr>
          <w:color w:val="000000" w:themeColor="text1"/>
          <w:sz w:val="20"/>
          <w:szCs w:val="20"/>
        </w:rPr>
        <w:t xml:space="preserve">, 69 </w:t>
      </w:r>
      <w:r>
        <w:rPr>
          <w:smallCaps/>
          <w:color w:val="000000" w:themeColor="text1"/>
          <w:sz w:val="20"/>
          <w:szCs w:val="20"/>
        </w:rPr>
        <w:t>Stan. L. Rev</w:t>
      </w:r>
      <w:r>
        <w:rPr>
          <w:color w:val="000000" w:themeColor="text1"/>
          <w:sz w:val="20"/>
          <w:szCs w:val="20"/>
        </w:rPr>
        <w:t>. 1603, 1636 (2017) (quoting Kouzes &amp; Posner).</w:t>
      </w:r>
    </w:p>
  </w:footnote>
  <w:footnote w:id="83">
    <w:p w14:paraId="290A2F1A" w14:textId="1A14E2B7" w:rsidR="00AB26F9" w:rsidRPr="005B3E31" w:rsidRDefault="00AB26F9" w:rsidP="003D74D8">
      <w:pPr>
        <w:pStyle w:val="FootnoteText"/>
        <w:spacing w:line="480" w:lineRule="auto"/>
      </w:pPr>
      <w:r>
        <w:rPr>
          <w:rStyle w:val="FootnoteReference"/>
        </w:rPr>
        <w:footnoteRef/>
      </w:r>
      <w:r>
        <w:t>George B. Shepherd &amp; Morgan Cloud</w:t>
      </w:r>
      <w:r>
        <w:rPr>
          <w:i/>
          <w:iCs/>
        </w:rPr>
        <w:t>, Time and Money: Discovery Leads to Hourly Billing</w:t>
      </w:r>
      <w:r>
        <w:t xml:space="preserve"> 94 (1999)</w:t>
      </w:r>
    </w:p>
  </w:footnote>
  <w:footnote w:id="84">
    <w:p w14:paraId="1B7DD295" w14:textId="0DE11406"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106–07. </w:t>
      </w:r>
    </w:p>
  </w:footnote>
  <w:footnote w:id="85">
    <w:p w14:paraId="232711C9" w14:textId="2D832E05"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94, 108; </w:t>
      </w:r>
      <w:r>
        <w:rPr>
          <w:smallCaps/>
        </w:rPr>
        <w:t>William G. Ross, The Honest Hour</w:t>
      </w:r>
      <w:r>
        <w:t xml:space="preserve"> 4 (1996)</w:t>
      </w:r>
    </w:p>
  </w:footnote>
  <w:footnote w:id="86">
    <w:p w14:paraId="27AB62DF"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Jane Goodman-Delahunty et al., </w:t>
      </w:r>
      <w:r>
        <w:rPr>
          <w:i/>
          <w:iCs/>
          <w:color w:val="000000" w:themeColor="text1"/>
        </w:rPr>
        <w:t>Insightful or Wishful: Lawyers’ Ability to Predict Case Outcomes</w:t>
      </w:r>
      <w:r>
        <w:rPr>
          <w:color w:val="000000" w:themeColor="text1"/>
        </w:rPr>
        <w:t xml:space="preserve">, 16 </w:t>
      </w:r>
      <w:r>
        <w:rPr>
          <w:smallCaps/>
          <w:color w:val="000000" w:themeColor="text1"/>
        </w:rPr>
        <w:t>Psych. Pub. Pol’y &amp; L</w:t>
      </w:r>
      <w:r>
        <w:rPr>
          <w:color w:val="000000" w:themeColor="text1"/>
        </w:rPr>
        <w:t>. 133, 136 (2010) (quoting Loftus &amp; Wagenaar, 1988, p. 450).</w:t>
      </w:r>
    </w:p>
  </w:footnote>
  <w:footnote w:id="87">
    <w:p w14:paraId="2DF7CF39" w14:textId="01168014" w:rsidR="00667707" w:rsidRPr="005B3E31" w:rsidRDefault="00667707" w:rsidP="003D74D8">
      <w:pPr>
        <w:pStyle w:val="FootnoteText"/>
        <w:spacing w:line="480" w:lineRule="auto"/>
      </w:pPr>
      <w:r>
        <w:rPr>
          <w:rStyle w:val="FootnoteReference"/>
        </w:rPr>
        <w:footnoteRef/>
      </w:r>
      <w:r>
        <w:t xml:space="preserve"> Ian Weinstein, </w:t>
      </w:r>
      <w:r>
        <w:rPr>
          <w:i/>
          <w:iCs/>
        </w:rPr>
        <w:t>Don't Believe Everything You Think: Cognitive Bias in Legal Decision Making</w:t>
      </w:r>
      <w:r>
        <w:t>, 9 Clinical L. Rev. 783, 829 (2002–2003), http://ir.lawnet.fordham.edu/faculty_scholarship/422.</w:t>
      </w:r>
    </w:p>
  </w:footnote>
  <w:footnote w:id="88">
    <w:p w14:paraId="6C5DC46D" w14:textId="573C2DF2" w:rsidR="00667707" w:rsidRPr="005B3E31" w:rsidRDefault="00667707" w:rsidP="003D74D8">
      <w:pPr>
        <w:pStyle w:val="FootnoteText"/>
        <w:spacing w:line="480" w:lineRule="auto"/>
      </w:pPr>
      <w:r>
        <w:rPr>
          <w:rStyle w:val="FootnoteReference"/>
        </w:rPr>
        <w:footnoteRef/>
      </w:r>
      <w:r>
        <w:rPr>
          <w:color w:val="000000" w:themeColor="text1"/>
        </w:rPr>
        <w:t xml:space="preserve">Alafair S. Burke, </w:t>
      </w:r>
      <w:r>
        <w:rPr>
          <w:i/>
          <w:iCs/>
          <w:color w:val="000000" w:themeColor="text1"/>
        </w:rPr>
        <w:t>Improving Prosecutorial Decision Making: Some Lessons of Cognitive Science</w:t>
      </w:r>
      <w:r>
        <w:rPr>
          <w:color w:val="000000" w:themeColor="text1"/>
        </w:rPr>
        <w:t xml:space="preserve">, 47 </w:t>
      </w:r>
      <w:r>
        <w:rPr>
          <w:smallCaps/>
          <w:color w:val="000000" w:themeColor="text1"/>
        </w:rPr>
        <w:t>Wm. &amp; Mary L. Rev.</w:t>
      </w:r>
      <w:r>
        <w:rPr>
          <w:color w:val="000000" w:themeColor="text1"/>
        </w:rPr>
        <w:t xml:space="preserve"> 1587, 1606 (2006); Keith A. Findley, </w:t>
      </w:r>
      <w:r>
        <w:rPr>
          <w:i/>
          <w:iCs/>
          <w:color w:val="000000" w:themeColor="text1"/>
        </w:rPr>
        <w:t>Tunnel Vision</w:t>
      </w:r>
      <w:r>
        <w:t xml:space="preserve">, </w:t>
      </w:r>
      <w:r>
        <w:rPr>
          <w:i/>
          <w:iCs/>
        </w:rPr>
        <w:t>in</w:t>
      </w:r>
      <w:r>
        <w:rPr>
          <w:color w:val="000000" w:themeColor="text1"/>
        </w:rPr>
        <w:t xml:space="preserve"> </w:t>
      </w:r>
      <w:r>
        <w:rPr>
          <w:smallCaps/>
          <w:color w:val="000000" w:themeColor="text1"/>
        </w:rPr>
        <w:t>Conviction of the Innocent: Lessons from Psychological Research</w:t>
      </w:r>
      <w:r>
        <w:rPr>
          <w:color w:val="000000" w:themeColor="text1"/>
        </w:rPr>
        <w:t xml:space="preserve"> 1, 8 (B. Cutler ed., 2012) (“[P]eople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p>
  </w:footnote>
  <w:footnote w:id="89">
    <w:p w14:paraId="6F283C31" w14:textId="7B3C688B" w:rsidR="008076F7" w:rsidRPr="005B3E31" w:rsidRDefault="008076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Goodman-Delahunty, supra note 86, at 15</w:t>
      </w:r>
      <w:r>
        <w:rPr>
          <w:color w:val="000000" w:themeColor="text1"/>
        </w:rPr>
        <w:fldChar w:fldCharType="begin"/>
      </w:r>
      <w:r>
        <w:rPr>
          <w:color w:val="000000" w:themeColor="text1"/>
        </w:rPr>
        <w:instrText xml:space="preserve"> NOTEREF _Ref222081948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3; Richard F. Elmore, </w:t>
      </w:r>
      <w:r>
        <w:rPr>
          <w:i/>
          <w:iCs/>
          <w:color w:val="000000" w:themeColor="text1"/>
        </w:rPr>
        <w:t>Backward Mapping: Implementation Research and Policy Decisions</w:t>
      </w:r>
      <w:r>
        <w:rPr>
          <w:color w:val="000000" w:themeColor="text1"/>
        </w:rPr>
        <w:t xml:space="preserve">, 94 </w:t>
      </w:r>
      <w:r>
        <w:rPr>
          <w:smallCaps/>
          <w:color w:val="000000" w:themeColor="text1"/>
        </w:rPr>
        <w:t>Pol. Sci. Q</w:t>
      </w:r>
      <w:r>
        <w:rPr>
          <w:color w:val="000000" w:themeColor="text1"/>
        </w:rPr>
        <w:t>. 601, 604 (1979).</w:t>
      </w:r>
    </w:p>
  </w:footnote>
  <w:footnote w:id="90">
    <w:p w14:paraId="30D50FA8"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Schlag</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140.</w:t>
      </w:r>
    </w:p>
  </w:footnote>
  <w:footnote w:id="91">
    <w:p w14:paraId="5674B249" w14:textId="57839F78" w:rsidR="003E39A2" w:rsidRPr="005B3E31" w:rsidRDefault="003E39A2" w:rsidP="003D74D8">
      <w:pPr>
        <w:pStyle w:val="FootnoteText"/>
        <w:spacing w:line="480" w:lineRule="auto"/>
      </w:pPr>
      <w:r>
        <w:rPr>
          <w:rStyle w:val="FootnoteReference"/>
        </w:rPr>
        <w:footnoteRef/>
      </w:r>
      <w:r>
        <w:t xml:space="preserve"> </w:t>
      </w:r>
      <w:r>
        <w:rPr>
          <w:smallCaps/>
        </w:rPr>
        <w:t xml:space="preserve">Steven J. Harper, The Lawyer Bubble: A Profession in Crisis </w:t>
      </w:r>
      <w:r>
        <w:t>117 (2013).</w:t>
      </w:r>
    </w:p>
  </w:footnote>
  <w:footnote w:id="92">
    <w:p w14:paraId="5943CC01" w14:textId="6F89ABE9" w:rsidR="00556D4F" w:rsidRPr="005B3E31" w:rsidRDefault="00556D4F" w:rsidP="003D74D8">
      <w:pPr>
        <w:pStyle w:val="FootnoteText"/>
        <w:spacing w:line="480" w:lineRule="auto"/>
      </w:pPr>
      <w:r>
        <w:rPr>
          <w:rStyle w:val="FootnoteReference"/>
        </w:rPr>
        <w:footnoteRef/>
      </w:r>
      <w:r>
        <w:t xml:space="preserve"> Ross, </w:t>
      </w:r>
      <w:r>
        <w:rPr>
          <w:i/>
          <w:iCs/>
        </w:rPr>
        <w:t>supra</w:t>
      </w:r>
      <w:r>
        <w:t xml:space="preserve"> note 85, at 47 (quoting Judge Thomas M. Reavley).</w:t>
      </w:r>
    </w:p>
  </w:footnote>
  <w:footnote w:id="93">
    <w:p w14:paraId="00010009" w14:textId="44004F7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94">
    <w:p w14:paraId="70EB2FE9" w14:textId="6D19ACD7" w:rsidR="00625345" w:rsidRPr="005B3E31" w:rsidRDefault="00625345" w:rsidP="003D74D8">
      <w:pPr>
        <w:pStyle w:val="FootnoteText"/>
        <w:spacing w:line="480" w:lineRule="auto"/>
      </w:pPr>
      <w:r>
        <w:rPr>
          <w:rStyle w:val="FootnoteReference"/>
        </w:rPr>
        <w:footnoteRef/>
      </w:r>
      <w:r>
        <w:t xml:space="preserve"> </w:t>
      </w:r>
      <w:r>
        <w:rPr>
          <w:color w:val="000000" w:themeColor="text1"/>
        </w:rPr>
        <w:t xml:space="preserve">Amy Edmondson, </w:t>
      </w:r>
      <w:r>
        <w:rPr>
          <w:i/>
          <w:iCs/>
          <w:color w:val="000000" w:themeColor="text1"/>
        </w:rPr>
        <w:t>Psychological Safety and Learning Behavior in Work Teams</w:t>
      </w:r>
      <w:r>
        <w:rPr>
          <w:color w:val="000000" w:themeColor="text1"/>
        </w:rPr>
        <w:t xml:space="preserve">, 44 </w:t>
      </w:r>
      <w:r>
        <w:rPr>
          <w:smallCaps/>
          <w:color w:val="000000" w:themeColor="text1"/>
        </w:rPr>
        <w:t>Admin. Sci. Q</w:t>
      </w:r>
      <w:r>
        <w:rPr>
          <w:color w:val="000000" w:themeColor="text1"/>
        </w:rPr>
        <w:t>. 350, 354 (1999); James R. Detert &amp; Ethan R. Burris</w:t>
      </w:r>
      <w:r>
        <w:rPr>
          <w:i/>
          <w:iCs/>
          <w:color w:val="000000" w:themeColor="text1"/>
        </w:rPr>
        <w:t>, Leadership Behavior and Employee Voice: Is the Door Really Open?</w:t>
      </w:r>
      <w:r>
        <w:rPr>
          <w:color w:val="000000" w:themeColor="text1"/>
        </w:rPr>
        <w:t xml:space="preserve">, 50 </w:t>
      </w:r>
      <w:r>
        <w:rPr>
          <w:smallCaps/>
          <w:color w:val="000000" w:themeColor="text1"/>
        </w:rPr>
        <w:t>Acad. Mgmt. J</w:t>
      </w:r>
      <w:r>
        <w:rPr>
          <w:color w:val="000000" w:themeColor="text1"/>
        </w:rPr>
        <w:t xml:space="preserve">. 869, 872 (2007); </w:t>
      </w:r>
      <w:r>
        <w:rPr>
          <w:i/>
          <w:iCs/>
          <w:color w:val="000000" w:themeColor="text1"/>
        </w:rPr>
        <w:t>see infra</w:t>
      </w:r>
      <w:r>
        <w:rPr>
          <w:color w:val="000000" w:themeColor="text1"/>
        </w:rPr>
        <w:t xml:space="preserve"> Section III.</w:t>
      </w:r>
    </w:p>
  </w:footnote>
  <w:footnote w:id="95">
    <w:p w14:paraId="54D8A173" w14:textId="0171D958" w:rsidR="00625345" w:rsidRPr="005B3E31" w:rsidRDefault="00625345"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 13, 2024).</w:t>
      </w:r>
    </w:p>
  </w:footnote>
  <w:footnote w:id="96">
    <w:p w14:paraId="00010008" w14:textId="0290C7D6"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VII.A–C.</w:t>
      </w:r>
    </w:p>
  </w:footnote>
  <w:footnote w:id="97">
    <w:p w14:paraId="6F31D175" w14:textId="60938D50" w:rsidR="00EA0B0F" w:rsidRPr="005B3E31" w:rsidRDefault="00C615BB" w:rsidP="003D74D8">
      <w:pPr>
        <w:pStyle w:val="FootnoteText"/>
        <w:spacing w:line="480" w:lineRule="auto"/>
      </w:pPr>
      <w:r>
        <w:rPr>
          <w:rStyle w:val="FootnoteReference"/>
        </w:rPr>
        <w:footnoteRef/>
      </w:r>
      <w:r>
        <w:t xml:space="preserve"> </w:t>
      </w:r>
      <w:r>
        <w:rPr>
          <w:smallCaps/>
        </w:rPr>
        <w:t>Richards J. Heuer Jr. &amp; Randolph H. Pherson, Structured Analytic Techniques for Intelligence Analysis</w:t>
      </w:r>
      <w:r>
        <w:t xml:space="preserve"> (3d ed. 2020) (“Laboratory experiments have shown that even a single dissenting opinion, all by</w:t>
      </w:r>
    </w:p>
    <w:p w14:paraId="5808AB33" w14:textId="0F950A60" w:rsidR="00C615BB" w:rsidRPr="005B3E31" w:rsidRDefault="00EA0B0F" w:rsidP="003D74D8">
      <w:pPr>
        <w:pStyle w:val="FootnoteText"/>
        <w:spacing w:line="480" w:lineRule="auto"/>
      </w:pPr>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r>
        <w:rPr>
          <w:smallCaps/>
        </w:rPr>
        <w:t>Randall Kiser, How Leading Lawyers Think: Expert Insights Into Judgment and</w:t>
      </w:r>
      <w:r>
        <w:t xml:space="preserve"> </w:t>
      </w:r>
      <w:r>
        <w:rPr>
          <w:smallCaps/>
        </w:rPr>
        <w:t>Advocacy</w:t>
      </w:r>
      <w:r>
        <w:t xml:space="preserve"> 100 (2011); </w:t>
      </w:r>
      <w:r>
        <w:rPr>
          <w:smallCaps/>
        </w:rPr>
        <w:t>Micah Zenko, Red Team: How to Succeed by Thinking Like the Enemy</w:t>
      </w:r>
      <w:r>
        <w:t xml:space="preserve"> ch. 6 n.17 (2015) (quoting Michael Walzer) (“[T]he absence of dissent means that there wasn’t an adequate deliberation.”).</w:t>
      </w:r>
    </w:p>
  </w:footnote>
  <w:footnote w:id="98">
    <w:p w14:paraId="41483A2B" w14:textId="40BC705F" w:rsidR="00D13E93" w:rsidRPr="005B3E31" w:rsidRDefault="00D13E93" w:rsidP="003D74D8">
      <w:pPr>
        <w:pStyle w:val="FootnoteText"/>
        <w:spacing w:line="480" w:lineRule="auto"/>
      </w:pPr>
      <w:r>
        <w:rPr>
          <w:rStyle w:val="FootnoteReference"/>
        </w:rPr>
        <w:footnoteRef/>
      </w:r>
      <w:r>
        <w:t xml:space="preserve"> </w:t>
      </w:r>
      <w:r>
        <w:rPr>
          <w:color w:val="000000" w:themeColor="text1"/>
        </w:rPr>
        <w:t>I share Justice Sotomayor’s concern that the law prohibiting gender affirming care authorizes harm to the Plaintiffs Ryan Roe, L.W., John Doe, their families who love them, and transgender individuals everywhere. My foregoing criticisms regarding this case express my disappointment that these plaintiffs received less than optimal representation for their cause.</w:t>
      </w:r>
    </w:p>
  </w:footnote>
  <w:footnote w:id="99">
    <w:p w14:paraId="3B53491B" w14:textId="7E707CF4" w:rsidR="00D13E93" w:rsidRPr="005B3E31" w:rsidRDefault="00D13E93" w:rsidP="003D74D8">
      <w:pPr>
        <w:pStyle w:val="FootnoteText"/>
        <w:spacing w:line="480" w:lineRule="auto"/>
      </w:pPr>
      <w:r>
        <w:rPr>
          <w:rStyle w:val="FootnoteReference"/>
        </w:rPr>
        <w:footnoteRef/>
      </w:r>
      <w:r>
        <w:t xml:space="preserve"> </w:t>
      </w:r>
      <w:r>
        <w:rPr>
          <w:color w:val="000000" w:themeColor="text1"/>
        </w:rPr>
        <w:t xml:space="preserve">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195 (2012).</w:t>
      </w:r>
    </w:p>
  </w:footnote>
  <w:footnote w:id="100">
    <w:p w14:paraId="45C08B56" w14:textId="50F0D8C1" w:rsidR="00D13E93" w:rsidRPr="005B3E31" w:rsidRDefault="00D13E93" w:rsidP="003D74D8">
      <w:pPr>
        <w:pStyle w:val="FootnoteText"/>
        <w:spacing w:line="480" w:lineRule="auto"/>
      </w:pPr>
      <w:r>
        <w:rPr>
          <w:rStyle w:val="FootnoteReference"/>
        </w:rPr>
        <w:footnoteRef/>
      </w:r>
      <w:r>
        <w:t xml:space="preserve"> </w:t>
      </w:r>
      <w:r>
        <w:rPr>
          <w:color w:val="000000" w:themeColor="text1"/>
        </w:rPr>
        <w:t xml:space="preserve">Carrie Menkel-Meadow, </w:t>
      </w:r>
      <w:r>
        <w:rPr>
          <w:i/>
          <w:iCs/>
          <w:color w:val="000000" w:themeColor="text1"/>
        </w:rPr>
        <w:t>Pursuing Settlement in an Adversary Culture: A Tale of Innovation Co-Opted or The Law of ADR</w:t>
      </w:r>
      <w:r>
        <w:rPr>
          <w:color w:val="000000" w:themeColor="text1"/>
        </w:rPr>
        <w:t xml:space="preserve">, 19 </w:t>
      </w:r>
      <w:r>
        <w:rPr>
          <w:smallCaps/>
          <w:color w:val="000000" w:themeColor="text1"/>
        </w:rPr>
        <w:t>Fla. St. U. L. Rev</w:t>
      </w:r>
      <w:r>
        <w:rPr>
          <w:color w:val="000000" w:themeColor="text1"/>
        </w:rPr>
        <w:t>. 1, 35 (1991).</w:t>
      </w:r>
    </w:p>
  </w:footnote>
  <w:footnote w:id="101">
    <w:p w14:paraId="69EAAB53" w14:textId="31CF1A28"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Megan McArdle, </w:t>
      </w:r>
      <w:r>
        <w:rPr>
          <w:i/>
          <w:iCs/>
          <w:color w:val="000000" w:themeColor="text1"/>
        </w:rPr>
        <w:t>The ACLU Bet Big on a Trans Rights Case. Its Loss Was Predictable.</w:t>
      </w:r>
      <w:r>
        <w:rPr>
          <w:color w:val="000000" w:themeColor="text1"/>
        </w:rPr>
        <w:t xml:space="preserve">, </w:t>
      </w:r>
      <w:r>
        <w:rPr>
          <w:smallCaps/>
          <w:color w:val="000000" w:themeColor="text1"/>
        </w:rPr>
        <w:t>Wash. Post</w:t>
      </w:r>
      <w:r>
        <w:rPr>
          <w:color w:val="000000" w:themeColor="text1"/>
        </w:rPr>
        <w:t xml:space="preserve"> (June 21, 2025), https://www.washingtonpost.com/opinions/2025/06/21/supreme-court-youth-gender-transition-ban/ [create perma link]; Riki Wilchins, </w:t>
      </w:r>
      <w:r>
        <w:rPr>
          <w:i/>
          <w:iCs/>
          <w:color w:val="000000" w:themeColor="text1"/>
        </w:rPr>
        <w:t>A Conversation About Skrmetti with Ezra Young &amp; Naomi Schoenbaum</w:t>
      </w:r>
      <w:r>
        <w:rPr>
          <w:color w:val="000000" w:themeColor="text1"/>
        </w:rPr>
        <w:t xml:space="preserve">, </w:t>
      </w:r>
      <w:r>
        <w:rPr>
          <w:smallCaps/>
          <w:color w:val="000000" w:themeColor="text1"/>
        </w:rPr>
        <w:t>Assigned Media</w:t>
      </w:r>
      <w:r>
        <w:rPr>
          <w:color w:val="000000" w:themeColor="text1"/>
        </w:rPr>
        <w:t xml:space="preserve"> (July 8, 2025), https://www.assignedmedia.org/breaking-news/skrmetti-interview-ezra-young-naomi-schoenbaum  [create perma link] (quoting Ezra Young: “[T]he ACLU thought sex classification would do all of the work. It couldn’t. It could never do that,” and Naomi Schoenbaum: “It shouldn’t have been that surprising that the Supreme Court was not just going to accept their analysis,” and that the litigation strategy “missed an opportunity in terms of being realistic about what the Court would do”); </w:t>
      </w:r>
      <w:r>
        <w:rPr>
          <w:i/>
          <w:iCs/>
          <w:color w:val="000000" w:themeColor="text1"/>
        </w:rPr>
        <w:t>see also</w:t>
      </w:r>
      <w:r>
        <w:rPr>
          <w:color w:val="000000" w:themeColor="text1"/>
        </w:rPr>
        <w:t xml:space="preserve"> Amy Howe, </w:t>
      </w:r>
      <w:r>
        <w:rPr>
          <w:i/>
          <w:iCs/>
          <w:color w:val="000000" w:themeColor="text1"/>
        </w:rPr>
        <w:t>Supreme Court Appears Ready to Uphold Tennessee Ban on Youth Transgender Care</w:t>
      </w:r>
      <w:r>
        <w:rPr>
          <w:color w:val="000000" w:themeColor="text1"/>
        </w:rPr>
        <w:t xml:space="preserve">, </w:t>
      </w:r>
      <w:r>
        <w:rPr>
          <w:smallCaps/>
          <w:color w:val="000000" w:themeColor="text1"/>
        </w:rPr>
        <w:t>SCOTUSBlog</w:t>
      </w:r>
      <w:r>
        <w:rPr>
          <w:color w:val="000000" w:themeColor="text1"/>
        </w:rPr>
        <w:t xml:space="preserve"> (Dec 4, 2024), https://www.scotusblog.com/2024/12/supreme-court-appears-ready-to-uphold-tennessee-ban-on-youth-transgender-care/ [create perma link].</w:t>
      </w:r>
    </w:p>
  </w:footnote>
  <w:footnote w:id="102">
    <w:p w14:paraId="37A6ED9B" w14:textId="6A6A4902"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Nicholas Confessore, </w:t>
      </w:r>
      <w:r>
        <w:rPr>
          <w:i/>
          <w:iCs/>
          <w:color w:val="000000" w:themeColor="text1"/>
        </w:rPr>
        <w:t>How the Transgender Rights Movement Bet on the Supreme Court and Lost</w:t>
      </w:r>
      <w:r>
        <w:rPr>
          <w:color w:val="000000" w:themeColor="text1"/>
        </w:rPr>
        <w:t xml:space="preserve">, </w:t>
      </w:r>
      <w:r>
        <w:rPr>
          <w:smallCaps/>
          <w:color w:val="000000" w:themeColor="text1"/>
        </w:rPr>
        <w:t>N.Y. Times</w:t>
      </w:r>
      <w:r>
        <w:rPr>
          <w:color w:val="000000" w:themeColor="text1"/>
        </w:rPr>
        <w:t xml:space="preserve"> (June 19, 2025), https://www.nytimes.com/2025/06/19/magazine/scotus-transgender-care-tennessee-skrmetti.html [create perma link].</w:t>
      </w:r>
    </w:p>
  </w:footnote>
  <w:footnote w:id="103">
    <w:p w14:paraId="70B46149" w14:textId="1847CD23"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Bursch, </w:t>
      </w:r>
      <w:r>
        <w:rPr>
          <w:i/>
          <w:iCs/>
          <w:color w:val="000000" w:themeColor="text1"/>
        </w:rPr>
        <w:t>The Legal and Cultural Context of Skrmetti</w:t>
      </w:r>
      <w:r>
        <w:rPr>
          <w:color w:val="000000" w:themeColor="text1"/>
        </w:rPr>
        <w:t xml:space="preserve">, </w:t>
      </w:r>
      <w:r>
        <w:rPr>
          <w:smallCaps/>
          <w:color w:val="000000" w:themeColor="text1"/>
        </w:rPr>
        <w:t>Humanum Rev</w:t>
      </w:r>
      <w:r>
        <w:rPr>
          <w:color w:val="000000" w:themeColor="text1"/>
        </w:rPr>
        <w:t>. (May 16, 2025), https://humanumreview.com/articles/the-legal-and-cultural-context-of-skrmetti [create perma link].</w:t>
      </w:r>
    </w:p>
  </w:footnote>
  <w:footnote w:id="104">
    <w:p w14:paraId="62A476D3" w14:textId="340010E6" w:rsidR="007104A4" w:rsidRPr="005B3E31" w:rsidRDefault="007104A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Pippa Norris, </w:t>
      </w:r>
      <w:r>
        <w:rPr>
          <w:i/>
          <w:iCs/>
          <w:color w:val="000000" w:themeColor="text1"/>
        </w:rPr>
        <w:t>Closed Minds? Is a ‘Cancel Culture’ Stifling Academic Freedom and Intellectual Debate in Political Science?</w:t>
      </w:r>
      <w:r>
        <w:rPr>
          <w:color w:val="000000" w:themeColor="text1"/>
        </w:rPr>
        <w:t xml:space="preserve">, </w:t>
      </w:r>
      <w:r>
        <w:rPr>
          <w:smallCaps/>
          <w:color w:val="000000" w:themeColor="text1"/>
        </w:rPr>
        <w:t>Ssrn Elec. J</w:t>
      </w:r>
      <w:r>
        <w:rPr>
          <w:color w:val="000000" w:themeColor="text1"/>
        </w:rPr>
        <w:t>. 2 (2020).</w:t>
      </w:r>
    </w:p>
  </w:footnote>
  <w:footnote w:id="105">
    <w:p w14:paraId="7C81209D" w14:textId="712B407A"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Ben Johnson &amp; Logan Strother, </w:t>
      </w:r>
      <w:r>
        <w:rPr>
          <w:i/>
          <w:iCs/>
          <w:color w:val="000000" w:themeColor="text1"/>
        </w:rPr>
        <w:t>Does the US Supreme Court Respond to Public Opinion?</w:t>
      </w:r>
      <w:r>
        <w:rPr>
          <w:color w:val="000000" w:themeColor="text1"/>
        </w:rPr>
        <w:t xml:space="preserve">, </w:t>
      </w:r>
      <w:r>
        <w:rPr>
          <w:smallCaps/>
          <w:color w:val="000000" w:themeColor="text1"/>
        </w:rPr>
        <w:t>Open Jud. Pol.</w:t>
      </w:r>
      <w:r>
        <w:rPr>
          <w:color w:val="000000" w:themeColor="text1"/>
        </w:rPr>
        <w:t xml:space="preserve"> (2021), https://open.oregonstate.education/open-judicial-politics/chapter/supreme-court-public-opinion/ [create perma link]; </w:t>
      </w:r>
      <w:r>
        <w:rPr>
          <w:i/>
          <w:iCs/>
          <w:color w:val="000000" w:themeColor="text1"/>
        </w:rPr>
        <w:t>see also</w:t>
      </w:r>
      <w:r>
        <w:rPr>
          <w:color w:val="000000" w:themeColor="text1"/>
        </w:rPr>
        <w:t> </w:t>
      </w:r>
      <w:r>
        <w:rPr>
          <w:smallCaps/>
          <w:color w:val="000000" w:themeColor="text1"/>
        </w:rPr>
        <w:t>The Federalist</w:t>
      </w:r>
      <w:r>
        <w:rPr>
          <w:color w:val="000000" w:themeColor="text1"/>
        </w:rPr>
        <w:t xml:space="preserve"> No. 78 (Alexander Hamilton).</w:t>
      </w:r>
    </w:p>
  </w:footnote>
  <w:footnote w:id="106">
    <w:p w14:paraId="56FB532D" w14:textId="74763059"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Isgur &amp; David French, </w:t>
      </w:r>
      <w:r>
        <w:rPr>
          <w:i/>
          <w:iCs/>
          <w:color w:val="000000" w:themeColor="text1"/>
        </w:rPr>
        <w:t>Political Distortions</w:t>
      </w:r>
      <w:r>
        <w:rPr>
          <w:color w:val="000000" w:themeColor="text1"/>
        </w:rPr>
        <w:t xml:space="preserve">, </w:t>
      </w:r>
      <w:r>
        <w:rPr>
          <w:smallCaps/>
          <w:color w:val="000000" w:themeColor="text1"/>
        </w:rPr>
        <w:t>The Dispatch: Advisory Opinions</w:t>
      </w:r>
      <w:r>
        <w:rPr>
          <w:color w:val="000000" w:themeColor="text1"/>
        </w:rPr>
        <w:t xml:space="preserve"> (Dec. 18, 2025), https://thedispatch.com/podcast/advisoryopinions/political-distortions/ [create perma link].</w:t>
      </w:r>
    </w:p>
  </w:footnote>
  <w:footnote w:id="107">
    <w:p w14:paraId="5083F5AB" w14:textId="5A248D8A"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Helen Andrews, </w:t>
      </w:r>
      <w:r>
        <w:rPr>
          <w:i/>
          <w:iCs/>
          <w:color w:val="000000" w:themeColor="text1"/>
        </w:rPr>
        <w:t>What Happened to the ACLU</w:t>
      </w:r>
      <w:r>
        <w:rPr>
          <w:color w:val="000000" w:themeColor="text1"/>
        </w:rPr>
        <w:t xml:space="preserve">, </w:t>
      </w:r>
      <w:r>
        <w:rPr>
          <w:smallCaps/>
          <w:color w:val="000000" w:themeColor="text1"/>
        </w:rPr>
        <w:t>First Things</w:t>
      </w:r>
      <w:r>
        <w:rPr>
          <w:color w:val="000000" w:themeColor="text1"/>
        </w:rPr>
        <w:t xml:space="preserve"> (Dec. 1, 2023), https://www.firstthings.com/article/2023/12/what-happened-to-the-aclu [create perma link] (describing organizational transformation in which Chase Strangio, who argued </w:t>
      </w:r>
      <w:r>
        <w:rPr>
          <w:i/>
          <w:iCs/>
          <w:color w:val="000000" w:themeColor="text1"/>
        </w:rPr>
        <w:t>Skrmetti</w:t>
      </w:r>
      <w:r>
        <w:rPr>
          <w:color w:val="000000" w:themeColor="text1"/>
        </w:rPr>
        <w:t xml:space="preserve">, tweeted that stopping circulation of book critical of youth gender transition was “100% a hill I will die on,” documenting 2018 guidelines requiring ACLU lawyers to avoid clients whose “views are contrary to our values,” explaining that post-Trump donations more than tripled revenue to $395 million by 2021, funding a hiring spree that brought in staff “marinated in identity politics” who rejected traditional free speech commitments, and noting former Racial Justice Program head’s statement that “First Amendment protections are disproportionately enjoyed by people of power and privilege”); </w:t>
      </w:r>
      <w:r>
        <w:rPr>
          <w:i/>
          <w:iCs/>
          <w:color w:val="000000" w:themeColor="text1"/>
        </w:rPr>
        <w:t>see also Andrew Sullivan, Strangio Things, The Weekly Dish (June 20, 2025), https://andrewsullivan.substack.com/p/strangio-things-ab3 [create perma link] (</w:t>
      </w:r>
      <w:r>
        <w:rPr>
          <w:color w:val="000000" w:themeColor="text1"/>
        </w:rPr>
        <w:t>Strangio described himself as “a constitutional lawyer who fundamentally doesn’t believe in the Constitution.”).</w:t>
      </w:r>
    </w:p>
  </w:footnote>
  <w:footnote w:id="108">
    <w:p w14:paraId="39D5E94F" w14:textId="69915B75" w:rsidR="008809AB" w:rsidRPr="005B3E31" w:rsidRDefault="008809A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Powell, </w:t>
      </w:r>
      <w:r>
        <w:rPr>
          <w:i/>
          <w:iCs/>
          <w:color w:val="000000" w:themeColor="text1"/>
        </w:rPr>
        <w:t>Once a Bastion of Free Speech, the ACLU Faces an Identity Crisis</w:t>
      </w:r>
      <w:r>
        <w:rPr>
          <w:color w:val="000000" w:themeColor="text1"/>
        </w:rPr>
        <w:t xml:space="preserve">, </w:t>
      </w:r>
      <w:r>
        <w:rPr>
          <w:smallCaps/>
          <w:color w:val="000000" w:themeColor="text1"/>
        </w:rPr>
        <w:t>N.Y. Times (June 6, 2021)</w:t>
      </w:r>
      <w:r>
        <w:rPr>
          <w:color w:val="000000" w:themeColor="text1"/>
        </w:rPr>
        <w:t xml:space="preserve">, https://www.nytimes.com/2021/06/06/us/aclu-free-speech.html [create perma link]; </w:t>
      </w:r>
      <w:r>
        <w:rPr>
          <w:i/>
          <w:iCs/>
          <w:color w:val="000000" w:themeColor="text1"/>
        </w:rPr>
        <w:t>see also</w:t>
      </w:r>
      <w:r>
        <w:rPr>
          <w:color w:val="000000" w:themeColor="text1"/>
        </w:rPr>
        <w:t xml:space="preserve"> Molly Redden, </w:t>
      </w:r>
      <w:r>
        <w:rPr>
          <w:i/>
          <w:iCs/>
          <w:color w:val="000000" w:themeColor="text1"/>
        </w:rPr>
        <w:t>Top ACLU Executive Is Out Following Years Of Complaints And An Outside Investigation</w:t>
      </w:r>
      <w:r>
        <w:rPr>
          <w:color w:val="000000" w:themeColor="text1"/>
        </w:rPr>
        <w:t xml:space="preserve">, </w:t>
      </w:r>
      <w:r>
        <w:rPr>
          <w:smallCaps/>
          <w:color w:val="000000" w:themeColor="text1"/>
        </w:rPr>
        <w:t>HuffPost</w:t>
      </w:r>
      <w:r>
        <w:rPr>
          <w:color w:val="000000" w:themeColor="text1"/>
        </w:rPr>
        <w:t xml:space="preserve"> (Feb 17, 2022, at 20:17 EST</w:t>
      </w:r>
      <w:r>
        <w:rPr>
          <w:color w:val="000000" w:themeColor="text1"/>
          <w:shd w:val="clear" w:color="auto" w:fill="FFFFFF"/>
        </w:rPr>
        <w:t xml:space="preserve">), https://www.huffpost.com/entry/aclu-executive-ronald-newman_n_620ec196e4b06212585a8620 </w:t>
      </w:r>
      <w:r>
        <w:rPr>
          <w:color w:val="000000" w:themeColor="text1"/>
        </w:rPr>
        <w:t xml:space="preserve">[create perma link] (“[T]he ACLU has lost the ability to effectively advocate on some of its core issues”); </w:t>
      </w:r>
      <w:r>
        <w:rPr>
          <w:i/>
          <w:iCs/>
          <w:color w:val="000000" w:themeColor="text1"/>
        </w:rPr>
        <w:t>see also</w:t>
      </w:r>
      <w:r>
        <w:rPr>
          <w:color w:val="000000" w:themeColor="text1"/>
        </w:rPr>
        <w:t xml:space="preserve"> Ryan Grim, </w:t>
      </w:r>
      <w:r>
        <w:rPr>
          <w:i/>
          <w:iCs/>
          <w:color w:val="000000" w:themeColor="text1"/>
        </w:rPr>
        <w:t>Elephant in the Zoom: Meltdowns Have Brought Progressive Advocacy Groups to a Standstill at a Critical Moment in World History</w:t>
      </w:r>
      <w:r>
        <w:rPr>
          <w:color w:val="000000" w:themeColor="text1"/>
        </w:rPr>
        <w:t xml:space="preserve">, </w:t>
      </w:r>
      <w:r>
        <w:rPr>
          <w:smallCaps/>
          <w:color w:val="000000" w:themeColor="text1"/>
        </w:rPr>
        <w:t>The Intercept</w:t>
      </w:r>
      <w:r>
        <w:rPr>
          <w:color w:val="000000" w:themeColor="text1"/>
        </w:rPr>
        <w:t xml:space="preserve"> (June 13, 2022, at 18:07 ET), https://theintercept.com/2022/06/13/progressive-organizing-infighting-callout-culture/ [create perma link] (explaining that one employee said that “[during] my last nine months, I was spending 90 to 95 percent of my time on internal strife.”). </w:t>
      </w:r>
    </w:p>
  </w:footnote>
  <w:footnote w:id="109">
    <w:p w14:paraId="5F4D457C" w14:textId="0EAF9ED3" w:rsidR="00E00694" w:rsidRPr="005B3E31" w:rsidRDefault="00E0069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Judy Kutulas</w:t>
      </w:r>
      <w:r>
        <w:rPr>
          <w:color w:val="000000" w:themeColor="text1"/>
        </w:rPr>
        <w:t xml:space="preserve">, </w:t>
      </w:r>
      <w:r>
        <w:rPr>
          <w:smallCaps/>
          <w:color w:val="000000" w:themeColor="text1"/>
        </w:rPr>
        <w:t>The American Civil Liberties Union &amp; the Making of Modern Liberalism: 1930–1960 187 (2006) (describing the mid-century ACLU, where “there was no room in the organization for people with different opinions”);</w:t>
      </w:r>
      <w:r>
        <w:rPr>
          <w:color w:val="000000" w:themeColor="text1"/>
        </w:rPr>
        <w:t xml:space="preserve"> Sarah Isgur &amp; David French, </w:t>
      </w:r>
      <w:r>
        <w:rPr>
          <w:i/>
          <w:iCs/>
          <w:color w:val="000000" w:themeColor="text1"/>
        </w:rPr>
        <w:t>Hubris in Legal Movements</w:t>
      </w:r>
      <w:r>
        <w:rPr>
          <w:color w:val="000000" w:themeColor="text1"/>
        </w:rPr>
        <w:t xml:space="preserve">, </w:t>
      </w:r>
      <w:r>
        <w:rPr>
          <w:smallCaps/>
          <w:color w:val="000000" w:themeColor="text1"/>
        </w:rPr>
        <w:t>The Dispatch: Advisory Opinions</w:t>
      </w:r>
      <w:r>
        <w:rPr>
          <w:color w:val="000000" w:themeColor="text1"/>
        </w:rPr>
        <w:t xml:space="preserve"> (June 24, 2025), https://thedispatch.com/podcast/advisoryopinions/hubris-in-legal-movements/ [create perma link] (discussing “how much the ACLU would have benefited if they had people at the ACLU who disagreed with them or who had clerked for a conservative justice.”); Confessore, supra note 102 (reporting critics’ views: “[T]he movement was consumed</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by theories of sex and gender that most voters didn’t grasp or support, radicalizing its politics just as the culture wars reignited and the Supreme Court began moving further right. And as Skrmetti and other lawsuits made their way through federal Courts, some of the central medical claims girding the legal case for pediatric gender treatments — that decades of thorough study had found them to be safe and effective — began to unravel amid growing scrutiny by other doctors and experts.”).</w:t>
      </w:r>
    </w:p>
  </w:footnote>
  <w:footnote w:id="110">
    <w:p w14:paraId="7E8D0D40" w14:textId="25AE699A"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t>101</w:t>
      </w:r>
      <w:r>
        <w:rPr>
          <w:color w:val="000000" w:themeColor="text1"/>
        </w:rPr>
        <w:fldChar w:fldCharType="end"/>
      </w:r>
      <w:r>
        <w:rPr>
          <w:color w:val="000000" w:themeColor="text1"/>
        </w:rPr>
        <w:t xml:space="preserve"> (“[T]he case departed from the incrementalist strategy that helped the LGBTQ+ movement win victories such as marriage equality.”); Confessore,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t>102</w:t>
      </w:r>
      <w:r>
        <w:rPr>
          <w:color w:val="000000" w:themeColor="text1"/>
        </w:rPr>
        <w:fldChar w:fldCharType="end"/>
      </w:r>
      <w:r>
        <w:rPr>
          <w:color w:val="000000" w:themeColor="text1"/>
        </w:rPr>
        <w:t xml:space="preserve"> (“L.G.B.T.Q. groups and the A.C.L.U. might have looked to state Courts, seeking incremental wins without the risk of a binding Supreme Court precedent.”).</w:t>
      </w:r>
    </w:p>
  </w:footnote>
  <w:footnote w:id="111">
    <w:p w14:paraId="022F0698" w14:textId="5AD6AF2C" w:rsidR="001F58B7" w:rsidRPr="005B3E31" w:rsidRDefault="001F58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But see</w:t>
      </w:r>
      <w:r>
        <w:rPr>
          <w:color w:val="000000" w:themeColor="text1"/>
        </w:rPr>
        <w:t xml:space="preserve"> Kate Redburn, Skrmetti </w:t>
      </w:r>
      <w:r>
        <w:rPr>
          <w:i/>
          <w:iCs/>
          <w:color w:val="000000" w:themeColor="text1"/>
        </w:rPr>
        <w:t>Beyond Scrutiny</w:t>
      </w:r>
      <w:r>
        <w:rPr>
          <w:color w:val="000000" w:themeColor="text1"/>
        </w:rPr>
        <w:t>, 139 Harv. L. Rev. 167, 193 &amp; n.226 (2025) (arguing that Skrmetti was mischaracterized as turning on scientific rather than legal questions).</w:t>
      </w:r>
    </w:p>
  </w:footnote>
  <w:footnote w:id="112">
    <w:p w14:paraId="5B2FCF9B" w14:textId="23558142"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 Conversation About Skrmetti with Ezra Young &amp; Naomi Schoenbaum</w:t>
      </w:r>
      <w:r>
        <w:rPr>
          <w:color w:val="000000" w:themeColor="text1"/>
        </w:rPr>
        <w:t xml:space="preserve">, </w:t>
      </w:r>
      <w:r>
        <w:rPr>
          <w:smallCaps/>
          <w:color w:val="000000" w:themeColor="text1"/>
        </w:rPr>
        <w:t>Assigned Media</w:t>
      </w:r>
      <w:r>
        <w:t xml:space="preserve"> (July 8, 2025),</w:t>
      </w:r>
      <w:r>
        <w:rPr>
          <w:color w:val="000000" w:themeColor="text1"/>
        </w:rPr>
        <w:t xml:space="preserve"> https://www.assignedmedia.org/breaking-news/skrmetti-interview-ezra-young-naomi-schoenbaum [create perma link] (“So you end up with the national ACLU sending people up to the Supreme Court on a sex discrimination case and they don’t know much about sex discrimination jurisprudence. That’s bad. That’s not good.”). </w:t>
      </w:r>
    </w:p>
  </w:footnote>
  <w:footnote w:id="113">
    <w:p w14:paraId="6CB808FF" w14:textId="790B1767" w:rsidR="00105CBB" w:rsidRPr="005B3E31" w:rsidRDefault="00105CB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1829, 1835–37 (2025).</w:t>
      </w:r>
    </w:p>
  </w:footnote>
  <w:footnote w:id="114">
    <w:p w14:paraId="4643402C" w14:textId="5EFFDE01" w:rsidR="0073200D" w:rsidRPr="005B3E31" w:rsidRDefault="0073200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Confessore, supra note 102 (quoting Michael Ulrich: “If you can’t win</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 challenge to strike down a gender-affirming care ban, it’s going to be hard to win other cases around trans rights”).</w:t>
      </w:r>
    </w:p>
  </w:footnote>
  <w:footnote w:id="115">
    <w:p w14:paraId="0113D4F5" w14:textId="76A09CAC" w:rsidR="00E2020C" w:rsidRPr="005B3E31" w:rsidRDefault="00E2020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Isgur &amp; David French, </w:t>
      </w:r>
      <w:r>
        <w:rPr>
          <w:i/>
          <w:iCs/>
        </w:rPr>
        <w:t>Hubris in Legal Movements</w:t>
      </w:r>
      <w:r>
        <w:t>, The Dispatch: Advisory Opinions (June 24, 2025), https://thedispatch.com/podcast/advisoryopinions/hubris-in-legal-movements/ [create perma link].</w:t>
      </w:r>
    </w:p>
  </w:footnote>
  <w:footnote w:id="116">
    <w:p w14:paraId="18D35CBD" w14:textId="67C20FB1" w:rsidR="00BE5202" w:rsidRPr="005B3E31" w:rsidRDefault="00BE520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Ross Douthat &amp; Chase Strangio, </w:t>
      </w:r>
      <w:r>
        <w:rPr>
          <w:i/>
          <w:iCs/>
          <w:color w:val="000000" w:themeColor="text1"/>
        </w:rPr>
        <w:t>The Shifting Politics of Transgender Rights</w:t>
      </w:r>
      <w:r>
        <w:rPr>
          <w:color w:val="000000" w:themeColor="text1"/>
        </w:rPr>
        <w:t xml:space="preserve">, </w:t>
      </w:r>
      <w:r>
        <w:rPr>
          <w:smallCaps/>
          <w:color w:val="000000" w:themeColor="text1"/>
        </w:rPr>
        <w:t>N.Y. Times</w:t>
      </w:r>
      <w:r>
        <w:rPr>
          <w:color w:val="000000" w:themeColor="text1"/>
        </w:rPr>
        <w:t xml:space="preserve"> (Dec. 4, 2025), https://www.nytimes.com/2025/12/04/opinion/transgender-rights-strangio-douthat.html [create perma link]. </w:t>
      </w:r>
    </w:p>
  </w:footnote>
  <w:footnote w:id="117">
    <w:p w14:paraId="6119D837" w14:textId="1735BB1F" w:rsidR="00C97DF2" w:rsidRPr="005B3E31" w:rsidRDefault="00C97DF2" w:rsidP="003D74D8">
      <w:pPr>
        <w:pStyle w:val="FootnoteText"/>
        <w:spacing w:line="480" w:lineRule="auto"/>
        <w:ind w:left="720" w:hanging="720"/>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Tenn. Code Ann</w:t>
      </w:r>
      <w:r>
        <w:rPr>
          <w:color w:val="000000" w:themeColor="text1"/>
        </w:rPr>
        <w:t>. §§ 68-33-101 to -107 (2023).</w:t>
      </w:r>
    </w:p>
  </w:footnote>
  <w:footnote w:id="118">
    <w:p w14:paraId="388AB3B7"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119">
    <w:p w14:paraId="21D70EE0" w14:textId="18F4C779"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Ala. Att’y Gen</w:t>
      </w:r>
      <w:r>
        <w:rPr>
          <w:color w:val="000000" w:themeColor="text1"/>
        </w:rPr>
        <w:t>., </w:t>
      </w:r>
      <w:r>
        <w:rPr>
          <w:i/>
          <w:iCs/>
          <w:color w:val="000000" w:themeColor="text1"/>
        </w:rPr>
        <w:t>Supreme Court Agrees on Tennessee’s Case, States Can Impose Age Limits on Sex-Change Procedures</w:t>
      </w:r>
      <w:r>
        <w:rPr>
          <w:color w:val="000000" w:themeColor="text1"/>
        </w:rPr>
        <w:t> (June 18, 2025), https://www.alabamaag.gov/wp-content/uploads/2025/06/2025.6.18-Attorney-General-Marshall-Supreme-Court-Agrees-on-Tennessees-Case-States-Can-Impose-Age-Limits-on-Sex-Change-Procedures.pdf [create perma link]; Confessore, supra note 102.</w:t>
      </w:r>
    </w:p>
  </w:footnote>
  <w:footnote w:id="120">
    <w:p w14:paraId="2776AE9D" w14:textId="584932EF"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_Ref219036269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 xml:space="preserve">; Steve Marshall, Attorney General Marshall: </w:t>
      </w:r>
      <w:r>
        <w:rPr>
          <w:i/>
          <w:iCs/>
          <w:color w:val="000000" w:themeColor="text1"/>
        </w:rPr>
        <w:t>Supreme Court Agrees on Tennessee’s Case, States Can Impose Age Limits on Sex-Change Procedures</w:t>
      </w:r>
      <w:r>
        <w:rPr>
          <w:color w:val="000000" w:themeColor="text1"/>
        </w:rPr>
        <w:t xml:space="preserve"> (June 18, 2025).</w:t>
      </w:r>
    </w:p>
  </w:footnote>
  <w:footnote w:id="121">
    <w:p w14:paraId="6AF397A3" w14:textId="538B1728" w:rsidR="006A70B9" w:rsidRPr="005B3E31" w:rsidRDefault="006A70B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First Amended Complaint for Declaratory and Injunctive Relief ¶ 30, Eknes-Tucker v. Marshall, No. 2:22-cv-00184-LCB-CWB (M.D. Ala. Aug. 9, 2022) (“Healthcare providers who specialize in the treatment of gender dysphoria follow [WPATH’s] well-established standard of care that has been adopted by the major medical and mental health associations”); </w:t>
      </w:r>
      <w:r>
        <w:rPr>
          <w:i/>
          <w:iCs/>
          <w:color w:val="000000" w:themeColor="text1"/>
        </w:rPr>
        <w:t>see also</w:t>
      </w:r>
      <w:r>
        <w:rPr>
          <w:color w:val="000000" w:themeColor="text1"/>
        </w:rPr>
        <w:t xml:space="preserve"> Amended Complaint in Intervention ¶ 48, Eknes-Tucker v. Ivey, No. 2:22-cv-00184-LCB-SRW (M.D. Ala. May 4, 2022) (“S.B. 184 prohibits transgender minors from obtaining care that is well recognized within the medical community as medically appropriate and necessary”); Rohan Lokanadham, </w:t>
      </w:r>
      <w:r>
        <w:rPr>
          <w:i/>
          <w:iCs/>
          <w:color w:val="000000" w:themeColor="text1"/>
        </w:rPr>
        <w:t>Law School Hosts Panel on How United States v. Skrmetti Puts Transgender Healthcare on the Line</w:t>
      </w:r>
      <w:r>
        <w:rPr>
          <w:color w:val="000000" w:themeColor="text1"/>
        </w:rPr>
        <w:t xml:space="preserve">, </w:t>
      </w:r>
      <w:r>
        <w:rPr>
          <w:smallCaps/>
          <w:color w:val="000000" w:themeColor="text1"/>
        </w:rPr>
        <w:t>Yale Daily News</w:t>
      </w:r>
      <w:r>
        <w:rPr>
          <w:color w:val="000000" w:themeColor="text1"/>
        </w:rPr>
        <w:t xml:space="preserve"> (Nov. 18, 2024, at 1:23 ET), https://yaledailynews.com/blog/2024/11/18/law-school-hosts-panel-on-how-united-states-v-skrmetti-puts-transgender-healthcare-on-the-line/  [create perma link] (discussing a parable of horribles if Courts do not defer to medical institutions).</w:t>
      </w:r>
    </w:p>
  </w:footnote>
  <w:footnote w:id="122">
    <w:p w14:paraId="79F79CAB" w14:textId="1A0434A6" w:rsidR="00DB5F62" w:rsidRPr="005B3E31" w:rsidRDefault="00DB5F6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Amended Complaint in Intervention ¶ 28, Eknes-Tucker v. Ivey, No. 2:22-cv-00184-LCB-SRW (M.D. Ala. May 4, 2022).</w:t>
      </w:r>
    </w:p>
  </w:footnote>
  <w:footnote w:id="123">
    <w:p w14:paraId="2936E8EA" w14:textId="2E647E73" w:rsidR="00C0099B" w:rsidRPr="005B3E31" w:rsidRDefault="00C009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Memorandum in Support of Plaintiffs’ Motion for a Temporary Restraining Order and/or Preliminary Injunction, Eknes-Tucker v. Ivey, No. 2:22-cv-00184-LCB-SRW, at 13, 16, 28 (M.D. Ala. Apr. 21, 2022). </w:t>
      </w:r>
    </w:p>
  </w:footnote>
  <w:footnote w:id="124">
    <w:p w14:paraId="131F5DA6" w14:textId="3701B47F" w:rsidR="001D4FB2" w:rsidRPr="005B3E31" w:rsidRDefault="001D4FB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_Ref214050774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w:t>
      </w:r>
    </w:p>
  </w:footnote>
  <w:footnote w:id="125">
    <w:p w14:paraId="56144834" w14:textId="458D1F71"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Amici Curiae State of Alabama and 23 Other States in Support of Jurisdiction at 3, Moe v. Yost, No. 2025-0472 (Ohio May 16, 2025); </w:t>
      </w:r>
      <w:r>
        <w:rPr>
          <w:i/>
          <w:iCs/>
          <w:color w:val="000000" w:themeColor="text1"/>
        </w:rPr>
        <w:t>see also</w:t>
      </w:r>
      <w:r>
        <w:rPr>
          <w:color w:val="000000" w:themeColor="text1"/>
        </w:rPr>
        <w:t xml:space="preserve"> Chloe K. Jones, </w:t>
      </w:r>
      <w:r>
        <w:rPr>
          <w:i/>
          <w:iCs/>
          <w:color w:val="000000" w:themeColor="text1"/>
        </w:rPr>
        <w:t>The Facade of Medical Consensus: How Medical Associations Prioritize Politics Over Science</w:t>
      </w:r>
      <w:r>
        <w:rPr>
          <w:color w:val="000000" w:themeColor="text1"/>
        </w:rPr>
        <w:t xml:space="preserve">, 2025 </w:t>
      </w:r>
      <w:r>
        <w:rPr>
          <w:smallCaps/>
          <w:color w:val="000000" w:themeColor="text1"/>
        </w:rPr>
        <w:t>Harv. J.L. &amp; Pub. Pol’y Per Curiam</w:t>
      </w:r>
      <w:r>
        <w:rPr>
          <w:color w:val="000000" w:themeColor="text1"/>
        </w:rPr>
        <w:t xml:space="preserve"> 1, 2–5 (2025) (explaining that a WPATH author said “[W]e need[] a tool for our attorneys to use in defending access to care… many associations selectively shape scientific findings to advance specific policy outcomes.”).</w:t>
      </w:r>
    </w:p>
  </w:footnote>
  <w:footnote w:id="126">
    <w:p w14:paraId="1FCAB974" w14:textId="577670D2"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Supporting State Respondents at 11, United States v. Skrmetti, No. 23-477 (U.S. Oct. 15, 2024); </w:t>
      </w:r>
      <w:r>
        <w:rPr>
          <w:i/>
          <w:iCs/>
          <w:color w:val="000000" w:themeColor="text1"/>
        </w:rPr>
        <w:t>see also Powell, supra note 108 (quoting David Goldberger: “I got the sense it was more important</w:t>
      </w:r>
      <w:r>
        <w:rPr>
          <w:color w:val="000000" w:themeColor="text1"/>
        </w:rPr>
        <w:fldChar w:fldCharType="begin"/>
      </w:r>
      <w:r>
        <w:rPr>
          <w:color w:val="000000" w:themeColor="text1"/>
        </w:rPr>
        <w:instrText xml:space="preserve"> NOTEREF _Ref217233450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for A.C.L.U. staff to identify with clients and progressive causes than to stand on principle”). </w:t>
      </w:r>
    </w:p>
  </w:footnote>
  <w:footnote w:id="127">
    <w:p w14:paraId="5880891E" w14:textId="5EBD875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t>126</w:t>
      </w:r>
      <w:r>
        <w:rPr>
          <w:color w:val="000000" w:themeColor="text1"/>
        </w:rPr>
        <w:fldChar w:fldCharType="end"/>
      </w:r>
      <w:r>
        <w:rPr>
          <w:color w:val="000000" w:themeColor="text1"/>
        </w:rPr>
        <w:t>, at 11.</w:t>
      </w:r>
    </w:p>
  </w:footnote>
  <w:footnote w:id="128">
    <w:p w14:paraId="600C387D" w14:textId="5F83A89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p>
  </w:footnote>
  <w:footnote w:id="129">
    <w:p w14:paraId="65926698" w14:textId="351EBD3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Brief of Alabama as Amicus Curiae, supra note 126, at 14–15; Brief of Amici Curiae State of Alabama, supra note 125, at 2; see also Leor Sapir</w:t>
      </w:r>
      <w:r>
        <w:rPr>
          <w:color w:val="000000" w:themeColor="text1"/>
        </w:rPr>
        <w:t xml:space="preserve">, </w:t>
      </w:r>
      <w:r>
        <w:rPr>
          <w:i/>
          <w:iCs/>
          <w:color w:val="000000" w:themeColor="text1"/>
        </w:rPr>
        <w:t>What Does the DOJ Not Want Americans to Know?</w:t>
      </w:r>
      <w:r>
        <w:rPr>
          <w:color w:val="000000" w:themeColor="text1"/>
        </w:rPr>
        <w:t xml:space="preserve">, </w:t>
      </w:r>
      <w:r>
        <w:rPr>
          <w:smallCaps/>
          <w:color w:val="000000" w:themeColor="text1"/>
        </w:rPr>
        <w:t>City Journal</w:t>
      </w:r>
      <w:r>
        <w:rPr>
          <w:color w:val="000000" w:themeColor="text1"/>
        </w:rPr>
        <w:t xml:space="preserve"> (July 12, 2024), https://www.city-journal.org/article/what-does-the-doj-not-want-americans-to-know [create perma link] (“The (WPATH-commissioned) Johns Hopkins research team lead, Karen Robinson, informed AHRQ in an email that her team “found little to no evidence about children and adolescents.”).</w:t>
      </w:r>
    </w:p>
  </w:footnote>
  <w:footnote w:id="130">
    <w:p w14:paraId="6C17F5AB" w14:textId="774DA7A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t>126</w:t>
      </w:r>
      <w:r>
        <w:rPr>
          <w:color w:val="000000" w:themeColor="text1"/>
        </w:rPr>
        <w:fldChar w:fldCharType="end"/>
      </w:r>
      <w:r>
        <w:rPr>
          <w:color w:val="000000" w:themeColor="text1"/>
        </w:rPr>
        <w:t>, at 15–19; Brief of Amici Curiae State of Alabama, </w:t>
      </w:r>
      <w:r>
        <w:rPr>
          <w:i/>
          <w:iCs/>
          <w:color w:val="000000" w:themeColor="text1"/>
        </w:rPr>
        <w:t>supra</w:t>
      </w:r>
      <w:r>
        <w:rPr>
          <w:color w:val="000000" w:themeColor="text1"/>
        </w:rPr>
        <w:t> note 125, at 5–7 (describing</w:t>
      </w:r>
      <w:r>
        <w:rPr>
          <w:color w:val="000000" w:themeColor="text1"/>
        </w:rPr>
        <w:fldChar w:fldCharType="begin"/>
      </w:r>
      <w:r>
        <w:rPr>
          <w:color w:val="000000" w:themeColor="text1"/>
        </w:rPr>
        <w:instrText xml:space="preserve"> NOTEREF _Ref214050853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Admiral Rachel Levine’s meetings with WPATH leaders and pressure to remove age limitations).</w:t>
      </w:r>
    </w:p>
  </w:footnote>
  <w:footnote w:id="131">
    <w:p w14:paraId="38385733" w14:textId="5A42CBA5"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126, at 15–20; Brief of Amici Curiae State of Alabama, supra note 125, at 5–7; A.</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fldChar w:fldCharType="begin"/>
      </w:r>
      <w:r>
        <w:rPr>
          <w:color w:val="000000" w:themeColor="text1"/>
        </w:rPr>
        <w:instrText xml:space="preserve"> NOTEREF _Ref214050853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Ghorayshi, </w:t>
      </w:r>
      <w:r>
        <w:rPr>
          <w:i/>
          <w:iCs/>
          <w:color w:val="000000" w:themeColor="text1"/>
        </w:rPr>
        <w:t>Biden Officials Pushed to Remove Age Limits for Trans Surgery</w:t>
      </w:r>
      <w:r>
        <w:rPr>
          <w:color w:val="000000" w:themeColor="text1"/>
        </w:rPr>
        <w:t xml:space="preserve">, </w:t>
      </w:r>
      <w:r>
        <w:rPr>
          <w:smallCaps/>
          <w:color w:val="000000" w:themeColor="text1"/>
        </w:rPr>
        <w:t>N.Y. Times</w:t>
      </w:r>
      <w:r>
        <w:rPr>
          <w:color w:val="000000" w:themeColor="text1"/>
        </w:rPr>
        <w:t xml:space="preserve"> at A1 (June 27, 2024), https://www.nytimes.com/2024/06/25/health/transgender-minors-surgeries.html [create perma link].</w:t>
      </w:r>
    </w:p>
  </w:footnote>
  <w:footnote w:id="132">
    <w:p w14:paraId="5DB0DDF1" w14:textId="4F8B6C08"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Skrmetti, 679 F. Supp. 3d 668, 677 (M.D. Tenn. 2023); Confessore, supra note 102.</w:t>
      </w:r>
    </w:p>
  </w:footnote>
  <w:footnote w:id="133">
    <w:p w14:paraId="6A17B361" w14:textId="2D7D5C72"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Skrmetti, 83 F.4th 460, 466 (6th Cir. 2023).</w:t>
      </w:r>
    </w:p>
  </w:footnote>
  <w:footnote w:id="134">
    <w:p w14:paraId="360F2949" w14:textId="7C3F990E"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491.</w:t>
      </w:r>
    </w:p>
  </w:footnote>
  <w:footnote w:id="135">
    <w:p w14:paraId="71FFE8BF" w14:textId="2EDFADD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480.</w:t>
      </w:r>
      <w:r>
        <w:rPr>
          <w:color w:val="000000" w:themeColor="text1"/>
        </w:rPr>
        <w:t xml:space="preserve"> </w:t>
      </w:r>
    </w:p>
  </w:footnote>
  <w:footnote w:id="136">
    <w:p w14:paraId="02B86E2C" w14:textId="561CDF68" w:rsidR="006A70B9"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1828 (2025); Bursch, supra note 103.</w:t>
      </w:r>
    </w:p>
  </w:footnote>
  <w:footnote w:id="137">
    <w:p w14:paraId="09CA9C70" w14:textId="2CB36B81" w:rsidR="007E3419" w:rsidRPr="005B3E31" w:rsidRDefault="007E3419" w:rsidP="003D74D8">
      <w:pPr>
        <w:pStyle w:val="FootnoteText"/>
        <w:spacing w:line="480" w:lineRule="auto"/>
        <w:rPr>
          <w:color w:val="000000" w:themeColor="text1"/>
        </w:rPr>
      </w:pPr>
      <w:r>
        <w:rPr>
          <w:rStyle w:val="FootnoteReference"/>
          <w:color w:val="000000" w:themeColor="text1"/>
        </w:rPr>
        <w:footnoteRef/>
      </w:r>
      <w:r>
        <w:rPr>
          <w:color w:val="000000" w:themeColor="text1"/>
        </w:rPr>
        <w:t>Reply Brief for the Petitioner at 20, United States v. Skrmetti, No. 23-477 (U.S. Nov. 7, 2024); Complaint for Declaratory and Injunctive Relief, L.W. v. Skrmetti, No. 3:23-cv-00376 (M.D. Tenn. Apr. 20, 2023).</w:t>
      </w:r>
    </w:p>
  </w:footnote>
  <w:footnote w:id="138">
    <w:p w14:paraId="568E539E" w14:textId="4E9A2C5A"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_Ref214050774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 xml:space="preserve">; Sarah Isgur and David French, </w:t>
      </w:r>
      <w:r>
        <w:rPr>
          <w:i/>
          <w:iCs/>
          <w:color w:val="000000" w:themeColor="text1"/>
        </w:rPr>
        <w:t>SCOTUS 2025 Term Debrief</w:t>
      </w:r>
      <w:r>
        <w:rPr>
          <w:color w:val="000000" w:themeColor="text1"/>
        </w:rPr>
        <w:t>, (“[W]as this an appeal that [plaintiffs] needed to make after that Sixth Circuit loss?”).</w:t>
      </w:r>
    </w:p>
  </w:footnote>
  <w:footnote w:id="139">
    <w:p w14:paraId="603C7F2F" w14:textId="7B878CF1"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Molly E. Pines, </w:t>
      </w:r>
      <w:r>
        <w:rPr>
          <w:i/>
          <w:iCs/>
          <w:color w:val="000000" w:themeColor="text1"/>
        </w:rPr>
        <w:t>Pick Your Precedent: Bostock, Dobbs, and the Uncertain Reach of Intermediate Scrutiny in</w:t>
      </w:r>
      <w:r>
        <w:rPr>
          <w:color w:val="000000" w:themeColor="text1"/>
        </w:rPr>
        <w:t xml:space="preserve"> United States v. Skrmetti, 20 </w:t>
      </w:r>
      <w:r>
        <w:rPr>
          <w:smallCaps/>
          <w:color w:val="000000" w:themeColor="text1"/>
        </w:rPr>
        <w:t>Duke J. Const. L. &amp; Pub. Pol’y Sidebar</w:t>
      </w:r>
      <w:r>
        <w:rPr>
          <w:color w:val="000000" w:themeColor="text1"/>
        </w:rPr>
        <w:t xml:space="preserve"> 45, 63–65 (2025). </w:t>
      </w:r>
    </w:p>
  </w:footnote>
  <w:footnote w:id="140">
    <w:p w14:paraId="45276A03" w14:textId="7A2FFBB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United States v. Skrmetti, at 21–29 (U.S. Dec. 4, 2024).</w:t>
      </w:r>
    </w:p>
  </w:footnote>
  <w:footnote w:id="141">
    <w:p w14:paraId="76C0C05D" w14:textId="074A5980"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Bostock v. Clayton County, 590 U.S. 644, 656–57 (2020).</w:t>
      </w:r>
    </w:p>
  </w:footnote>
  <w:footnote w:id="142">
    <w:p w14:paraId="1A97EB11" w14:textId="1DD8A31A"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Petitioner at 4, Bostock v. Clayton County, No. 17-1618 (U.S. Sept. 10, 2019).</w:t>
      </w:r>
    </w:p>
  </w:footnote>
  <w:footnote w:id="143">
    <w:p w14:paraId="59A07338" w14:textId="1AF5ED72"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6, Bostock v. Clayton County, No. 17-1618 (U.S. Oct. 8, 2019).</w:t>
      </w:r>
    </w:p>
  </w:footnote>
  <w:footnote w:id="144">
    <w:p w14:paraId="4E818A31" w14:textId="70C9021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Bostock, 590 U.S. at 653.</w:t>
      </w:r>
    </w:p>
  </w:footnote>
  <w:footnote w:id="145">
    <w:p w14:paraId="49699656" w14:textId="0369BBA1"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the Petitioner, supra note 137, at 8.</w:t>
      </w:r>
      <w:r>
        <w:rPr>
          <w:color w:val="000000" w:themeColor="text1"/>
        </w:rPr>
        <w:fldChar w:fldCharType="begin"/>
      </w:r>
      <w:r>
        <w:rPr>
          <w:color w:val="000000" w:themeColor="text1"/>
        </w:rPr>
        <w:instrText xml:space="preserve"> NOTEREF _Ref214051247 \h  \* MERGEFORMAT </w:instrText>
      </w:r>
      <w:r>
        <w:rPr>
          <w:color w:val="000000" w:themeColor="text1"/>
        </w:rPr>
      </w:r>
      <w:r>
        <w:rPr>
          <w:color w:val="000000" w:themeColor="text1"/>
        </w:rPr>
        <w:fldChar w:fldCharType="separate"/>
      </w:r>
      <w:r>
        <w:rPr>
          <w:color w:val="000000" w:themeColor="text1"/>
        </w:rPr>
        <w:fldChar w:fldCharType="end"/>
      </w:r>
    </w:p>
  </w:footnote>
  <w:footnote w:id="146">
    <w:p w14:paraId="7D6FB6C4" w14:textId="0A4FD32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36, United States v. Skrmetti, No. 23-477 (U.S. Dec. 4, 2024).</w:t>
      </w:r>
    </w:p>
  </w:footnote>
  <w:footnote w:id="147">
    <w:p w14:paraId="0BE166B0" w14:textId="33643378" w:rsidR="00757714" w:rsidRPr="005B3E31" w:rsidRDefault="0075771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Hila Keren, </w:t>
      </w:r>
      <w:r>
        <w:rPr>
          <w:i/>
          <w:iCs/>
          <w:color w:val="000000" w:themeColor="text1"/>
        </w:rPr>
        <w:t>Parental Rights May Be Only Path to Save Gender-Affirming Care</w:t>
      </w:r>
      <w:r>
        <w:rPr>
          <w:color w:val="000000" w:themeColor="text1"/>
        </w:rPr>
        <w:t xml:space="preserve">, </w:t>
      </w:r>
      <w:r>
        <w:rPr>
          <w:smallCaps/>
          <w:color w:val="000000" w:themeColor="text1"/>
        </w:rPr>
        <w:t>Bloomberg Law</w:t>
      </w:r>
      <w:r>
        <w:rPr>
          <w:color w:val="000000" w:themeColor="text1"/>
        </w:rPr>
        <w:t xml:space="preserve"> (Dec. 10, 2024), https://news.bloomberglaw.com/us-law-week/parental-rights-may-be-only-path-to-save-gender-affirming-care [create perma link]; Bursch, supra note 103.</w:t>
      </w:r>
    </w:p>
  </w:footnote>
  <w:footnote w:id="148">
    <w:p w14:paraId="037B1E4B" w14:textId="21E11F24"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1835 (2025).</w:t>
      </w:r>
    </w:p>
  </w:footnote>
  <w:footnote w:id="149">
    <w:p w14:paraId="4047C78E" w14:textId="26175431" w:rsidR="00E170D6" w:rsidRPr="005B3E31" w:rsidRDefault="00E170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1835–37.</w:t>
      </w:r>
      <w:r>
        <w:rPr>
          <w:color w:val="000000" w:themeColor="text1"/>
        </w:rPr>
        <w:t xml:space="preserve"> </w:t>
      </w:r>
    </w:p>
  </w:footnote>
  <w:footnote w:id="150">
    <w:p w14:paraId="566D71E7" w14:textId="4D8B4B77" w:rsidR="000A1CEB" w:rsidRPr="005B3E31" w:rsidRDefault="000A1CE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t>101</w:t>
      </w:r>
      <w:r>
        <w:rPr>
          <w:color w:val="000000" w:themeColor="text1"/>
        </w:rPr>
        <w:fldChar w:fldCharType="end"/>
      </w:r>
      <w:r>
        <w:rPr>
          <w:color w:val="000000" w:themeColor="text1"/>
        </w:rPr>
        <w:t>; Confessore,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t>102</w:t>
      </w:r>
      <w:r>
        <w:rPr>
          <w:color w:val="000000" w:themeColor="text1"/>
        </w:rPr>
        <w:fldChar w:fldCharType="end"/>
      </w:r>
      <w:r>
        <w:rPr>
          <w:color w:val="000000" w:themeColor="text1"/>
        </w:rPr>
        <w:t>; Transcript of Oral Argument, supra note 140, at 21–29; United States v. Skrmetti, 145 S. Ct. 1816, 1835 (2025).</w:t>
      </w:r>
      <w:r>
        <w:rPr>
          <w:color w:val="000000" w:themeColor="text1"/>
        </w:rPr>
        <w:fldChar w:fldCharType="begin"/>
      </w:r>
      <w:r>
        <w:rPr>
          <w:color w:val="000000" w:themeColor="text1"/>
        </w:rPr>
        <w:instrText xml:space="preserve"> NOTEREF _Ref214051285 \h  \* MERGEFORMAT </w:instrText>
      </w:r>
      <w:r>
        <w:rPr>
          <w:color w:val="000000" w:themeColor="text1"/>
        </w:rPr>
      </w:r>
      <w:r>
        <w:rPr>
          <w:color w:val="000000" w:themeColor="text1"/>
        </w:rPr>
        <w:fldChar w:fldCharType="separate"/>
      </w:r>
      <w:r>
        <w:rPr>
          <w:color w:val="000000" w:themeColor="text1"/>
        </w:rPr>
        <w:fldChar w:fldCharType="end"/>
      </w:r>
    </w:p>
  </w:footnote>
  <w:footnote w:id="151">
    <w:p w14:paraId="574CC3C9"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 VII.</w:t>
      </w:r>
    </w:p>
  </w:footnote>
  <w:footnote w:id="152">
    <w:p w14:paraId="44292FA2" w14:textId="480A8199"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Charles Tilly, Big Structures, Large Processes, Huge Comparisons 82 (1984).</w:t>
      </w:r>
    </w:p>
  </w:footnote>
  <w:footnote w:id="153">
    <w:p w14:paraId="16FD0A18" w14:textId="35F9B143" w:rsidR="00A726E0" w:rsidRPr="005B3E31" w:rsidRDefault="00A726E0" w:rsidP="003D74D8">
      <w:pPr>
        <w:pStyle w:val="FootnoteText"/>
        <w:spacing w:line="480" w:lineRule="auto"/>
      </w:pPr>
      <w:r>
        <w:rPr>
          <w:rStyle w:val="FootnoteReference"/>
        </w:rPr>
        <w:footnoteRef/>
      </w:r>
      <w:r>
        <w:t xml:space="preserve"> Genna Rae McNeil, Groundwork: Charles Hamilton Houston and the Struggle for Civil Rights 182 (Univ. of Pa. Press 1983); </w:t>
      </w:r>
      <w:r>
        <w:rPr>
          <w:smallCaps/>
          <w:color w:val="000000" w:themeColor="text1"/>
        </w:rPr>
        <w:t>Robert L. Carter, A Matter of Law: A Memoir of Struggle in the Cause of Equal Rights</w:t>
      </w:r>
      <w:r>
        <w:rPr>
          <w:color w:val="000000" w:themeColor="text1"/>
        </w:rPr>
        <w:t xml:space="preserve"> 25 (2005); Leland B. Ware, </w:t>
      </w:r>
      <w:r>
        <w:rPr>
          <w:i/>
          <w:iCs/>
          <w:color w:val="000000" w:themeColor="text1"/>
        </w:rPr>
        <w:t>Setting the Stage for Brown—The Development and Implementation of the NAACP’s School Desegregation Campaign</w:t>
      </w:r>
      <w:r>
        <w:rPr>
          <w:color w:val="000000" w:themeColor="text1"/>
        </w:rPr>
        <w:t xml:space="preserve">, 1930–1950, 52 </w:t>
      </w:r>
      <w:r>
        <w:rPr>
          <w:smallCaps/>
          <w:color w:val="000000" w:themeColor="text1"/>
        </w:rPr>
        <w:t>Mercer L. Rev.</w:t>
      </w:r>
      <w:r>
        <w:rPr>
          <w:color w:val="000000" w:themeColor="text1"/>
        </w:rPr>
        <w:t xml:space="preserve"> 631, 657 (2001).</w:t>
      </w:r>
    </w:p>
  </w:footnote>
  <w:footnote w:id="154">
    <w:p w14:paraId="0478F099" w14:textId="47123719"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Richard Kluger, Simple Justice: The History of Brown v. Board of Education and Black America's Struggle for Equality</w:t>
      </w:r>
      <w:r>
        <w:rPr>
          <w:color w:val="000000" w:themeColor="text1"/>
        </w:rPr>
        <w:t xml:space="preserve"> 854 (1975); </w:t>
      </w:r>
      <w:r>
        <w:rPr>
          <w:smallCaps/>
          <w:color w:val="000000" w:themeColor="text1"/>
        </w:rPr>
        <w:t>Patricia Sullivan, Lift Every Voice: The NAACP and the Making of the Civil Rights Movement</w:t>
      </w:r>
      <w:r>
        <w:rPr>
          <w:color w:val="000000" w:themeColor="text1"/>
        </w:rPr>
        <w:t xml:space="preserve"> 530 (2009).</w:t>
      </w:r>
    </w:p>
  </w:footnote>
  <w:footnote w:id="155">
    <w:p w14:paraId="2EB2C1B3" w14:textId="20D8992B"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Jack Greenberg, Crusaders in the Courts: How a Dedicated Band of Lawyers Fought for the Civil Rights Revolution</w:t>
      </w:r>
      <w:r>
        <w:rPr>
          <w:color w:val="000000" w:themeColor="text1"/>
        </w:rPr>
        <w:t xml:space="preserve"> 72 (1994); </w:t>
      </w:r>
      <w:r>
        <w:rPr>
          <w:smallCaps/>
          <w:color w:val="000000" w:themeColor="text1"/>
        </w:rPr>
        <w:t>Mark V. Tushnet, Making Civil Rights Law: Thurgood Marshall and the Supreme Court, 1936–1961</w:t>
      </w:r>
      <w:r>
        <w:rPr>
          <w:color w:val="000000" w:themeColor="text1"/>
        </w:rPr>
        <w:t>, at 38 (1994).</w:t>
      </w:r>
    </w:p>
  </w:footnote>
  <w:footnote w:id="156">
    <w:p w14:paraId="0E229812" w14:textId="224C7AE6" w:rsidR="009F5D9C" w:rsidRPr="005B3E31" w:rsidRDefault="009F5D9C" w:rsidP="003D74D8">
      <w:pPr>
        <w:pStyle w:val="FootnoteText"/>
        <w:spacing w:line="480" w:lineRule="auto"/>
      </w:pPr>
      <w:r>
        <w:rPr>
          <w:rStyle w:val="FootnoteReference"/>
        </w:rPr>
        <w:footnoteRef/>
      </w:r>
      <w:r>
        <w:t xml:space="preserve"> </w:t>
      </w:r>
      <w:r>
        <w:rPr>
          <w:color w:val="000000" w:themeColor="text1"/>
        </w:rPr>
        <w:t>Carter, A Matter of Law, supra note 153, at 98.</w:t>
      </w:r>
    </w:p>
  </w:footnote>
  <w:footnote w:id="157">
    <w:p w14:paraId="7B60F910" w14:textId="77777777" w:rsidR="00A726E0" w:rsidRPr="005B3E31" w:rsidRDefault="00A726E0" w:rsidP="003D74D8">
      <w:pPr>
        <w:pStyle w:val="FootnoteText"/>
        <w:spacing w:line="480" w:lineRule="auto"/>
      </w:pPr>
      <w:r>
        <w:rPr>
          <w:rStyle w:val="FootnoteReference"/>
        </w:rPr>
        <w:footnoteRef/>
      </w:r>
      <w:r>
        <w:t xml:space="preserve"> Tushnet, Making Civil Rights Law, </w:t>
      </w:r>
      <w:r>
        <w:rPr>
          <w:i/>
          <w:iCs/>
        </w:rPr>
        <w:t>supra</w:t>
      </w:r>
      <w:r>
        <w:t xml:space="preserve"> note 155, at 139.</w:t>
      </w:r>
    </w:p>
  </w:footnote>
  <w:footnote w:id="158">
    <w:p w14:paraId="523FCF53" w14:textId="4D307562" w:rsidR="00A726E0" w:rsidRPr="005B3E31" w:rsidRDefault="00A726E0" w:rsidP="003D74D8">
      <w:pPr>
        <w:pStyle w:val="FootnoteText"/>
        <w:spacing w:line="480" w:lineRule="auto"/>
      </w:pPr>
      <w:r>
        <w:rPr>
          <w:rStyle w:val="FootnoteReference"/>
        </w:rPr>
        <w:footnoteRef/>
      </w:r>
      <w:r>
        <w:t xml:space="preserve"> </w:t>
      </w:r>
      <w:r>
        <w:rPr>
          <w:color w:val="000000" w:themeColor="text1"/>
        </w:rPr>
        <w:t>Kluger, supra note 154, at 972.</w:t>
      </w:r>
    </w:p>
  </w:footnote>
  <w:footnote w:id="159">
    <w:p w14:paraId="75018E5F" w14:textId="77777777"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Greenberg, </w:t>
      </w:r>
      <w:r>
        <w:rPr>
          <w:i/>
          <w:iCs/>
          <w:color w:val="000000" w:themeColor="text1"/>
        </w:rPr>
        <w:t>supra</w:t>
      </w:r>
      <w:r>
        <w:rPr>
          <w:color w:val="000000" w:themeColor="text1"/>
        </w:rPr>
        <w:t xml:space="preserve"> note 155, at 163.</w:t>
      </w:r>
    </w:p>
  </w:footnote>
  <w:footnote w:id="160">
    <w:p w14:paraId="57BFCFF1" w14:textId="77777777" w:rsidR="00A726E0" w:rsidRPr="005B3E31" w:rsidRDefault="00A726E0" w:rsidP="003D74D8">
      <w:pPr>
        <w:pStyle w:val="FootnoteText"/>
        <w:spacing w:line="480" w:lineRule="auto"/>
      </w:pPr>
      <w:r>
        <w:rPr>
          <w:rStyle w:val="FootnoteReference"/>
        </w:rPr>
        <w:footnoteRef/>
      </w:r>
      <w:r>
        <w:t xml:space="preserve"> Kluger, </w:t>
      </w:r>
      <w:r>
        <w:rPr>
          <w:i/>
          <w:iCs/>
        </w:rPr>
        <w:t>supra</w:t>
      </w:r>
      <w:r>
        <w:t xml:space="preserve"> note 154, at 517.</w:t>
      </w:r>
    </w:p>
  </w:footnote>
  <w:footnote w:id="161">
    <w:p w14:paraId="74992CEF" w14:textId="39C9E13A" w:rsidR="00A726E0" w:rsidRPr="005B3E31" w:rsidRDefault="00A726E0" w:rsidP="003D74D8">
      <w:pPr>
        <w:pStyle w:val="FootnoteText"/>
        <w:spacing w:line="480" w:lineRule="auto"/>
      </w:pPr>
      <w:r>
        <w:rPr>
          <w:rStyle w:val="FootnoteReference"/>
        </w:rPr>
        <w:footnoteRef/>
      </w:r>
      <w:r>
        <w:t xml:space="preserve"> </w:t>
      </w:r>
      <w:r>
        <w:rPr>
          <w:i/>
          <w:iCs/>
          <w:color w:val="000000" w:themeColor="text1"/>
        </w:rPr>
        <w:t>Mark V. Tushnet, Thurgood Marshall as a Lawyer: The Campaign Against School Segregation 1945–1950, 40 Md. L. Rev. 411, 411 (1981).</w:t>
      </w:r>
    </w:p>
  </w:footnote>
  <w:footnote w:id="162">
    <w:p w14:paraId="335DCB9B" w14:textId="10D24E48"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Carter, </w:t>
      </w:r>
      <w:r>
        <w:rPr>
          <w:i/>
          <w:iCs/>
          <w:color w:val="000000" w:themeColor="text1"/>
        </w:rPr>
        <w:t>supra</w:t>
      </w:r>
      <w:r>
        <w:rPr>
          <w:color w:val="000000" w:themeColor="text1"/>
        </w:rPr>
        <w:t xml:space="preserve"> note 153, at 99.</w:t>
      </w:r>
    </w:p>
  </w:footnote>
  <w:footnote w:id="163">
    <w:p w14:paraId="3058B9AC" w14:textId="77777777" w:rsidR="00A726E0" w:rsidRPr="005B3E31" w:rsidRDefault="00A726E0" w:rsidP="003D74D8">
      <w:pPr>
        <w:pStyle w:val="FootnoteText"/>
        <w:spacing w:line="480" w:lineRule="auto"/>
      </w:pPr>
      <w:r>
        <w:rPr>
          <w:rStyle w:val="FootnoteReference"/>
        </w:rPr>
        <w:footnoteRef/>
      </w:r>
      <w:r>
        <w:t xml:space="preserve"> Carter, </w:t>
      </w:r>
      <w:r>
        <w:rPr>
          <w:smallCaps/>
        </w:rPr>
        <w:t>A Matter of Law</w:t>
      </w:r>
      <w:r>
        <w:t xml:space="preserve">, </w:t>
      </w:r>
      <w:r>
        <w:rPr>
          <w:i/>
          <w:iCs/>
        </w:rPr>
        <w:t>supra</w:t>
      </w:r>
      <w:r>
        <w:t xml:space="preserve"> note 153, at 99.</w:t>
      </w:r>
    </w:p>
  </w:footnote>
  <w:footnote w:id="164">
    <w:p w14:paraId="3298D10C" w14:textId="6F11DC52" w:rsidR="000210BA" w:rsidRPr="005B3E31" w:rsidRDefault="000210BA" w:rsidP="003D74D8">
      <w:pPr>
        <w:pStyle w:val="FootnoteText"/>
        <w:spacing w:line="480" w:lineRule="auto"/>
        <w:rPr>
          <w:color w:val="000000" w:themeColor="text1"/>
        </w:rPr>
      </w:pPr>
      <w:r>
        <w:rPr>
          <w:rStyle w:val="FootnoteReference"/>
        </w:rPr>
        <w:footnoteRef/>
      </w:r>
      <w:r>
        <w:t xml:space="preserve"> </w:t>
      </w:r>
      <w:r>
        <w:rPr>
          <w:smallCaps/>
          <w:color w:val="000000" w:themeColor="text1"/>
        </w:rPr>
        <w:t>Cass R. Sunstein, The Law of Group Polarization</w:t>
      </w:r>
      <w:r>
        <w:rPr>
          <w:color w:val="000000" w:themeColor="text1"/>
        </w:rPr>
        <w:t xml:space="preserve"> 7 (John M. Olin Program in L. &amp; Econ., Working Paper No. 91, 1999) (describing Solomon Asch’s conformity experiments: “When just one other person made an accurate match, errors were reduced by three-quarters, even if there was a strong majority the other way.”).</w:t>
      </w:r>
    </w:p>
  </w:footnote>
  <w:footnote w:id="165">
    <w:p w14:paraId="4F9FCCC3" w14:textId="3BD84C63" w:rsidR="00CC616A" w:rsidRPr="005B3E31" w:rsidRDefault="00CC616A" w:rsidP="003D74D8">
      <w:pPr>
        <w:pStyle w:val="FootnoteText"/>
        <w:spacing w:line="480" w:lineRule="auto"/>
      </w:pPr>
      <w:r>
        <w:rPr>
          <w:rStyle w:val="FootnoteReference"/>
        </w:rPr>
        <w:footnoteRef/>
      </w:r>
      <w:r>
        <w:t xml:space="preserve"> </w:t>
      </w:r>
      <w:r>
        <w:rPr>
          <w:color w:val="000000" w:themeColor="text1"/>
        </w:rPr>
        <w:t xml:space="preserve">Isgur &amp; French, </w:t>
      </w:r>
      <w:r>
        <w:rPr>
          <w:i/>
          <w:iCs/>
          <w:color w:val="000000" w:themeColor="text1"/>
        </w:rPr>
        <w:t>supra note 106 (arguing that the ACLU could have benefitted from conservative team members “not to tell them</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that they were wrong on the law, but to tell them why this case was nothing like </w:t>
      </w:r>
      <w:r>
        <w:rPr>
          <w:i/>
          <w:iCs/>
          <w:color w:val="000000" w:themeColor="text1"/>
        </w:rPr>
        <w:t>Bostock</w:t>
      </w:r>
      <w:r>
        <w:rPr>
          <w:color w:val="000000" w:themeColor="text1"/>
        </w:rPr>
        <w:t xml:space="preserve"> and why a conservative justice like Justice Gorsuch could vote one way in </w:t>
      </w:r>
      <w:r>
        <w:rPr>
          <w:i/>
          <w:iCs/>
          <w:color w:val="000000" w:themeColor="text1"/>
        </w:rPr>
        <w:t>Bostock</w:t>
      </w:r>
      <w:r>
        <w:rPr>
          <w:color w:val="000000" w:themeColor="text1"/>
        </w:rPr>
        <w:t xml:space="preserve"> and be nowhere in the realm of gettable for this case”); </w:t>
      </w:r>
      <w:r>
        <w:rPr>
          <w:i/>
          <w:iCs/>
          <w:color w:val="000000" w:themeColor="text1"/>
        </w:rPr>
        <w:t>see also</w:t>
      </w:r>
      <w:r>
        <w:rPr>
          <w:color w:val="000000" w:themeColor="text1"/>
        </w:rPr>
        <w:t xml:space="preserve"> Leor Sapir, </w:t>
      </w:r>
      <w:r>
        <w:rPr>
          <w:i/>
          <w:iCs/>
          <w:color w:val="000000" w:themeColor="text1"/>
        </w:rPr>
        <w:t>Is the ACLU Ready to Defend Nonbinary Medicine?</w:t>
      </w:r>
      <w:r>
        <w:rPr>
          <w:color w:val="000000" w:themeColor="text1"/>
        </w:rPr>
        <w:t xml:space="preserve">, </w:t>
      </w:r>
      <w:r>
        <w:rPr>
          <w:smallCaps/>
          <w:color w:val="000000" w:themeColor="text1"/>
        </w:rPr>
        <w:t>City</w:t>
      </w:r>
      <w:r>
        <w:rPr>
          <w:color w:val="000000" w:themeColor="text1"/>
        </w:rPr>
        <w:t xml:space="preserve"> </w:t>
      </w:r>
      <w:r>
        <w:rPr>
          <w:smallCaps/>
          <w:color w:val="000000" w:themeColor="text1"/>
        </w:rPr>
        <w:t>Journal</w:t>
      </w:r>
      <w:r>
        <w:rPr>
          <w:color w:val="000000" w:themeColor="text1"/>
        </w:rPr>
        <w:t xml:space="preserve"> (Feb. 14, 2025), https://www.city-journal.org/article/aclu-lawsuit-trump-transgender-executive-order [create perma link] (suggesting that the ACLU “has thrown its institutional weight behind the most radical and unpopular campaigns for transgender rights”).</w:t>
      </w:r>
    </w:p>
  </w:footnote>
  <w:footnote w:id="166">
    <w:p w14:paraId="00010007" w14:textId="773CC016"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 VII.</w:t>
      </w:r>
    </w:p>
  </w:footnote>
  <w:footnote w:id="167">
    <w:p w14:paraId="77757B9E" w14:textId="7029DAC2"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 Section III.A–C.</w:t>
      </w:r>
    </w:p>
  </w:footnote>
  <w:footnote w:id="168">
    <w:p w14:paraId="1E55AE4F" w14:textId="439DF0CD" w:rsidR="008B3E8F" w:rsidRPr="005B3E31" w:rsidRDefault="008B3E8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Paul’t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247, 256 (1991).</w:t>
      </w:r>
    </w:p>
  </w:footnote>
  <w:footnote w:id="169">
    <w:p w14:paraId="316F697F" w14:textId="65777D1A" w:rsidR="00F97EE5" w:rsidRPr="005B3E31" w:rsidRDefault="00F97EE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257–58.</w:t>
      </w:r>
    </w:p>
  </w:footnote>
  <w:footnote w:id="170">
    <w:p w14:paraId="77B2D2FA" w14:textId="10BA2B35" w:rsidR="005A65F4" w:rsidRPr="005B3E31" w:rsidRDefault="005A65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 fig.1, 267–68. </w:t>
      </w:r>
    </w:p>
  </w:footnote>
  <w:footnote w:id="171">
    <w:p w14:paraId="7E1494AA" w14:textId="511844EE"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168–70 and accompanying text; </w:t>
      </w:r>
      <w:r>
        <w:rPr>
          <w:i/>
          <w:iCs/>
          <w:color w:val="000000" w:themeColor="text1"/>
        </w:rPr>
        <w:t>cf.</w:t>
      </w:r>
      <w:r>
        <w:rPr>
          <w:color w:val="000000" w:themeColor="text1"/>
        </w:rPr>
        <w:t xml:space="preserve"> Hart, </w:t>
      </w:r>
      <w:r>
        <w:rPr>
          <w:i/>
          <w:iCs/>
          <w:color w:val="000000" w:themeColor="text1"/>
        </w:rPr>
        <w:t>supra</w:t>
      </w:r>
      <w:r>
        <w:rPr>
          <w:color w:val="000000" w:themeColor="text1"/>
        </w:rPr>
        <w:t xml:space="preserve"> note 168, at 270–71 (reporting “sizable” correlations between scores on symptoms of defective decision-making and unfavorable policy outcomes, while cautioning that “[c]orrelations do not allow statements about causality”).</w:t>
      </w:r>
    </w:p>
  </w:footnote>
  <w:footnote w:id="172">
    <w:p w14:paraId="0F36D50C"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w:t>
      </w:r>
      <w:del w:id="202721" w:author="Claude" w:date="2026-09-27T12:00:00Z">
        <w:r>
          <w:rPr>
            <w:color w:val="000000" w:themeColor="text1"/>
          </w:rPr>
          <w:delText xml:space="preserve">Section II.A</w:delText>
        </w:r>
      </w:del>
      <w:ins w:id="202722" w:author="Claude" w:date="2026-09-27T12:00:00Z">
        <w:r>
          <w:rPr>
            <w:color w:val="000000" w:themeColor="text1"/>
          </w:rPr>
          <w:t xml:space="preserve">Section I.A</w:t>
        </w:r>
      </w:ins>
      <w:r>
        <w:rPr>
          <w:color w:val="000000" w:themeColor="text1"/>
        </w:rPr>
        <w:t xml:space="preserve">.</w:t>
      </w:r>
    </w:p>
  </w:footnote>
  <w:footnote w:id="173">
    <w:p w14:paraId="0253FF9A" w14:textId="5F514D45" w:rsidR="00C41041"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Ann Southworth, </w:t>
      </w:r>
      <w:r>
        <w:rPr>
          <w:i/>
          <w:iCs/>
          <w:color w:val="000000" w:themeColor="text1"/>
        </w:rPr>
        <w:t>Conservative Lawyers and the Contest over the Meaning of “Public Interest Law”</w:t>
      </w:r>
      <w:r>
        <w:rPr>
          <w:color w:val="000000" w:themeColor="text1"/>
        </w:rPr>
        <w:t>, 52 U</w:t>
      </w:r>
      <w:r>
        <w:rPr>
          <w:smallCaps/>
          <w:color w:val="000000" w:themeColor="text1"/>
        </w:rPr>
        <w:t>Cla</w:t>
      </w:r>
      <w:r>
        <w:rPr>
          <w:color w:val="000000" w:themeColor="text1"/>
        </w:rPr>
        <w:t xml:space="preserve"> L. </w:t>
      </w:r>
      <w:r>
        <w:rPr>
          <w:smallCaps/>
          <w:color w:val="000000" w:themeColor="text1"/>
        </w:rPr>
        <w:t>Rev</w:t>
      </w:r>
      <w:r>
        <w:rPr>
          <w:color w:val="000000" w:themeColor="text1"/>
        </w:rPr>
        <w:t xml:space="preserve">. 1223, 1229, 1248, 1268 (2005); </w:t>
      </w:r>
      <w:r>
        <w:rPr>
          <w:smallCaps/>
          <w:color w:val="000000" w:themeColor="text1"/>
        </w:rPr>
        <w:t>Amanda Hollis-Brusky, Ideas With Consequences: The Federalist Society and the Conservative Counterrevolution</w:t>
      </w:r>
      <w:r>
        <w:rPr>
          <w:color w:val="000000" w:themeColor="text1"/>
        </w:rPr>
        <w:t xml:space="preserve"> 2 (2015); </w:t>
      </w:r>
      <w:r>
        <w:rPr>
          <w:smallCaps/>
          <w:color w:val="000000" w:themeColor="text1"/>
        </w:rPr>
        <w:t>The Worlds Cause Lawyers Make: Structure and Agency in Legal Practice</w:t>
      </w:r>
      <w:r>
        <w:rPr>
          <w:color w:val="000000" w:themeColor="text1"/>
        </w:rPr>
        <w:t xml:space="preserve"> 92 (Austin Sarat &amp; Stuart A. Scheingold eds., 2005); Jesse Merriam, </w:t>
      </w:r>
      <w:r>
        <w:rPr>
          <w:i/>
          <w:iCs/>
          <w:color w:val="000000" w:themeColor="text1"/>
        </w:rPr>
        <w:t>A Sheep in Wolf’s Clothing: The Story of Why Conservatives Began to Look Beyond Originalism</w:t>
      </w:r>
      <w:r>
        <w:rPr>
          <w:color w:val="000000" w:themeColor="text1"/>
        </w:rPr>
        <w:t xml:space="preserve">, 11 </w:t>
      </w:r>
      <w:r>
        <w:rPr>
          <w:smallCaps/>
          <w:color w:val="000000" w:themeColor="text1"/>
        </w:rPr>
        <w:t>Faulkner L. Rev.</w:t>
      </w:r>
      <w:r>
        <w:rPr>
          <w:color w:val="000000" w:themeColor="text1"/>
        </w:rPr>
        <w:t xml:space="preserve"> 63, 102 (2019).</w:t>
      </w:r>
    </w:p>
  </w:footnote>
  <w:footnote w:id="174">
    <w:p w14:paraId="22A56843" w14:textId="761D9AC5"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supra note 173, at 1250; </w:t>
      </w:r>
      <w:r>
        <w:rPr>
          <w:smallCaps/>
          <w:color w:val="000000" w:themeColor="text1"/>
        </w:rPr>
        <w:t>Steven M. Teles, The Rise of the Conservative Legal Movement: The Battles for Control of the Law</w:t>
      </w:r>
      <w:r>
        <w:rPr>
          <w:color w:val="000000" w:themeColor="text1"/>
        </w:rPr>
        <w:t xml:space="preserve"> 58–59 (2008); </w:t>
      </w:r>
      <w:r>
        <w:rPr>
          <w:i/>
          <w:iCs/>
          <w:color w:val="000000" w:themeColor="text1"/>
        </w:rPr>
        <w:t>id</w:t>
      </w:r>
      <w:r>
        <w:rPr>
          <w:color w:val="000000" w:themeColor="text1"/>
        </w:rPr>
        <w:t xml:space="preserve">. at 61;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1226, 1241.</w:t>
      </w:r>
    </w:p>
  </w:footnote>
  <w:footnote w:id="175">
    <w:p w14:paraId="2FDB8AD2" w14:textId="453436AA" w:rsidR="002A63F1" w:rsidRPr="005B3E31" w:rsidRDefault="002A63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Teles, </w:t>
      </w:r>
      <w:r>
        <w:rPr>
          <w:i/>
          <w:iCs/>
          <w:color w:val="000000" w:themeColor="text1"/>
        </w:rPr>
        <w:t>supra</w:t>
      </w:r>
      <w:r>
        <w:rPr>
          <w:color w:val="000000" w:themeColor="text1"/>
        </w:rPr>
        <w:t xml:space="preserve"> note 174, at 69. </w:t>
      </w:r>
    </w:p>
  </w:footnote>
  <w:footnote w:id="176">
    <w:p w14:paraId="165DC53D" w14:textId="56ED4D58"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Teles, </w:t>
      </w:r>
      <w:r>
        <w:rPr>
          <w:i/>
          <w:iCs/>
          <w:color w:val="000000" w:themeColor="text1"/>
        </w:rPr>
        <w:t>supra</w:t>
      </w:r>
      <w:r>
        <w:rPr>
          <w:color w:val="000000" w:themeColor="text1"/>
        </w:rPr>
        <w:t xml:space="preserve"> note 174, at 69 (quoting the Horowitz Report). </w:t>
      </w:r>
    </w:p>
  </w:footnote>
  <w:footnote w:id="177">
    <w:p w14:paraId="1F504189" w14:textId="68BD0EF2" w:rsidR="00075271" w:rsidRPr="005B3E31" w:rsidRDefault="00075271" w:rsidP="003D74D8">
      <w:pPr>
        <w:pStyle w:val="FootnoteText"/>
        <w:spacing w:line="480" w:lineRule="auto"/>
      </w:pPr>
      <w:r>
        <w:rPr>
          <w:rStyle w:val="FootnoteReference"/>
        </w:rPr>
        <w:footnoteRef/>
      </w:r>
      <w:r>
        <w:t xml:space="preserve"> </w:t>
      </w:r>
      <w:r>
        <w:rPr>
          <w:color w:val="000000" w:themeColor="text1"/>
        </w:rPr>
        <w:t xml:space="preserve">Teles, </w:t>
      </w:r>
      <w:r>
        <w:rPr>
          <w:i/>
          <w:iCs/>
          <w:color w:val="000000" w:themeColor="text1"/>
        </w:rPr>
        <w:t>supra</w:t>
      </w:r>
      <w:r>
        <w:rPr>
          <w:color w:val="000000" w:themeColor="text1"/>
        </w:rPr>
        <w:t xml:space="preserve"> note 174, at 82 (quoting the Center for Applied Jurisprudence grant proposal).</w:t>
      </w:r>
    </w:p>
  </w:footnote>
  <w:footnote w:id="178">
    <w:p w14:paraId="33B01901" w14:textId="1299750A" w:rsidR="00B866D6" w:rsidRPr="005B3E31" w:rsidRDefault="00B866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82, 220.</w:t>
      </w:r>
    </w:p>
  </w:footnote>
  <w:footnote w:id="179">
    <w:p w14:paraId="21CC5185" w14:textId="60CC3716"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1250–51;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58–59.</w:t>
      </w:r>
    </w:p>
  </w:footnote>
  <w:footnote w:id="180">
    <w:p w14:paraId="75BE311A" w14:textId="5F26014A"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173, at 1250, 1252; Teles, </w:t>
      </w:r>
      <w:r>
        <w:rPr>
          <w:i/>
          <w:iCs/>
          <w:color w:val="000000" w:themeColor="text1"/>
        </w:rPr>
        <w:t>supra</w:t>
      </w:r>
      <w:r>
        <w:rPr>
          <w:color w:val="000000" w:themeColor="text1"/>
        </w:rPr>
        <w:t xml:space="preserve"> note 174, at 223–24; The Worlds Cause Lawyers Make, </w:t>
      </w:r>
      <w:r>
        <w:rPr>
          <w:i/>
          <w:iCs/>
          <w:color w:val="000000" w:themeColor="text1"/>
        </w:rPr>
        <w:t>supra</w:t>
      </w:r>
      <w:r>
        <w:rPr>
          <w:color w:val="000000" w:themeColor="text1"/>
        </w:rPr>
        <w:t xml:space="preserve"> note 173, at 125. </w:t>
      </w:r>
    </w:p>
  </w:footnote>
  <w:footnote w:id="181">
    <w:p w14:paraId="67DE650F" w14:textId="664A3F77" w:rsidR="00E92179" w:rsidRPr="005B3E31" w:rsidRDefault="00E9217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1225.</w:t>
      </w:r>
    </w:p>
  </w:footnote>
  <w:footnote w:id="182">
    <w:p w14:paraId="34336980" w14:textId="04B7F0BE" w:rsidR="004F5498"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1252–53 (quoting the Horowitz Report); </w:t>
      </w:r>
      <w:r>
        <w:rPr>
          <w:smallCaps/>
          <w:color w:val="000000" w:themeColor="text1"/>
        </w:rPr>
        <w:t>Hollis-Brusky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22.</w:t>
      </w:r>
    </w:p>
  </w:footnote>
  <w:footnote w:id="183">
    <w:p w14:paraId="172677E1" w14:textId="7149062B" w:rsidR="00F256BE" w:rsidRPr="005B3E31" w:rsidRDefault="00F256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76–77.</w:t>
      </w:r>
    </w:p>
  </w:footnote>
  <w:footnote w:id="184">
    <w:p w14:paraId="45754CF4" w14:textId="296197DA" w:rsidR="00F2639C" w:rsidRPr="005B3E31" w:rsidRDefault="00F2639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xml:space="preserve">, at 221, 223–24;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1252–53.</w:t>
      </w:r>
    </w:p>
  </w:footnote>
  <w:footnote w:id="185">
    <w:p w14:paraId="2F01F5E0" w14:textId="200B565F" w:rsidR="000927E5" w:rsidRPr="005B3E31" w:rsidRDefault="000927E5" w:rsidP="003D74D8">
      <w:pPr>
        <w:pStyle w:val="FootnoteText"/>
        <w:spacing w:line="480" w:lineRule="auto"/>
      </w:pPr>
      <w:r>
        <w:rPr>
          <w:rStyle w:val="FootnoteReference"/>
        </w:rPr>
        <w:footnoteRef/>
      </w:r>
      <w:r>
        <w:t xml:space="preserve"> </w:t>
      </w:r>
      <w:r>
        <w:rPr>
          <w:color w:val="000000" w:themeColor="text1"/>
        </w:rPr>
        <w:t>Teles, supra note 174, at 220–21, 223–24; see also id. at 48 (describing the litigation committee that the Ford Foundation required of the liberal public interest law firms it funded, which “would have to approve each case”).</w:t>
      </w:r>
    </w:p>
  </w:footnote>
  <w:footnote w:id="186">
    <w:p w14:paraId="64A6D125" w14:textId="6DFD3B9F" w:rsidR="00FD1BD9" w:rsidRPr="005B3E31" w:rsidRDefault="00FD1BD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Zoya Haq, </w:t>
      </w:r>
      <w:r>
        <w:rPr>
          <w:i/>
          <w:iCs/>
          <w:color w:val="000000" w:themeColor="text1"/>
        </w:rPr>
        <w:t>How the Federalist Society Shaped America’s Judiciary</w:t>
      </w:r>
      <w:r>
        <w:rPr>
          <w:color w:val="000000" w:themeColor="text1"/>
        </w:rPr>
        <w:t xml:space="preserve">, </w:t>
      </w:r>
      <w:r>
        <w:rPr>
          <w:smallCaps/>
          <w:color w:val="000000" w:themeColor="text1"/>
        </w:rPr>
        <w:t>Yale News</w:t>
      </w:r>
      <w:r>
        <w:rPr>
          <w:color w:val="000000" w:themeColor="text1"/>
        </w:rPr>
        <w:t xml:space="preserve"> (Nov. 3, 2024, at 7:41 PM), https://yaledailynews.com/blog/2024/11/04/how-the-federalist-society-shaped-americas-judiciary/ [**create perma cc**]; </w:t>
      </w:r>
      <w:r>
        <w:rPr>
          <w:i/>
          <w:iCs/>
          <w:color w:val="000000" w:themeColor="text1"/>
        </w:rPr>
        <w:t>see also</w:t>
      </w:r>
      <w:r>
        <w:rPr>
          <w:color w:val="000000" w:themeColor="text1"/>
        </w:rPr>
        <w:t xml:space="preserve"> Merriam, </w:t>
      </w:r>
      <w:r>
        <w:rPr>
          <w:i/>
          <w:iCs/>
          <w:color w:val="000000" w:themeColor="text1"/>
        </w:rPr>
        <w:t>supra</w:t>
      </w:r>
      <w:r>
        <w:rPr>
          <w:color w:val="000000" w:themeColor="text1"/>
        </w:rPr>
        <w:t xml:space="preserve"> note 173, at 109–20 (tracing originalism’s rise and transformation within legal conservatism).</w:t>
      </w:r>
    </w:p>
  </w:footnote>
  <w:footnote w:id="187">
    <w:p w14:paraId="44954CA1" w14:textId="22160254" w:rsidR="00FD1209" w:rsidRPr="005B3E31" w:rsidRDefault="00FD120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w:t>
      </w:r>
      <w:del w:id="202723" w:author="Claude" w:date="2026-09-27T12:00:00Z">
        <w:r>
          <w:rPr>
            <w:color w:val="000000" w:themeColor="text1"/>
          </w:rPr>
          <w:delText xml:space="preserve">Section IV</w:delText>
        </w:r>
      </w:del>
      <w:ins w:id="202724" w:author="Claude" w:date="2026-09-27T12:00:00Z">
        <w:r>
          <w:rPr>
            <w:color w:val="000000" w:themeColor="text1"/>
          </w:rPr>
          <w:t xml:space="preserve">Section III</w:t>
        </w:r>
      </w:ins>
      <w:r>
        <w:rPr>
          <w:color w:val="000000" w:themeColor="text1"/>
        </w:rPr>
        <w:t xml:space="preserve">.</w:t>
      </w:r>
    </w:p>
  </w:footnote>
  <w:footnote w:id="188">
    <w:p w14:paraId="532EAEC0" w14:textId="4363B99F"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w:t>
      </w:r>
      <w:del w:id="202725" w:author="Claude" w:date="2026-09-27T12:00:00Z">
        <w:r>
          <w:rPr>
            <w:color w:val="000000" w:themeColor="text1"/>
          </w:rPr>
          <w:delText xml:space="preserve">Section VII</w:delText>
        </w:r>
      </w:del>
      <w:ins w:id="202726" w:author="Claude" w:date="2026-09-27T12:00:00Z">
        <w:r>
          <w:rPr>
            <w:color w:val="000000" w:themeColor="text1"/>
          </w:rPr>
          <w:t xml:space="preserve">Section VI</w:t>
        </w:r>
      </w:ins>
      <w:r>
        <w:rPr>
          <w:color w:val="000000" w:themeColor="text1"/>
        </w:rPr>
        <w:t xml:space="preserve">.</w:t>
      </w:r>
    </w:p>
  </w:footnote>
  <w:footnote w:id="189">
    <w:p w14:paraId="354CA490" w14:textId="2B1287BE" w:rsidR="00D3194D" w:rsidRPr="005B3E31" w:rsidRDefault="00D3194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Duygu Güner Gültekin, </w:t>
      </w:r>
      <w:r>
        <w:rPr>
          <w:i/>
          <w:iCs/>
          <w:color w:val="000000" w:themeColor="text1"/>
        </w:rPr>
        <w:t>Groupthink in Contemporary Decision Making: A Failure to Dissent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Overcoming Cognitive Biases in Strategic Management and Decision Making</w:t>
      </w:r>
      <w:r>
        <w:rPr>
          <w:color w:val="000000" w:themeColor="text1"/>
        </w:rPr>
        <w:t xml:space="preserve"> 91, 92 (Enis Siniksaran ed., 2024) (listing “law firms” among the contemporary settings in which groups make decisions).</w:t>
      </w:r>
    </w:p>
  </w:footnote>
  <w:footnote w:id="190">
    <w:p w14:paraId="49E02F58" w14:textId="53DB95B9" w:rsidR="008A5C8A" w:rsidRPr="005B3E31" w:rsidRDefault="008A5C8A"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Chris Guthrie et al., </w:t>
      </w:r>
      <w:r>
        <w:rPr>
          <w:i/>
          <w:iCs/>
          <w:color w:val="000000" w:themeColor="text1"/>
        </w:rPr>
        <w:t>Inside the Judicial Mind</w:t>
      </w:r>
      <w:r>
        <w:rPr>
          <w:color w:val="000000" w:themeColor="text1"/>
        </w:rPr>
        <w:t xml:space="preserve">, 86 </w:t>
      </w:r>
      <w:r>
        <w:rPr>
          <w:i/>
          <w:iCs/>
          <w:smallCaps/>
          <w:color w:val="000000" w:themeColor="text1"/>
        </w:rPr>
        <w:t>Cornell L. Rev.</w:t>
      </w:r>
      <w:r>
        <w:rPr>
          <w:color w:val="000000" w:themeColor="text1"/>
        </w:rPr>
        <w:t xml:space="preserve"> 777, 828–29 (2001); Chris Guthrie et al., </w:t>
      </w:r>
      <w:r>
        <w:rPr>
          <w:i/>
          <w:iCs/>
          <w:color w:val="000000" w:themeColor="text1"/>
        </w:rPr>
        <w:t>Judging by Heuristic: Cognitive Illusions in Judicial Decision Making</w:t>
      </w:r>
      <w:r>
        <w:rPr>
          <w:color w:val="000000" w:themeColor="text1"/>
        </w:rPr>
        <w:t xml:space="preserve">, 86 </w:t>
      </w:r>
      <w:r>
        <w:rPr>
          <w:smallCaps/>
          <w:color w:val="000000" w:themeColor="text1"/>
        </w:rPr>
        <w:t>Judicature</w:t>
      </w:r>
      <w:r>
        <w:rPr>
          <w:color w:val="000000" w:themeColor="text1"/>
        </w:rPr>
        <w:t xml:space="preserve"> 44, 50 (2002); Adebola Olaborede &amp; Lirieka Meintjes-van der Walt, </w:t>
      </w:r>
      <w:r>
        <w:rPr>
          <w:i/>
          <w:iCs/>
          <w:color w:val="000000" w:themeColor="text1"/>
        </w:rPr>
        <w:t>Cognitive Bias Affecting Decision-Making in the Legal Process</w:t>
      </w:r>
      <w:r>
        <w:rPr>
          <w:color w:val="000000" w:themeColor="text1"/>
        </w:rPr>
        <w:t xml:space="preserve">, 41 </w:t>
      </w:r>
      <w:r>
        <w:rPr>
          <w:smallCaps/>
          <w:color w:val="000000" w:themeColor="text1"/>
        </w:rPr>
        <w:t>Obiter</w:t>
      </w:r>
      <w:r>
        <w:rPr>
          <w:color w:val="000000" w:themeColor="text1"/>
        </w:rPr>
        <w:t xml:space="preserve"> 806, 829–30 (2020); Eyal Peer &amp; Eyal Gamliel, </w:t>
      </w:r>
      <w:r>
        <w:rPr>
          <w:i/>
          <w:iCs/>
          <w:color w:val="000000" w:themeColor="text1"/>
        </w:rPr>
        <w:t>Heuristics and Biases in Judicial Decisions</w:t>
      </w:r>
      <w:r>
        <w:rPr>
          <w:color w:val="000000" w:themeColor="text1"/>
        </w:rPr>
        <w:t xml:space="preserve">, 49 </w:t>
      </w:r>
      <w:r>
        <w:rPr>
          <w:smallCaps/>
          <w:color w:val="000000" w:themeColor="text1"/>
        </w:rPr>
        <w:t>Ct. Rev.</w:t>
      </w:r>
      <w:r>
        <w:rPr>
          <w:color w:val="000000" w:themeColor="text1"/>
        </w:rPr>
        <w:t xml:space="preserve"> 114, 118 (2013); Ian Weinstein, </w:t>
      </w:r>
      <w:r>
        <w:rPr>
          <w:i/>
          <w:iCs/>
          <w:color w:val="000000" w:themeColor="text1"/>
        </w:rPr>
        <w:t>Don’t Believe Everything You Think: Cognitive Bias in Legal Decision Making</w:t>
      </w:r>
      <w:r>
        <w:rPr>
          <w:color w:val="000000" w:themeColor="text1"/>
        </w:rPr>
        <w:t xml:space="preserve">, 8 </w:t>
      </w:r>
      <w:r>
        <w:rPr>
          <w:smallCaps/>
          <w:color w:val="000000" w:themeColor="text1"/>
        </w:rPr>
        <w:t>Clinical L. Rev.</w:t>
      </w:r>
      <w:r>
        <w:rPr>
          <w:color w:val="000000" w:themeColor="text1"/>
        </w:rPr>
        <w:t xml:space="preserve"> 783, 833–34 (2002); Leeanne Sharp, </w:t>
      </w:r>
      <w:r>
        <w:rPr>
          <w:i/>
          <w:iCs/>
          <w:color w:val="000000" w:themeColor="text1"/>
        </w:rPr>
        <w:t>Cognitive Heuristics and Law-An Interdisciplinary Approach to Better Judicial Decision Making</w:t>
      </w:r>
      <w:r>
        <w:rPr>
          <w:color w:val="000000" w:themeColor="text1"/>
        </w:rPr>
        <w:t xml:space="preserve">, 20 </w:t>
      </w:r>
      <w:r>
        <w:rPr>
          <w:smallCaps/>
          <w:color w:val="000000" w:themeColor="text1"/>
        </w:rPr>
        <w:t>Bull. Austl. Soc’y Legal Phil.</w:t>
      </w:r>
      <w:r>
        <w:rPr>
          <w:color w:val="000000" w:themeColor="text1"/>
        </w:rPr>
        <w:t xml:space="preserve"> 71, 94–95 (1995); Erica Beecher-Monas, </w:t>
      </w:r>
      <w:r>
        <w:rPr>
          <w:i/>
          <w:iCs/>
          <w:color w:val="000000" w:themeColor="text1"/>
        </w:rPr>
        <w:t>Heuristics, Biases, and the Importance of Gatekeeping</w:t>
      </w:r>
      <w:r>
        <w:rPr>
          <w:color w:val="000000" w:themeColor="text1"/>
        </w:rPr>
        <w:t xml:space="preserve">, 2003 </w:t>
      </w:r>
      <w:r>
        <w:rPr>
          <w:smallCaps/>
          <w:color w:val="000000" w:themeColor="text1"/>
        </w:rPr>
        <w:t>Mich. St. L. Rev.</w:t>
      </w:r>
      <w:r>
        <w:rPr>
          <w:color w:val="000000" w:themeColor="text1"/>
        </w:rPr>
        <w:t xml:space="preserve"> 987, 1021–22 (2003); Gary Irwin &amp; David Real, </w:t>
      </w:r>
      <w:r>
        <w:rPr>
          <w:i/>
          <w:iCs/>
          <w:color w:val="000000" w:themeColor="text1"/>
        </w:rPr>
        <w:t>Unconscious Influences on Judicial Decision-Making: The Illusion of Objectivity</w:t>
      </w:r>
      <w:r>
        <w:rPr>
          <w:color w:val="000000" w:themeColor="text1"/>
        </w:rPr>
        <w:t xml:space="preserve">, 42 </w:t>
      </w:r>
      <w:r>
        <w:rPr>
          <w:smallCaps/>
          <w:color w:val="000000" w:themeColor="text1"/>
        </w:rPr>
        <w:t>McGeorge L. Rev.</w:t>
      </w:r>
      <w:r>
        <w:rPr>
          <w:color w:val="000000" w:themeColor="text1"/>
        </w:rPr>
        <w:t xml:space="preserve"> 1, 9–10 (2010); Jeffrey J. Rachlinski, </w:t>
      </w:r>
      <w:r>
        <w:rPr>
          <w:i/>
          <w:iCs/>
          <w:color w:val="000000" w:themeColor="text1"/>
        </w:rPr>
        <w:t>Heuristics and Biases in the Courts: Ignorance or Adaptation?</w:t>
      </w:r>
      <w:r>
        <w:rPr>
          <w:color w:val="000000" w:themeColor="text1"/>
        </w:rPr>
        <w:t xml:space="preserve">, 79 </w:t>
      </w:r>
      <w:r>
        <w:rPr>
          <w:smallCaps/>
          <w:color w:val="000000" w:themeColor="text1"/>
        </w:rPr>
        <w:t>Or. L. Rev.</w:t>
      </w:r>
      <w:r>
        <w:rPr>
          <w:color w:val="000000" w:themeColor="text1"/>
        </w:rPr>
        <w:t xml:space="preserve"> 61, 101–02 (2000); Jeffrey J. Rachlinski et al., </w:t>
      </w:r>
      <w:r>
        <w:rPr>
          <w:i/>
          <w:iCs/>
          <w:color w:val="000000" w:themeColor="text1"/>
        </w:rPr>
        <w:t>Can Judges Make Reliable Numeric Judgments? Distorted Damages and Skewed Sentences</w:t>
      </w:r>
      <w:r>
        <w:rPr>
          <w:color w:val="000000" w:themeColor="text1"/>
        </w:rPr>
        <w:t xml:space="preserve">, 90 </w:t>
      </w:r>
      <w:r>
        <w:rPr>
          <w:smallCaps/>
          <w:color w:val="000000" w:themeColor="text1"/>
        </w:rPr>
        <w:t>Ind. L.J.</w:t>
      </w:r>
      <w:r>
        <w:rPr>
          <w:color w:val="000000" w:themeColor="text1"/>
        </w:rPr>
        <w:t xml:space="preserve"> 695, 738–39 (2015); Gary Edmond &amp; Kristy Martire, </w:t>
      </w:r>
      <w:r>
        <w:rPr>
          <w:i/>
          <w:iCs/>
          <w:color w:val="000000" w:themeColor="text1"/>
        </w:rPr>
        <w:t>Just Cognition: Scientific Research on Bias and Some Implications for Legal Procedure and Decision-Making</w:t>
      </w:r>
      <w:r>
        <w:rPr>
          <w:color w:val="000000" w:themeColor="text1"/>
        </w:rPr>
        <w:t xml:space="preserve">, 82 </w:t>
      </w:r>
      <w:r>
        <w:rPr>
          <w:smallCaps/>
          <w:color w:val="000000" w:themeColor="text1"/>
        </w:rPr>
        <w:t>Mod. L. Rev.</w:t>
      </w:r>
      <w:r>
        <w:rPr>
          <w:color w:val="000000" w:themeColor="text1"/>
        </w:rPr>
        <w:t xml:space="preserve"> 633, 660–61 (2019).</w:t>
      </w:r>
    </w:p>
  </w:footnote>
  <w:footnote w:id="191">
    <w:p w14:paraId="777BC581" w14:textId="2A0BBFAA"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R. Krill et al., </w:t>
      </w:r>
      <w:r>
        <w:rPr>
          <w:i/>
          <w:iCs/>
          <w:color w:val="000000" w:themeColor="text1"/>
        </w:rPr>
        <w:t>The Prevalence of Substance Use and Other Mental Health Concerns Among American Attorneys</w:t>
      </w:r>
      <w:r>
        <w:rPr>
          <w:color w:val="000000" w:themeColor="text1"/>
        </w:rPr>
        <w:t xml:space="preserve">, 10 </w:t>
      </w:r>
      <w:r>
        <w:rPr>
          <w:smallCaps/>
          <w:color w:val="000000" w:themeColor="text1"/>
        </w:rPr>
        <w:t>J. Addiction Med</w:t>
      </w:r>
      <w:r>
        <w:rPr>
          <w:color w:val="000000" w:themeColor="text1"/>
        </w:rPr>
        <w:t>. 46, 51 (2016) (reporting that 23% of surveyed attorneys experienced mild or higher levels of stress and that 61% reported career concerns with anxiety).</w:t>
      </w:r>
    </w:p>
  </w:footnote>
  <w:footnote w:id="192">
    <w:p w14:paraId="696F1DD6" w14:textId="6263BCA0" w:rsidR="00FE7D9D"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Leipold, </w:t>
      </w:r>
      <w:r>
        <w:rPr>
          <w:i/>
          <w:iCs/>
          <w:color w:val="000000" w:themeColor="text1"/>
        </w:rPr>
        <w:t>Incoming Class of 2023 is the Most Diverse Ever, But More Work Remains</w:t>
      </w:r>
      <w:r>
        <w:rPr>
          <w:color w:val="000000" w:themeColor="text1"/>
        </w:rPr>
        <w:t xml:space="preserve">, LSAC (Dec. 15, 2023), https://www.lsac.org/blog/incoming-class-2023-most-diverse-ever-more-work-remains [create perma link]; </w:t>
      </w:r>
      <w:r>
        <w:rPr>
          <w:i/>
          <w:iCs/>
          <w:color w:val="000000" w:themeColor="text1"/>
        </w:rPr>
        <w:t>see also</w:t>
      </w:r>
      <w:r>
        <w:rPr>
          <w:color w:val="000000" w:themeColor="text1"/>
        </w:rPr>
        <w:t xml:space="preserve"> Melissa H. Weresh, </w:t>
      </w:r>
      <w:r>
        <w:rPr>
          <w:i/>
          <w:iCs/>
          <w:color w:val="000000" w:themeColor="text1"/>
        </w:rPr>
        <w:t>Hidden Lessons, Unforeseen Consequences: Interrogating the Hidden Curriculum in Legal Education and Its Impact on Students from Historically Underrepresented Groups</w:t>
      </w:r>
      <w:r>
        <w:rPr>
          <w:color w:val="000000" w:themeColor="text1"/>
        </w:rPr>
        <w:t xml:space="preserve">, 75 </w:t>
      </w:r>
      <w:r>
        <w:rPr>
          <w:smallCaps/>
          <w:color w:val="000000" w:themeColor="text1"/>
        </w:rPr>
        <w:t>Ala. L. Rev.</w:t>
      </w:r>
      <w:r>
        <w:rPr>
          <w:color w:val="000000" w:themeColor="text1"/>
        </w:rPr>
        <w:t xml:space="preserve"> 655, 659 (2024); Alexi Freeman &amp; Caley Carlson, </w:t>
      </w:r>
      <w:r>
        <w:rPr>
          <w:i/>
          <w:iCs/>
          <w:color w:val="000000" w:themeColor="text1"/>
        </w:rPr>
        <w:t>Belonging Matters: One School’s Strategy for Fostering Community and Confidence Among Students from Historically Excluded Groups</w:t>
      </w:r>
      <w:r>
        <w:rPr>
          <w:color w:val="000000" w:themeColor="text1"/>
        </w:rPr>
        <w:t xml:space="preserve">, 19 NW. J. L. &amp; </w:t>
      </w:r>
      <w:r>
        <w:rPr>
          <w:smallCaps/>
          <w:color w:val="000000" w:themeColor="text1"/>
        </w:rPr>
        <w:t>Soc. Pol’y</w:t>
      </w:r>
      <w:r>
        <w:rPr>
          <w:color w:val="000000" w:themeColor="text1"/>
        </w:rPr>
        <w:t xml:space="preserve"> 76, 77 (2023).</w:t>
      </w:r>
    </w:p>
  </w:footnote>
  <w:footnote w:id="193">
    <w:p w14:paraId="61090D44" w14:textId="1FC49974"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Weresh,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at 659–60 (collecting scholarly definitions of the hidden curriculum).</w:t>
      </w:r>
    </w:p>
  </w:footnote>
  <w:footnote w:id="194">
    <w:p w14:paraId="6BF7C3B3" w14:textId="543FAF90" w:rsidR="00B24820" w:rsidRPr="005B3E31" w:rsidRDefault="00B2482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Susan Sturm &amp; Lani Guinier, </w:t>
      </w:r>
      <w:r>
        <w:rPr>
          <w:i/>
          <w:iCs/>
          <w:color w:val="000000" w:themeColor="text1"/>
          <w:sz w:val="20"/>
          <w:szCs w:val="20"/>
        </w:rPr>
        <w:t>The Law School Matrix: Reforming Legal Education in a Culture of Competition and Conformity</w:t>
      </w:r>
      <w:r>
        <w:rPr>
          <w:color w:val="000000" w:themeColor="text1"/>
          <w:sz w:val="20"/>
          <w:szCs w:val="20"/>
        </w:rPr>
        <w:t xml:space="preserve">, 60 </w:t>
      </w:r>
      <w:r>
        <w:rPr>
          <w:smallCaps/>
          <w:color w:val="000000" w:themeColor="text1"/>
          <w:sz w:val="20"/>
          <w:szCs w:val="20"/>
        </w:rPr>
        <w:t>Vand. L. Rev</w:t>
      </w:r>
      <w:r>
        <w:rPr>
          <w:color w:val="000000" w:themeColor="text1"/>
          <w:sz w:val="20"/>
          <w:szCs w:val="20"/>
        </w:rPr>
        <w:t>. 515, 521, 530 (2007) (“[S]tudents don’t want to take chances either by stepping out of a highly stylized way of interacting or by introducing novel ideas about which they are curious but unsure.”).</w:t>
      </w:r>
    </w:p>
  </w:footnote>
  <w:footnote w:id="195">
    <w:p w14:paraId="393854DF" w14:textId="2A3EF889"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Kennon M. Sheldon &amp; Lawrence S. Krieger, </w:t>
      </w:r>
      <w:r>
        <w:rPr>
          <w:i/>
          <w:iCs/>
          <w:color w:val="000000" w:themeColor="text1"/>
        </w:rPr>
        <w:t>Does Legal Education Have Undermining Effects on Law Students? Evaluating Changes in Motivation, Values, and Well-Being</w:t>
      </w:r>
      <w:r>
        <w:rPr>
          <w:color w:val="000000" w:themeColor="text1"/>
        </w:rPr>
        <w:t xml:space="preserve">, 22 </w:t>
      </w:r>
      <w:r>
        <w:rPr>
          <w:smallCaps/>
          <w:color w:val="000000" w:themeColor="text1"/>
        </w:rPr>
        <w:t>Behav. Sci</w:t>
      </w:r>
      <w:r>
        <w:rPr>
          <w:color w:val="000000" w:themeColor="text1"/>
        </w:rPr>
        <w:t xml:space="preserve">. &amp; L. 261, 272–73, 275, 281 (2004); </w:t>
      </w:r>
      <w:r>
        <w:rPr>
          <w:i/>
          <w:iCs/>
          <w:color w:val="000000" w:themeColor="text1"/>
        </w:rPr>
        <w:t>see also</w:t>
      </w:r>
      <w:r>
        <w:rPr>
          <w:color w:val="000000" w:themeColor="text1"/>
        </w:rPr>
        <w:t xml:space="preserve"> </w:t>
      </w:r>
      <w:r>
        <w:rPr>
          <w:smallCaps/>
          <w:color w:val="000000" w:themeColor="text1"/>
        </w:rPr>
        <w:t>William M. Sullivan, Anne Colby, Judith Welch Wegner, Lloyd Bond &amp; Lee S. Shulman, Educating Lawyers: Preparation for the Profession of Law</w:t>
      </w:r>
      <w:r>
        <w:rPr>
          <w:color w:val="000000" w:themeColor="text1"/>
        </w:rPr>
        <w:t xml:space="preserve"> 187 (Jossey-Bass 2007).</w:t>
      </w:r>
    </w:p>
  </w:footnote>
  <w:footnote w:id="196">
    <w:p w14:paraId="2C9F1877" w14:textId="5D5A311A" w:rsidR="0077618D" w:rsidRPr="005B3E31" w:rsidRDefault="0077618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Jeffrey Perrin et al., </w:t>
      </w:r>
      <w:r>
        <w:rPr>
          <w:i/>
          <w:iCs/>
          <w:color w:val="000000" w:themeColor="text1"/>
        </w:rPr>
        <w:t>Do Learners Fear More Than Fear Itself: The Role of Fear in Law Students Educational Experiences</w:t>
      </w:r>
      <w:r>
        <w:rPr>
          <w:color w:val="000000" w:themeColor="text1"/>
        </w:rPr>
        <w:t xml:space="preserve">, 2 J. </w:t>
      </w:r>
      <w:r>
        <w:rPr>
          <w:smallCaps/>
          <w:color w:val="000000" w:themeColor="text1"/>
        </w:rPr>
        <w:t>Educ. &amp; Training Stud</w:t>
      </w:r>
      <w:r>
        <w:rPr>
          <w:color w:val="000000" w:themeColor="text1"/>
        </w:rPr>
        <w:t>. 67, 70 (2014) (quoting one of twelve law students interviewed).</w:t>
      </w:r>
    </w:p>
  </w:footnote>
  <w:footnote w:id="197">
    <w:p w14:paraId="0E15FFBC" w14:textId="681A9BDE"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Weresh,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xml:space="preserve">, at 676; </w:t>
      </w:r>
      <w:r>
        <w:rPr>
          <w:i/>
          <w:iCs/>
          <w:color w:val="000000" w:themeColor="text1"/>
        </w:rPr>
        <w:t>see also</w:t>
      </w:r>
      <w:r>
        <w:rPr>
          <w:color w:val="000000" w:themeColor="text1"/>
        </w:rPr>
        <w:t xml:space="preserve"> Adam Bonica, Adam S. Chilton, Kyle Rozema &amp; Maya Sen, </w:t>
      </w:r>
      <w:r>
        <w:rPr>
          <w:i/>
          <w:iCs/>
          <w:color w:val="000000" w:themeColor="text1"/>
        </w:rPr>
        <w:t>The Legal Academy’s Ideological Uniformity</w:t>
      </w:r>
      <w:r>
        <w:rPr>
          <w:color w:val="000000" w:themeColor="text1"/>
        </w:rPr>
        <w:t xml:space="preserve">, 47 </w:t>
      </w:r>
      <w:r>
        <w:rPr>
          <w:smallCaps/>
          <w:color w:val="000000" w:themeColor="text1"/>
        </w:rPr>
        <w:t>J. Legal Stud</w:t>
      </w:r>
      <w:r>
        <w:rPr>
          <w:color w:val="000000" w:themeColor="text1"/>
        </w:rPr>
        <w:t xml:space="preserve">. 1, 20–22 (2018); </w:t>
      </w:r>
      <w:r>
        <w:rPr>
          <w:i/>
          <w:iCs/>
          <w:color w:val="000000" w:themeColor="text1"/>
        </w:rPr>
        <w:t>see also</w:t>
      </w:r>
      <w:r>
        <w:rPr>
          <w:color w:val="000000" w:themeColor="text1"/>
        </w:rPr>
        <w:t xml:space="preserve"> James Lindgren, </w:t>
      </w:r>
      <w:r>
        <w:rPr>
          <w:i/>
          <w:iCs/>
          <w:color w:val="000000" w:themeColor="text1"/>
        </w:rPr>
        <w:t>Measuring Diversity: Law Faculties in 1997 and 2013</w:t>
      </w:r>
      <w:r>
        <w:rPr>
          <w:color w:val="000000" w:themeColor="text1"/>
        </w:rPr>
        <w:t xml:space="preserve">, 39 </w:t>
      </w:r>
      <w:r>
        <w:rPr>
          <w:smallCaps/>
          <w:color w:val="000000" w:themeColor="text1"/>
        </w:rPr>
        <w:t>Harv. J.L. &amp; Pub. Pol’y</w:t>
      </w:r>
      <w:r>
        <w:rPr>
          <w:color w:val="000000" w:themeColor="text1"/>
        </w:rPr>
        <w:t xml:space="preserve"> 89, 144–51 (2016).</w:t>
      </w:r>
    </w:p>
  </w:footnote>
  <w:footnote w:id="198">
    <w:p w14:paraId="1D0A4FC0" w14:textId="3E42D123"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Conklin, </w:t>
      </w:r>
      <w:r>
        <w:rPr>
          <w:i/>
          <w:iCs/>
          <w:color w:val="000000" w:themeColor="text1"/>
        </w:rPr>
        <w:t>Increasing Ideological Discrimination in Law School Rankings: Measuring the Conservative Penalty and Liberal Bonus with Updated 2024 Rankings Data</w:t>
      </w:r>
      <w:r>
        <w:rPr>
          <w:color w:val="000000" w:themeColor="text1"/>
        </w:rPr>
        <w:t xml:space="preserve">, 16 </w:t>
      </w:r>
      <w:r>
        <w:rPr>
          <w:smallCaps/>
          <w:color w:val="000000" w:themeColor="text1"/>
        </w:rPr>
        <w:t>Tenn. J.L. &amp; Pol’y</w:t>
      </w:r>
      <w:r>
        <w:rPr>
          <w:color w:val="000000" w:themeColor="text1"/>
        </w:rPr>
        <w:t xml:space="preserve"> 77, 81 (2023).</w:t>
      </w:r>
    </w:p>
  </w:footnote>
  <w:footnote w:id="199">
    <w:p w14:paraId="5C1B06C1" w14:textId="5FDA834A"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Jonathan H. Adler, </w:t>
      </w:r>
      <w:r>
        <w:rPr>
          <w:i/>
          <w:iCs/>
          <w:color w:val="000000" w:themeColor="text1"/>
        </w:rPr>
        <w:t>Law School Faculties Need More Intellectual Diversity</w:t>
      </w:r>
      <w:r>
        <w:rPr>
          <w:color w:val="000000" w:themeColor="text1"/>
        </w:rPr>
        <w:t xml:space="preserve">, </w:t>
      </w:r>
      <w:r>
        <w:rPr>
          <w:smallCaps/>
          <w:color w:val="000000" w:themeColor="text1"/>
        </w:rPr>
        <w:t>Martin Ctr</w:t>
      </w:r>
      <w:r>
        <w:rPr>
          <w:color w:val="000000" w:themeColor="text1"/>
        </w:rPr>
        <w:t xml:space="preserve">. (Apr. 12, 2017), https://jamesgmartin.center/2017/04/law-school-faculties-need-intellectual-diversity/ [create perma link]; </w:t>
      </w:r>
      <w:r>
        <w:rPr>
          <w:i/>
          <w:iCs/>
          <w:color w:val="000000" w:themeColor="text1"/>
        </w:rPr>
        <w:t>see also</w:t>
      </w:r>
      <w:r>
        <w:rPr>
          <w:color w:val="000000" w:themeColor="text1"/>
        </w:rPr>
        <w:t xml:space="preserve"> Hand &amp; Frey, </w:t>
      </w:r>
      <w:r>
        <w:rPr>
          <w:i/>
          <w:iCs/>
          <w:color w:val="000000" w:themeColor="text1"/>
        </w:rPr>
        <w:t>infra</w:t>
      </w:r>
      <w:r>
        <w:rPr>
          <w:color w:val="000000" w:themeColor="text1"/>
        </w:rPr>
        <w:t xml:space="preserve"> note 201, at 2.</w:t>
      </w:r>
    </w:p>
  </w:footnote>
  <w:footnote w:id="200">
    <w:p w14:paraId="4C631483" w14:textId="0D05454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201">
    <w:p w14:paraId="7215C08B" w14:textId="5CEBA072" w:rsidR="00357123" w:rsidRPr="005B3E31" w:rsidRDefault="0035712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Keith J. Hand &amp; Komi Frey, </w:t>
      </w:r>
      <w:r>
        <w:rPr>
          <w:i/>
          <w:iCs/>
          <w:color w:val="000000" w:themeColor="text1"/>
        </w:rPr>
        <w:t>Law Schools Must Create a Culture That Promotes Viewpoint Diversity</w:t>
      </w:r>
      <w:r>
        <w:rPr>
          <w:color w:val="000000" w:themeColor="text1"/>
        </w:rPr>
        <w:t xml:space="preserve">, 75 </w:t>
      </w:r>
      <w:r>
        <w:rPr>
          <w:smallCaps/>
          <w:color w:val="000000" w:themeColor="text1"/>
        </w:rPr>
        <w:t>Ala. L. Rev.</w:t>
      </w:r>
      <w:r>
        <w:rPr>
          <w:color w:val="000000" w:themeColor="text1"/>
        </w:rPr>
        <w:t xml:space="preserve"> 1, 1–2 (2024).</w:t>
      </w:r>
    </w:p>
  </w:footnote>
  <w:footnote w:id="202">
    <w:p w14:paraId="00010006" w14:textId="7294D195"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 </w:t>
      </w:r>
      <w:r>
        <w:rPr>
          <w:i/>
          <w:iCs/>
          <w:color w:val="000000" w:themeColor="text1"/>
        </w:rPr>
        <w:t>see infra</w:t>
      </w:r>
      <w:r>
        <w:rPr>
          <w:color w:val="000000" w:themeColor="text1"/>
        </w:rPr>
        <w:t xml:space="preserve"> </w:t>
      </w:r>
      <w:del w:id="202727" w:author="Claude" w:date="2026-09-27T12:00:00Z">
        <w:r>
          <w:rPr>
            <w:color w:val="000000" w:themeColor="text1"/>
          </w:rPr>
          <w:delText xml:space="preserve">Section VI</w:delText>
        </w:r>
      </w:del>
      <w:ins w:id="202728" w:author="Claude" w:date="2026-09-27T12:00:00Z">
        <w:r>
          <w:rPr>
            <w:color w:val="000000" w:themeColor="text1"/>
          </w:rPr>
          <w:t xml:space="preserve">Section V</w:t>
        </w:r>
      </w:ins>
      <w:r>
        <w:rPr>
          <w:color w:val="000000" w:themeColor="text1"/>
        </w:rPr>
        <w:t xml:space="preserve">.</w:t>
      </w:r>
    </w:p>
  </w:footnote>
  <w:footnote w:id="203">
    <w:p w14:paraId="0046BEF0" w14:textId="04F7A9A7" w:rsidR="005A3407" w:rsidRPr="005B3E31" w:rsidRDefault="005A34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Melissa L. Breger, </w:t>
      </w:r>
      <w:r>
        <w:rPr>
          <w:i/>
          <w:iCs/>
          <w:color w:val="000000" w:themeColor="text1"/>
        </w:rPr>
        <w:t>Making Waves or Keeping the Calm?: Analyzing the Institutional Culture of Family Courts Through the Lens of Social Psychology Groupthink Theory</w:t>
      </w:r>
      <w:r>
        <w:rPr>
          <w:color w:val="000000" w:themeColor="text1"/>
        </w:rPr>
        <w:t xml:space="preserve">, 34 </w:t>
      </w:r>
      <w:r>
        <w:rPr>
          <w:smallCaps/>
          <w:color w:val="000000" w:themeColor="text1"/>
        </w:rPr>
        <w:t>Law &amp; Psych. Rev</w:t>
      </w:r>
      <w:r>
        <w:rPr>
          <w:color w:val="000000" w:themeColor="text1"/>
        </w:rPr>
        <w:t>. 55, 67–78 (2010) (describing how the antecedents for groupthink are present in family Court culture, namely the structural informality of the Court, the “highly cohesive group” of repeat lawyers and judges, and the “provocative situational context” of its crisis-driven cases).</w:t>
      </w:r>
    </w:p>
  </w:footnote>
  <w:footnote w:id="204">
    <w:p w14:paraId="16D442D1" w14:textId="56772B33" w:rsidR="00877173" w:rsidRPr="005B3E31" w:rsidRDefault="0087717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72–73.</w:t>
      </w:r>
    </w:p>
  </w:footnote>
  <w:footnote w:id="205">
    <w:p w14:paraId="3DF3A2D9" w14:textId="4F756D07" w:rsidR="007417E4" w:rsidRPr="005B3E31" w:rsidRDefault="007417E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Yotam Zeira, </w:t>
      </w:r>
      <w:r>
        <w:rPr>
          <w:i/>
          <w:iCs/>
          <w:color w:val="000000" w:themeColor="text1"/>
        </w:rPr>
        <w:t>Disarming the Recollection of the Criminal Defense Attorney</w:t>
      </w:r>
      <w:r>
        <w:rPr>
          <w:color w:val="000000" w:themeColor="text1"/>
        </w:rPr>
        <w:t xml:space="preserve">, 16 </w:t>
      </w:r>
      <w:r>
        <w:rPr>
          <w:smallCaps/>
          <w:color w:val="000000" w:themeColor="text1"/>
        </w:rPr>
        <w:t>Cardozo J. Conflict Resol</w:t>
      </w:r>
      <w:r>
        <w:rPr>
          <w:color w:val="000000" w:themeColor="text1"/>
        </w:rPr>
        <w:t xml:space="preserve">. 83, 102 (2015); </w:t>
      </w:r>
      <w:r>
        <w:rPr>
          <w:i/>
          <w:iCs/>
          <w:color w:val="000000" w:themeColor="text1"/>
        </w:rPr>
        <w:t>see also</w:t>
      </w:r>
      <w:r>
        <w:rPr>
          <w:color w:val="000000" w:themeColor="text1"/>
        </w:rPr>
        <w:t xml:space="preserve"> Tigran W. Eldred, </w:t>
      </w:r>
      <w:r>
        <w:rPr>
          <w:i/>
          <w:iCs/>
          <w:color w:val="000000" w:themeColor="text1"/>
        </w:rPr>
        <w:t>Prescriptions for Ethical Blindness: Improving Advocacy for Indigent Defendants in Criminal Cases</w:t>
      </w:r>
      <w:r>
        <w:rPr>
          <w:color w:val="000000" w:themeColor="text1"/>
        </w:rPr>
        <w:t xml:space="preserve">, 65 </w:t>
      </w:r>
      <w:r>
        <w:rPr>
          <w:smallCaps/>
          <w:color w:val="000000" w:themeColor="text1"/>
        </w:rPr>
        <w:t>Rutgers L. Rev.</w:t>
      </w:r>
      <w:r>
        <w:rPr>
          <w:color w:val="000000" w:themeColor="text1"/>
        </w:rPr>
        <w:t xml:space="preserve"> 333, 353 (2013).</w:t>
      </w:r>
    </w:p>
  </w:footnote>
  <w:footnote w:id="206">
    <w:p w14:paraId="406B983A" w14:textId="1E54E380" w:rsidR="00524787" w:rsidRPr="005B3E31" w:rsidRDefault="00524787"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Jennifer K. Robbennolt &amp; Jean R. Sternlight, </w:t>
      </w:r>
      <w:r>
        <w:rPr>
          <w:i/>
          <w:iCs/>
          <w:color w:val="000000" w:themeColor="text1"/>
        </w:rPr>
        <w:t>Behavioral Legal Ethics</w:t>
      </w:r>
      <w:r>
        <w:rPr>
          <w:color w:val="000000" w:themeColor="text1"/>
        </w:rPr>
        <w:t xml:space="preserve">, </w:t>
      </w:r>
      <w:r>
        <w:rPr>
          <w:smallCaps/>
          <w:color w:val="000000" w:themeColor="text1"/>
        </w:rPr>
        <w:t>45 Ariz. St. L.J.</w:t>
      </w:r>
      <w:r>
        <w:rPr>
          <w:color w:val="000000" w:themeColor="text1"/>
        </w:rPr>
        <w:t xml:space="preserve"> 1107 (2013); </w:t>
      </w:r>
      <w:r>
        <w:rPr>
          <w:i/>
          <w:iCs/>
          <w:color w:val="000000" w:themeColor="text1"/>
        </w:rPr>
        <w:t>see also</w:t>
      </w:r>
      <w:r>
        <w:rPr>
          <w:color w:val="000000" w:themeColor="text1"/>
        </w:rPr>
        <w:t xml:space="preserve"> Langevoort, </w:t>
      </w:r>
      <w:r>
        <w:rPr>
          <w:i/>
          <w:iCs/>
          <w:color w:val="000000" w:themeColor="text1"/>
        </w:rPr>
        <w:t>infra</w:t>
      </w:r>
      <w:r>
        <w:rPr>
          <w:color w:val="000000" w:themeColor="text1"/>
        </w:rPr>
        <w:t xml:space="preserve"> note 208, at 105–06; Susan Saab Fortney, </w:t>
      </w:r>
      <w:r>
        <w:rPr>
          <w:i/>
          <w:iCs/>
          <w:color w:val="000000" w:themeColor="text1"/>
        </w:rPr>
        <w:t>Soul for Sale: An Empirical Study of Associate Satisfaction, Law Firm Culture, and the Effects of Billable Hour Requirements</w:t>
      </w:r>
      <w:r>
        <w:rPr>
          <w:smallCaps/>
          <w:color w:val="000000" w:themeColor="text1"/>
        </w:rPr>
        <w:t>, 69 Umk</w:t>
      </w:r>
      <w:r>
        <w:rPr>
          <w:color w:val="000000" w:themeColor="text1"/>
        </w:rPr>
        <w:t xml:space="preserve">C </w:t>
      </w:r>
      <w:r>
        <w:rPr>
          <w:smallCaps/>
          <w:color w:val="000000" w:themeColor="text1"/>
        </w:rPr>
        <w:t>L. Rev</w:t>
      </w:r>
      <w:r>
        <w:rPr>
          <w:color w:val="000000" w:themeColor="text1"/>
        </w:rPr>
        <w:t>. 239, 254 (2000).</w:t>
      </w:r>
    </w:p>
  </w:footnote>
  <w:footnote w:id="207">
    <w:p w14:paraId="426EADF1" w14:textId="34C1320C" w:rsidR="00953CF7" w:rsidRPr="005B3E31" w:rsidRDefault="00953C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&amp; Thomas Palay, </w:t>
      </w:r>
      <w:r>
        <w:rPr>
          <w:i/>
          <w:iCs/>
          <w:color w:val="000000" w:themeColor="text1"/>
        </w:rPr>
        <w:t>Tournament of Lawyers: The Transformation of the Big Law Firm</w:t>
      </w:r>
      <w:r>
        <w:rPr>
          <w:color w:val="000000" w:themeColor="text1"/>
        </w:rPr>
        <w:t xml:space="preserve"> 2, 120 n.93 (1991). </w:t>
      </w:r>
    </w:p>
  </w:footnote>
  <w:footnote w:id="208">
    <w:p w14:paraId="6297BED7" w14:textId="72A9CD20" w:rsidR="00F609F1" w:rsidRPr="005B3E31" w:rsidRDefault="00F609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M. Perlman, </w:t>
      </w:r>
      <w:r>
        <w:rPr>
          <w:i/>
          <w:iCs/>
          <w:color w:val="000000" w:themeColor="text1"/>
        </w:rPr>
        <w:t>A Behavioral Theory of Legal Ethics</w:t>
      </w:r>
      <w:r>
        <w:rPr>
          <w:color w:val="000000" w:themeColor="text1"/>
        </w:rPr>
        <w:t xml:space="preserve">, 90 </w:t>
      </w:r>
      <w:r>
        <w:rPr>
          <w:smallCaps/>
          <w:color w:val="000000" w:themeColor="text1"/>
        </w:rPr>
        <w:t>Ind. L.J</w:t>
      </w:r>
      <w:r>
        <w:rPr>
          <w:color w:val="000000" w:themeColor="text1"/>
        </w:rPr>
        <w:t xml:space="preserve">. 1639, 1664 (2015); </w:t>
      </w:r>
      <w:r>
        <w:rPr>
          <w:i/>
          <w:iCs/>
          <w:color w:val="000000" w:themeColor="text1"/>
        </w:rPr>
        <w:t>see also</w:t>
      </w:r>
      <w:r>
        <w:rPr>
          <w:color w:val="000000" w:themeColor="text1"/>
        </w:rPr>
        <w:t xml:space="preserve"> Donald C. Langevoort, </w:t>
      </w:r>
      <w:r>
        <w:rPr>
          <w:i/>
          <w:iCs/>
          <w:color w:val="000000" w:themeColor="text1"/>
        </w:rPr>
        <w:t>Where Were the Lawyers? A Behavioral Inquiry Into Lawyers’ Responsibility for Clients’ Fraud</w:t>
      </w:r>
      <w:r>
        <w:rPr>
          <w:color w:val="000000" w:themeColor="text1"/>
        </w:rPr>
        <w:t xml:space="preserve">, 46 </w:t>
      </w:r>
      <w:r>
        <w:rPr>
          <w:smallCaps/>
          <w:color w:val="000000" w:themeColor="text1"/>
        </w:rPr>
        <w:t>Vand. L. Rev.</w:t>
      </w:r>
      <w:r>
        <w:rPr>
          <w:color w:val="000000" w:themeColor="text1"/>
        </w:rPr>
        <w:t xml:space="preserve"> 75, 105–06 (1993).</w:t>
      </w:r>
    </w:p>
  </w:footnote>
  <w:footnote w:id="209">
    <w:p w14:paraId="60FFAE5A" w14:textId="772F2B80"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Ted Schneyer, </w:t>
      </w:r>
      <w:r>
        <w:rPr>
          <w:i/>
          <w:iCs/>
          <w:color w:val="000000" w:themeColor="text1"/>
          <w:sz w:val="20"/>
          <w:szCs w:val="20"/>
        </w:rPr>
        <w:t>Professional Discipline for Law Firms</w:t>
      </w:r>
      <w:r>
        <w:rPr>
          <w:color w:val="000000" w:themeColor="text1"/>
          <w:sz w:val="20"/>
          <w:szCs w:val="20"/>
        </w:rPr>
        <w:t xml:space="preserve">, 77 </w:t>
      </w:r>
      <w:r>
        <w:rPr>
          <w:smallCaps/>
          <w:color w:val="000000" w:themeColor="text1"/>
          <w:sz w:val="20"/>
          <w:szCs w:val="20"/>
        </w:rPr>
        <w:t>Cornell L. Rev.</w:t>
      </w:r>
      <w:r>
        <w:rPr>
          <w:color w:val="000000" w:themeColor="text1"/>
          <w:sz w:val="20"/>
          <w:szCs w:val="20"/>
        </w:rPr>
        <w:t xml:space="preserve"> 1, 10–11 (1991).</w:t>
      </w:r>
    </w:p>
  </w:footnote>
  <w:footnote w:id="210">
    <w:p w14:paraId="4BD0A2B6"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119–22.</w:t>
      </w:r>
    </w:p>
  </w:footnote>
  <w:footnote w:id="211">
    <w:p w14:paraId="49428D58" w14:textId="77777777" w:rsidR="003C5683" w:rsidRPr="005B3E31" w:rsidRDefault="003C56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Michels, </w:t>
      </w:r>
      <w:r>
        <w:rPr>
          <w:i/>
          <w:iCs/>
          <w:color w:val="000000" w:themeColor="text1"/>
        </w:rPr>
        <w:t>infra</w:t>
      </w:r>
      <w:r>
        <w:rPr>
          <w:color w:val="000000" w:themeColor="text1"/>
        </w:rPr>
        <w:t xml:space="preserve"> note 212; </w:t>
      </w:r>
      <w:r>
        <w:rPr>
          <w:i/>
          <w:iCs/>
          <w:color w:val="000000" w:themeColor="text1"/>
        </w:rPr>
        <w:t>see also</w:t>
      </w:r>
      <w:r>
        <w:rPr>
          <w:color w:val="000000" w:themeColor="text1"/>
        </w:rPr>
        <w:t xml:space="preserve"> Langevoort, </w:t>
      </w:r>
      <w:r>
        <w:rPr>
          <w:i/>
          <w:iCs/>
          <w:color w:val="000000" w:themeColor="text1"/>
        </w:rPr>
        <w:t>supra</w:t>
      </w:r>
      <w:r>
        <w:rPr>
          <w:color w:val="000000" w:themeColor="text1"/>
        </w:rPr>
        <w:t xml:space="preserve"> note 208.</w:t>
      </w:r>
    </w:p>
  </w:footnote>
  <w:footnote w:id="212">
    <w:p w14:paraId="1DFF0F2A" w14:textId="1D724B76"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Kevin H. Michels, </w:t>
      </w:r>
      <w:r>
        <w:rPr>
          <w:i/>
          <w:iCs/>
          <w:color w:val="000000" w:themeColor="text1"/>
          <w:sz w:val="20"/>
          <w:szCs w:val="20"/>
        </w:rPr>
        <w:t>Lawyer Independence: From Ideal to Viable Legal Standard</w:t>
      </w:r>
      <w:r>
        <w:rPr>
          <w:color w:val="000000" w:themeColor="text1"/>
          <w:sz w:val="20"/>
          <w:szCs w:val="20"/>
        </w:rPr>
        <w:t xml:space="preserve">, 61 </w:t>
      </w:r>
      <w:r>
        <w:rPr>
          <w:smallCaps/>
          <w:color w:val="000000" w:themeColor="text1"/>
          <w:sz w:val="20"/>
          <w:szCs w:val="20"/>
        </w:rPr>
        <w:t>Case W. Rsrv. L. Rev.</w:t>
      </w:r>
      <w:r>
        <w:rPr>
          <w:color w:val="000000" w:themeColor="text1"/>
          <w:sz w:val="20"/>
          <w:szCs w:val="20"/>
        </w:rPr>
        <w:t xml:space="preserve"> 85, 113–14 (2010).</w:t>
      </w:r>
    </w:p>
  </w:footnote>
  <w:footnote w:id="213">
    <w:p w14:paraId="5CF57913" w14:textId="44C5B43A"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Sullivan, </w:t>
      </w:r>
      <w:r>
        <w:rPr>
          <w:i/>
          <w:iCs/>
          <w:color w:val="000000" w:themeColor="text1"/>
        </w:rPr>
        <w:t>Reforming the Office of Legal Counsel</w:t>
      </w:r>
      <w:r>
        <w:rPr>
          <w:color w:val="000000" w:themeColor="text1"/>
        </w:rPr>
        <w:t xml:space="preserve">, 35 </w:t>
      </w:r>
      <w:r>
        <w:rPr>
          <w:smallCaps/>
          <w:color w:val="000000" w:themeColor="text1"/>
        </w:rPr>
        <w:t>Notre Dame J.L. Ethics &amp; Pub. Pol’y</w:t>
      </w:r>
      <w:r>
        <w:rPr>
          <w:color w:val="000000" w:themeColor="text1"/>
        </w:rPr>
        <w:t xml:space="preserve"> 723, 729 (2021); </w:t>
      </w:r>
      <w:r>
        <w:rPr>
          <w:i/>
          <w:iCs/>
          <w:color w:val="000000" w:themeColor="text1"/>
        </w:rPr>
        <w:t>see also</w:t>
      </w:r>
      <w:r>
        <w:rPr>
          <w:color w:val="000000" w:themeColor="text1"/>
        </w:rPr>
        <w:t xml:space="preserve"> Harold Hongju Koh, </w:t>
      </w:r>
      <w:r>
        <w:rPr>
          <w:i/>
          <w:iCs/>
          <w:color w:val="000000" w:themeColor="text1"/>
        </w:rPr>
        <w:t>Protecting the Office of Legal Counsel from Itself</w:t>
      </w:r>
      <w:r>
        <w:rPr>
          <w:color w:val="000000" w:themeColor="text1"/>
        </w:rPr>
        <w:t xml:space="preserve">, 15 </w:t>
      </w:r>
      <w:r>
        <w:rPr>
          <w:smallCaps/>
          <w:color w:val="000000" w:themeColor="text1"/>
        </w:rPr>
        <w:t>Cardozo L. Rev.</w:t>
      </w:r>
      <w:r>
        <w:rPr>
          <w:color w:val="000000" w:themeColor="text1"/>
        </w:rPr>
        <w:t xml:space="preserve"> 513, 515 (1993).</w:t>
      </w:r>
    </w:p>
  </w:footnote>
  <w:footnote w:id="214">
    <w:p w14:paraId="74EC6891" w14:textId="434D2329" w:rsidR="009B7B63" w:rsidRPr="005B3E31" w:rsidRDefault="009B7B63" w:rsidP="003D74D8">
      <w:pPr>
        <w:pStyle w:val="FootnoteText"/>
        <w:spacing w:line="480" w:lineRule="auto"/>
        <w:rPr>
          <w:color w:val="000000" w:themeColor="text1"/>
        </w:rPr>
      </w:pPr>
      <w:r>
        <w:rPr>
          <w:rStyle w:val="FootnoteReference"/>
          <w:color w:val="000000" w:themeColor="text1"/>
        </w:rPr>
        <w:footnoteRef/>
      </w:r>
      <w:r>
        <w:rPr>
          <w:color w:val="000000" w:themeColor="text1"/>
        </w:rPr>
        <w:t> </w:t>
      </w:r>
      <w:r>
        <w:rPr>
          <w:i/>
          <w:iCs/>
          <w:color w:val="000000" w:themeColor="text1"/>
        </w:rPr>
        <w:t>A Very Costly UCC Filing Error</w:t>
      </w:r>
      <w:r>
        <w:rPr>
          <w:color w:val="000000" w:themeColor="text1"/>
        </w:rPr>
        <w:t xml:space="preserve">, </w:t>
      </w:r>
      <w:r>
        <w:rPr>
          <w:smallCaps/>
          <w:color w:val="000000" w:themeColor="text1"/>
        </w:rPr>
        <w:t>Capitol Servs. LLC</w:t>
      </w:r>
      <w:r>
        <w:rPr>
          <w:color w:val="000000" w:themeColor="text1"/>
        </w:rPr>
        <w:t xml:space="preserve"> (2025), https://www.capitolservices.com/a-very-costly-ucc-filing-error/ [create perma link]; </w:t>
      </w:r>
      <w:r>
        <w:rPr>
          <w:i/>
          <w:iCs/>
          <w:color w:val="000000" w:themeColor="text1"/>
        </w:rPr>
        <w:t>see also</w:t>
      </w:r>
      <w:r>
        <w:rPr>
          <w:color w:val="000000" w:themeColor="text1"/>
        </w:rPr>
        <w:t> Joe Patrice, </w:t>
      </w:r>
      <w:r>
        <w:rPr>
          <w:i/>
          <w:iCs/>
          <w:color w:val="000000" w:themeColor="text1"/>
        </w:rPr>
        <w:t>Mayer Brown &amp; Simpson Thacher Make Epic Screwup</w:t>
      </w:r>
      <w:r>
        <w:rPr>
          <w:color w:val="000000" w:themeColor="text1"/>
        </w:rPr>
        <w:t xml:space="preserve">, </w:t>
      </w:r>
      <w:r>
        <w:rPr>
          <w:smallCaps/>
          <w:color w:val="000000" w:themeColor="text1"/>
        </w:rPr>
        <w:t>Above the Law</w:t>
      </w:r>
      <w:r>
        <w:rPr>
          <w:color w:val="000000" w:themeColor="text1"/>
        </w:rPr>
        <w:t xml:space="preserve"> (Jan. 21, 2015, at 15:03 </w:t>
      </w:r>
      <w:r>
        <w:rPr>
          <w:smallCaps/>
          <w:color w:val="000000" w:themeColor="text1"/>
        </w:rPr>
        <w:t>Est</w:t>
      </w:r>
      <w:r>
        <w:rPr>
          <w:color w:val="000000" w:themeColor="text1"/>
        </w:rPr>
        <w:t>), http://abovethelaw.com/2015/01/mayer-brown-simpson-thacher-make-epic-screwup/ [create perma link].</w:t>
      </w:r>
    </w:p>
  </w:footnote>
  <w:footnote w:id="215">
    <w:p w14:paraId="1B05C33A" w14:textId="562298F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Motors Liquidation Co., 777 F.3d 100, 105 (2d Cir. 2015); </w:t>
      </w:r>
      <w:r>
        <w:rPr>
          <w:i/>
          <w:iCs/>
          <w:color w:val="000000" w:themeColor="text1"/>
        </w:rPr>
        <w:t>see also</w:t>
      </w:r>
      <w:r>
        <w:rPr>
          <w:color w:val="000000" w:themeColor="text1"/>
        </w:rPr>
        <w:t> Tom Hals, </w:t>
      </w:r>
      <w:r>
        <w:rPr>
          <w:i/>
          <w:iCs/>
          <w:color w:val="000000" w:themeColor="text1"/>
        </w:rPr>
        <w:t>U.S. Court Says JPMorgan Must Live with $1.5 Billion Paperwork Error</w:t>
      </w:r>
      <w:r>
        <w:rPr>
          <w:color w:val="000000" w:themeColor="text1"/>
        </w:rPr>
        <w:t xml:space="preserve">, </w:t>
      </w:r>
      <w:r>
        <w:rPr>
          <w:smallCaps/>
          <w:color w:val="000000" w:themeColor="text1"/>
        </w:rPr>
        <w:t>Reuters</w:t>
      </w:r>
      <w:r>
        <w:rPr>
          <w:color w:val="000000" w:themeColor="text1"/>
        </w:rPr>
        <w:t xml:space="preserve"> (Jan. 21, 2015, at 1:14 PM EST), https://www.reuters.com/article/business/us-court-says-jpmorgan-must-live-with-15-billion-paperwork-error-idUSKBN0KU2AY/ [create perma link].</w:t>
      </w:r>
    </w:p>
  </w:footnote>
  <w:footnote w:id="216">
    <w:p w14:paraId="301D738C" w14:textId="79AB2E76"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In re</w:t>
      </w:r>
      <w:r>
        <w:rPr>
          <w:color w:val="000000" w:themeColor="text1"/>
        </w:rPr>
        <w:t xml:space="preserve"> Motors Liquidation Co., 777 F.3d at 102, 105. </w:t>
      </w:r>
    </w:p>
  </w:footnote>
  <w:footnote w:id="217">
    <w:p w14:paraId="2847A0B7" w14:textId="71CDC021"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102. </w:t>
      </w:r>
    </w:p>
  </w:footnote>
  <w:footnote w:id="218">
    <w:p w14:paraId="141FE5CB"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Mandatory Board Diversity</w:t>
      </w:r>
      <w:r>
        <w:rPr>
          <w:color w:val="000000" w:themeColor="text1"/>
        </w:rPr>
        <w:t xml:space="preserve">, 16 </w:t>
      </w:r>
      <w:r>
        <w:rPr>
          <w:smallCaps/>
          <w:color w:val="000000" w:themeColor="text1"/>
        </w:rPr>
        <w:t>Harv. L. &amp; Pol’y Rev</w:t>
      </w:r>
      <w:r>
        <w:rPr>
          <w:color w:val="000000" w:themeColor="text1"/>
        </w:rPr>
        <w:t>. 245, 280 (2022).</w:t>
      </w:r>
    </w:p>
  </w:footnote>
  <w:footnote w:id="219">
    <w:p w14:paraId="26BF66DA" w14:textId="37226705"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Howard,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_Ref214115161 \h  \* MERGEFORMAT </w:instrText>
      </w:r>
      <w:r>
        <w:rPr>
          <w:color w:val="000000" w:themeColor="text1"/>
        </w:rPr>
      </w:r>
      <w:r>
        <w:rPr>
          <w:color w:val="000000" w:themeColor="text1"/>
        </w:rPr>
        <w:fldChar w:fldCharType="separate"/>
      </w:r>
      <w:r>
        <w:rPr>
          <w:color w:val="000000" w:themeColor="text1"/>
        </w:rPr>
        <w:t>223</w:t>
      </w:r>
      <w:r>
        <w:rPr>
          <w:color w:val="000000" w:themeColor="text1"/>
        </w:rPr>
        <w:fldChar w:fldCharType="end"/>
      </w:r>
      <w:r>
        <w:rPr>
          <w:color w:val="000000" w:themeColor="text1"/>
        </w:rPr>
        <w:t>, at 428.</w:t>
      </w:r>
    </w:p>
  </w:footnote>
  <w:footnote w:id="220">
    <w:p w14:paraId="7E619BBE" w14:textId="3DD6F1EC"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Steven A. Ramirez, </w:t>
      </w:r>
      <w:r>
        <w:rPr>
          <w:i/>
          <w:iCs/>
          <w:color w:val="000000" w:themeColor="text1"/>
          <w:sz w:val="20"/>
          <w:szCs w:val="20"/>
        </w:rPr>
        <w:t>A Flaw in the Sarbanes-Oxley Reform: Can Diversity in the Boardroom Quell Corporate Corruption?</w:t>
      </w:r>
      <w:r>
        <w:rPr>
          <w:color w:val="000000" w:themeColor="text1"/>
          <w:sz w:val="20"/>
          <w:szCs w:val="20"/>
        </w:rPr>
        <w:t xml:space="preserve">, 77 </w:t>
      </w:r>
      <w:r>
        <w:rPr>
          <w:smallCaps/>
          <w:color w:val="000000" w:themeColor="text1"/>
          <w:sz w:val="20"/>
          <w:szCs w:val="20"/>
        </w:rPr>
        <w:t>St. John’s L. Rev</w:t>
      </w:r>
      <w:r>
        <w:rPr>
          <w:color w:val="000000" w:themeColor="text1"/>
          <w:sz w:val="20"/>
          <w:szCs w:val="20"/>
        </w:rPr>
        <w:t xml:space="preserve">. 837, 857 (2003); Marleen A. O’Connor, </w:t>
      </w:r>
      <w:r>
        <w:rPr>
          <w:i/>
          <w:iCs/>
          <w:color w:val="000000" w:themeColor="text1"/>
          <w:sz w:val="20"/>
          <w:szCs w:val="20"/>
        </w:rPr>
        <w:t>The Enron Board: The Perils of Groupthink</w:t>
      </w:r>
      <w:r>
        <w:rPr>
          <w:color w:val="000000" w:themeColor="text1"/>
          <w:sz w:val="20"/>
          <w:szCs w:val="20"/>
        </w:rPr>
        <w:t xml:space="preserve">, 71 </w:t>
      </w:r>
      <w:r>
        <w:rPr>
          <w:smallCaps/>
          <w:color w:val="000000" w:themeColor="text1"/>
          <w:sz w:val="20"/>
          <w:szCs w:val="20"/>
        </w:rPr>
        <w:t>U. Cin. L. Rev.</w:t>
      </w:r>
      <w:r>
        <w:rPr>
          <w:color w:val="000000" w:themeColor="text1"/>
          <w:sz w:val="20"/>
          <w:szCs w:val="20"/>
        </w:rPr>
        <w:t xml:space="preserve"> 1233, 1261–62, 1265–66 (2003).</w:t>
      </w:r>
    </w:p>
  </w:footnote>
  <w:footnote w:id="221">
    <w:p w14:paraId="01A0CAED"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Enron Corp., Final Report of Neal Batson, Court-Appointed Examiner 115–19 (2003); Deborah L. Rhode &amp; Paul D. Paton, </w:t>
      </w:r>
      <w:r>
        <w:rPr>
          <w:i/>
          <w:iCs/>
          <w:color w:val="000000" w:themeColor="text1"/>
        </w:rPr>
        <w:t>Lawyers, Ethics, and Enron</w:t>
      </w:r>
      <w:r>
        <w:rPr>
          <w:color w:val="000000" w:themeColor="text1"/>
        </w:rPr>
        <w:t xml:space="preserve">, 8 </w:t>
      </w:r>
      <w:r>
        <w:rPr>
          <w:smallCaps/>
          <w:color w:val="000000" w:themeColor="text1"/>
        </w:rPr>
        <w:t>Stan. J.L. Bus. &amp; Fin</w:t>
      </w:r>
      <w:r>
        <w:rPr>
          <w:color w:val="000000" w:themeColor="text1"/>
        </w:rPr>
        <w:t>. 9, 32 (2002).</w:t>
      </w:r>
    </w:p>
  </w:footnote>
  <w:footnote w:id="222">
    <w:p w14:paraId="774ED8A0" w14:textId="04F54045"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Larry E. Ribstein, </w:t>
      </w:r>
      <w:r>
        <w:rPr>
          <w:i/>
          <w:iCs/>
          <w:color w:val="000000" w:themeColor="text1"/>
        </w:rPr>
        <w:t>Market vs. Regulatory Responses to Corporate Fraud: A Critique of the Sarbanes-Oxley Act of 2002</w:t>
      </w:r>
      <w:r>
        <w:rPr>
          <w:color w:val="000000" w:themeColor="text1"/>
        </w:rPr>
        <w:t xml:space="preserve">, 28 J. </w:t>
      </w:r>
      <w:r>
        <w:rPr>
          <w:smallCaps/>
          <w:color w:val="000000" w:themeColor="text1"/>
        </w:rPr>
        <w:t>Corp. L</w:t>
      </w:r>
      <w:r>
        <w:rPr>
          <w:color w:val="000000" w:themeColor="text1"/>
        </w:rPr>
        <w:t xml:space="preserve">. 1, 52 (2002); </w:t>
      </w:r>
      <w:r>
        <w:rPr>
          <w:i/>
          <w:iCs/>
          <w:color w:val="000000" w:themeColor="text1"/>
        </w:rPr>
        <w:t>but see</w:t>
      </w:r>
      <w:r>
        <w:rPr>
          <w:color w:val="000000" w:themeColor="text1"/>
        </w:rPr>
        <w:t xml:space="preserve"> John C. Coates IV &amp; Suraj Srinivasan, </w:t>
      </w:r>
      <w:r>
        <w:rPr>
          <w:i/>
          <w:iCs/>
          <w:color w:val="000000" w:themeColor="text1"/>
        </w:rPr>
        <w:t>SOX After Ten Years: A Multidisciplinary Review</w:t>
      </w:r>
      <w:r>
        <w:rPr>
          <w:color w:val="000000" w:themeColor="text1"/>
        </w:rPr>
        <w:t xml:space="preserve">, </w:t>
      </w:r>
      <w:r>
        <w:rPr>
          <w:smallCaps/>
          <w:color w:val="000000" w:themeColor="text1"/>
        </w:rPr>
        <w:t>28 Acct. Horizons</w:t>
      </w:r>
      <w:r>
        <w:rPr>
          <w:color w:val="000000" w:themeColor="text1"/>
        </w:rPr>
        <w:t xml:space="preserve"> 1 (2014) (reviewing 120-plus studies and concluding that “research on the Act’s net social welfare remains inconclusive”); Roberta Romano, </w:t>
      </w:r>
      <w:r>
        <w:rPr>
          <w:i/>
          <w:iCs/>
          <w:color w:val="000000" w:themeColor="text1"/>
        </w:rPr>
        <w:t>The Sarbanes-Oxley Act and the Making of Quack Corporate Governance</w:t>
      </w:r>
      <w:r>
        <w:rPr>
          <w:color w:val="000000" w:themeColor="text1"/>
        </w:rPr>
        <w:t xml:space="preserve">, 114 </w:t>
      </w:r>
      <w:r>
        <w:rPr>
          <w:smallCaps/>
          <w:color w:val="000000" w:themeColor="text1"/>
        </w:rPr>
        <w:t>Yale L.J.</w:t>
      </w:r>
      <w:r>
        <w:rPr>
          <w:color w:val="000000" w:themeColor="text1"/>
        </w:rPr>
        <w:t xml:space="preserve"> 1521, 1528, 1543 (2005).</w:t>
      </w:r>
    </w:p>
  </w:footnote>
  <w:footnote w:id="223">
    <w:p w14:paraId="203188AC" w14:textId="05EBA63F"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Howard, </w:t>
      </w:r>
      <w:r>
        <w:rPr>
          <w:i/>
          <w:iCs/>
          <w:color w:val="000000" w:themeColor="text1"/>
        </w:rPr>
        <w:t>Groupthink and Corporate Governance Reform: Changing the Formal and Informal Decisionmaking Processes of Corporate Boards</w:t>
      </w:r>
      <w:r>
        <w:rPr>
          <w:color w:val="000000" w:themeColor="text1"/>
        </w:rPr>
        <w:t xml:space="preserve">, 20 </w:t>
      </w:r>
      <w:r>
        <w:rPr>
          <w:smallCaps/>
          <w:color w:val="000000" w:themeColor="text1"/>
        </w:rPr>
        <w:t>S. Cal. Interdisc. L.J.</w:t>
      </w:r>
      <w:r>
        <w:rPr>
          <w:color w:val="000000" w:themeColor="text1"/>
        </w:rPr>
        <w:t xml:space="preserve"> 425, 450–51 (2011).</w:t>
      </w:r>
    </w:p>
  </w:footnote>
  <w:footnote w:id="224">
    <w:p w14:paraId="2754FE5D" w14:textId="3C555FC8"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E. Wilmarth, Jr., </w:t>
      </w:r>
      <w:r>
        <w:rPr>
          <w:i/>
          <w:iCs/>
          <w:color w:val="000000" w:themeColor="text1"/>
        </w:rPr>
        <w:t>Citigroup: A Case Study in Managerial and Regulatory Failures</w:t>
      </w:r>
      <w:r>
        <w:rPr>
          <w:color w:val="000000" w:themeColor="text1"/>
        </w:rPr>
        <w:t xml:space="preserve">, 47 </w:t>
      </w:r>
      <w:r>
        <w:rPr>
          <w:smallCaps/>
          <w:color w:val="000000" w:themeColor="text1"/>
        </w:rPr>
        <w:t>Ind. L. Rev.</w:t>
      </w:r>
      <w:r>
        <w:rPr>
          <w:color w:val="000000" w:themeColor="text1"/>
        </w:rPr>
        <w:t xml:space="preserve"> 69, 92–94 (2013). </w:t>
      </w:r>
    </w:p>
  </w:footnote>
  <w:footnote w:id="225">
    <w:p w14:paraId="4DCF3DDB"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Note,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_Ref214115202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218</w:t>
      </w:r>
      <w:r>
        <w:rPr>
          <w:color w:val="000000" w:themeColor="text1"/>
          <w:sz w:val="20"/>
          <w:szCs w:val="20"/>
        </w:rPr>
        <w:fldChar w:fldCharType="end"/>
      </w:r>
      <w:r>
        <w:rPr>
          <w:color w:val="000000" w:themeColor="text1"/>
          <w:sz w:val="20"/>
          <w:szCs w:val="20"/>
        </w:rPr>
        <w:t>, at 281.</w:t>
      </w:r>
    </w:p>
  </w:footnote>
  <w:footnote w:id="226">
    <w:p w14:paraId="5BACF5B9" w14:textId="1A866C03"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Gonzales v. Carhart, 550 U.S. 124, 168–69 (2007) (Thomas, J., concurring); </w:t>
      </w:r>
      <w:r>
        <w:rPr>
          <w:i/>
          <w:iCs/>
          <w:color w:val="000000" w:themeColor="text1"/>
        </w:rPr>
        <w:t>see also</w:t>
      </w:r>
      <w:r>
        <w:rPr>
          <w:color w:val="000000" w:themeColor="text1"/>
        </w:rPr>
        <w:t xml:space="preserve"> Keith S. Alexander, </w:t>
      </w:r>
      <w:r>
        <w:rPr>
          <w:i/>
          <w:iCs/>
          <w:color w:val="000000" w:themeColor="text1"/>
        </w:rPr>
        <w:t>Federalism, Abortion, and the Original Meaning of the Fourteenth Amendment Enforcement Power: Can Congress Ban Partial-Birth Abortion After Carhart?</w:t>
      </w:r>
      <w:r>
        <w:rPr>
          <w:color w:val="000000" w:themeColor="text1"/>
        </w:rPr>
        <w:t xml:space="preserve">, 13 </w:t>
      </w:r>
      <w:r>
        <w:rPr>
          <w:smallCaps/>
          <w:color w:val="000000" w:themeColor="text1"/>
        </w:rPr>
        <w:t>Tex. Rev. L. &amp; Pol</w:t>
      </w:r>
      <w:r>
        <w:rPr>
          <w:color w:val="000000" w:themeColor="text1"/>
        </w:rPr>
        <w:t>. 107, 107–08 (2008) (noting also that “it is difficult to say for sure why the opponents of the PBABA failed to raise the Commerce Clause question,” and suggesting a possible concern about the Freedom of Access to Clinic Entrances Act).</w:t>
      </w:r>
    </w:p>
  </w:footnote>
  <w:footnote w:id="227">
    <w:p w14:paraId="64B0F299" w14:textId="31EA6D22"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Alexander,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_Ref214113360 \h  \* MERGEFORMAT </w:instrText>
      </w:r>
      <w:r>
        <w:rPr>
          <w:color w:val="000000" w:themeColor="text1"/>
        </w:rPr>
      </w:r>
      <w:r>
        <w:rPr>
          <w:color w:val="000000" w:themeColor="text1"/>
        </w:rPr>
        <w:fldChar w:fldCharType="separate"/>
      </w:r>
      <w:r>
        <w:rPr>
          <w:color w:val="000000" w:themeColor="text1"/>
        </w:rPr>
        <w:t>226</w:t>
      </w:r>
      <w:r>
        <w:rPr>
          <w:color w:val="000000" w:themeColor="text1"/>
        </w:rPr>
        <w:fldChar w:fldCharType="end"/>
      </w:r>
      <w:r>
        <w:rPr>
          <w:color w:val="000000" w:themeColor="text1"/>
        </w:rPr>
        <w:t>, at 107–08.</w:t>
      </w:r>
    </w:p>
  </w:footnote>
  <w:footnote w:id="228">
    <w:p w14:paraId="0C2CE7C5" w14:textId="68C77C1D" w:rsidR="0087149D" w:rsidRPr="005B3E31" w:rsidRDefault="0087149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Regents of Univ. of California v. Bakke</w:t>
      </w:r>
      <w:r>
        <w:rPr>
          <w:color w:val="000000" w:themeColor="text1"/>
        </w:rPr>
        <w:t>, 438 U.S. 265, 316 (1978)</w:t>
      </w:r>
    </w:p>
  </w:footnote>
  <w:footnote w:id="229">
    <w:p w14:paraId="0639F5D7" w14:textId="0B936B32"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Scott L. Cummings, </w:t>
      </w:r>
      <w:r>
        <w:rPr>
          <w:i/>
          <w:iCs/>
          <w:color w:val="000000" w:themeColor="text1"/>
        </w:rPr>
        <w:t>Why Do Lawyers Attack the Rule of Law? Trajectories of “Trump Lawyers”</w:t>
      </w:r>
      <w:r>
        <w:rPr>
          <w:color w:val="000000" w:themeColor="text1"/>
        </w:rPr>
        <w:t xml:space="preserve">, 32 </w:t>
      </w:r>
      <w:r>
        <w:rPr>
          <w:smallCaps/>
          <w:color w:val="000000" w:themeColor="text1"/>
        </w:rPr>
        <w:t>Int’l J. Legal Prof</w:t>
      </w:r>
      <w:r>
        <w:rPr>
          <w:color w:val="000000" w:themeColor="text1"/>
        </w:rPr>
        <w:t xml:space="preserve">. 19, 20 (2025); Marc Elias, </w:t>
      </w:r>
      <w:r>
        <w:rPr>
          <w:i/>
          <w:iCs/>
          <w:color w:val="000000" w:themeColor="text1"/>
        </w:rPr>
        <w:t>Trump, Five Lawyers and Their Conspiracy Against Our Democracy</w:t>
      </w:r>
      <w:r>
        <w:rPr>
          <w:color w:val="000000" w:themeColor="text1"/>
        </w:rPr>
        <w:t xml:space="preserve">, </w:t>
      </w:r>
      <w:r>
        <w:rPr>
          <w:smallCaps/>
          <w:color w:val="000000" w:themeColor="text1"/>
        </w:rPr>
        <w:t>Democracy Docket</w:t>
      </w:r>
      <w:r>
        <w:rPr>
          <w:color w:val="000000" w:themeColor="text1"/>
        </w:rPr>
        <w:t xml:space="preserve"> (Aug. 2, 2023), https://www.democracydocket.com/opinion/trump-five-lawyers-and-their-conspiracy-against-our-democracy/ [create perma link].</w:t>
      </w:r>
    </w:p>
  </w:footnote>
  <w:footnote w:id="230">
    <w:p w14:paraId="7898DBDE" w14:textId="15A18B72"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Elias, </w:t>
      </w:r>
      <w:r>
        <w:rPr>
          <w:i/>
          <w:iCs/>
          <w:color w:val="000000" w:themeColor="text1"/>
        </w:rPr>
        <w:t>supra</w:t>
      </w:r>
      <w:r>
        <w:rPr>
          <w:color w:val="000000" w:themeColor="text1"/>
        </w:rPr>
        <w:t xml:space="preserve"> note 229 (quoting a Dec. 8, 2020 message from Jason Miller to Trump); </w:t>
      </w:r>
      <w:r>
        <w:rPr>
          <w:i/>
          <w:iCs/>
          <w:color w:val="000000" w:themeColor="text1"/>
        </w:rPr>
        <w:t>see also</w:t>
      </w:r>
      <w:r>
        <w:rPr>
          <w:color w:val="000000" w:themeColor="text1"/>
        </w:rPr>
        <w:t xml:space="preserve"> Aaron Blake, </w:t>
      </w:r>
      <w:r>
        <w:rPr>
          <w:i/>
          <w:iCs/>
          <w:color w:val="000000" w:themeColor="text1"/>
        </w:rPr>
        <w:t>Trump’s Legal Team Lights a Fuse Beneath Its Remaining Credibility</w:t>
      </w:r>
      <w:r>
        <w:rPr>
          <w:color w:val="000000" w:themeColor="text1"/>
        </w:rPr>
        <w:t xml:space="preserve">, </w:t>
      </w:r>
      <w:r>
        <w:rPr>
          <w:smallCaps/>
          <w:color w:val="000000" w:themeColor="text1"/>
        </w:rPr>
        <w:t>Wash. Post</w:t>
      </w:r>
      <w:r>
        <w:rPr>
          <w:color w:val="000000" w:themeColor="text1"/>
        </w:rPr>
        <w:t xml:space="preserve"> (Nov. 19, 2020), https://www.washingtonpost.com/politics/2020/11/19/trumps-legal-team-lights-fuse-beneath-its-remaining-credibility/ [create perma link].</w:t>
      </w:r>
    </w:p>
  </w:footnote>
  <w:footnote w:id="231">
    <w:p w14:paraId="1B37DEA5" w14:textId="639C8B0D"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Cummings, </w:t>
      </w:r>
      <w:r>
        <w:rPr>
          <w:i/>
          <w:iCs/>
          <w:color w:val="000000" w:themeColor="text1"/>
        </w:rPr>
        <w:t>supra</w:t>
      </w:r>
      <w:r>
        <w:rPr>
          <w:color w:val="000000" w:themeColor="text1"/>
        </w:rPr>
        <w:t xml:space="preserve"> note 229, at 24, 26. </w:t>
      </w:r>
    </w:p>
  </w:footnote>
  <w:footnote w:id="232">
    <w:p w14:paraId="49651152" w14:textId="1D870A50"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Josh Dawsey, Tom Hamburger &amp; Amy Gardner, </w:t>
      </w:r>
      <w:r>
        <w:rPr>
          <w:i/>
          <w:iCs/>
          <w:color w:val="000000" w:themeColor="text1"/>
        </w:rPr>
        <w:t>Trump’s Legal Team Exited After He Insisted Impeachment Defense Focus on False Claims of Election Fraud</w:t>
      </w:r>
      <w:r>
        <w:rPr>
          <w:color w:val="000000" w:themeColor="text1"/>
        </w:rPr>
        <w:t xml:space="preserve">, </w:t>
      </w:r>
      <w:r>
        <w:rPr>
          <w:smallCaps/>
          <w:color w:val="000000" w:themeColor="text1"/>
        </w:rPr>
        <w:t>Wash. Post</w:t>
      </w:r>
      <w:r>
        <w:rPr>
          <w:color w:val="000000" w:themeColor="text1"/>
        </w:rPr>
        <w:t xml:space="preserve"> (Jan. 31, 2021), https://www.washingtonpost.com/politics/trumps-legal-team-exited-after-he-insisted-impeachment-defense-focus-be-on-false-claims-of-election-fraud/2021/01/31/5af05d04–63e9-11eb-8c64–9595888caa15_story.html [create perma link].</w:t>
      </w:r>
    </w:p>
  </w:footnote>
  <w:footnote w:id="233">
    <w:p w14:paraId="4556452A" w14:textId="411DC570"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King v. Whitmer, 556 F. Supp. 3d 680 (E.D. Mich. 2021); Cummings, </w:t>
      </w:r>
      <w:r>
        <w:rPr>
          <w:i/>
          <w:iCs/>
          <w:color w:val="000000" w:themeColor="text1"/>
        </w:rPr>
        <w:t>supra</w:t>
      </w:r>
      <w:r>
        <w:rPr>
          <w:color w:val="000000" w:themeColor="text1"/>
        </w:rPr>
        <w:t xml:space="preserve"> note 229, at 20; Elias, </w:t>
      </w:r>
      <w:r>
        <w:rPr>
          <w:i/>
          <w:iCs/>
          <w:color w:val="000000" w:themeColor="text1"/>
        </w:rPr>
        <w:t>supra</w:t>
      </w:r>
      <w:r>
        <w:rPr>
          <w:color w:val="000000" w:themeColor="text1"/>
        </w:rPr>
        <w:t xml:space="preserve"> note 229; </w:t>
      </w:r>
      <w:r>
        <w:rPr>
          <w:i/>
          <w:iCs/>
          <w:color w:val="000000" w:themeColor="text1"/>
        </w:rPr>
        <w:t>Results of Lawsuits Regarding the 2020 Elections</w:t>
      </w:r>
      <w:r>
        <w:rPr>
          <w:color w:val="000000" w:themeColor="text1"/>
        </w:rPr>
        <w:t xml:space="preserve">, </w:t>
      </w:r>
      <w:r>
        <w:rPr>
          <w:smallCaps/>
          <w:color w:val="000000" w:themeColor="text1"/>
        </w:rPr>
        <w:t>Campaign Legal Ctr</w:t>
      </w:r>
      <w:r>
        <w:rPr>
          <w:color w:val="000000" w:themeColor="text1"/>
        </w:rPr>
        <w:t xml:space="preserve"> (2021), https://campaignlegal.org/results-lawsuits-regarding-2020-elections [create perma link]; Peter A. Joy &amp; Kevin C. McMunigal, </w:t>
      </w:r>
      <w:r>
        <w:rPr>
          <w:i/>
          <w:iCs/>
          <w:color w:val="000000" w:themeColor="text1"/>
        </w:rPr>
        <w:t>Ethics Penalties for Trump’s “Stop the Steal” Lawyers</w:t>
      </w:r>
      <w:r>
        <w:rPr>
          <w:color w:val="000000" w:themeColor="text1"/>
        </w:rPr>
        <w:t xml:space="preserve">, </w:t>
      </w:r>
      <w:r>
        <w:rPr>
          <w:smallCaps/>
          <w:color w:val="000000" w:themeColor="text1"/>
        </w:rPr>
        <w:t xml:space="preserve">Aba </w:t>
      </w:r>
      <w:r>
        <w:rPr>
          <w:color w:val="000000" w:themeColor="text1"/>
        </w:rPr>
        <w:t xml:space="preserve">(April 16, 2025), https://www.americanbar.org/groups/criminal_justice/resources/magazine/2025-spring/ethics-penalties-trumps-stop-steal-lawyers/ [create perma link]; Alan Neff &amp; Caroline Fredrickson, </w:t>
      </w:r>
      <w:r>
        <w:rPr>
          <w:i/>
          <w:iCs/>
          <w:color w:val="000000" w:themeColor="text1"/>
        </w:rPr>
        <w:t>Trump’s Lawyers Face Sanctions, Discipline, and Indictment – How Should the Legal Profession Respond?</w:t>
      </w:r>
      <w:r>
        <w:rPr>
          <w:color w:val="000000" w:themeColor="text1"/>
        </w:rPr>
        <w:t xml:space="preserve">, </w:t>
      </w:r>
      <w:r>
        <w:rPr>
          <w:smallCaps/>
          <w:color w:val="000000" w:themeColor="text1"/>
        </w:rPr>
        <w:t>Just Sec</w:t>
      </w:r>
      <w:r>
        <w:rPr>
          <w:color w:val="000000" w:themeColor="text1"/>
        </w:rPr>
        <w:t xml:space="preserve">. (Dec. 6, 2023), https://www.justsecurity.org/90509/trumps-lawyers-face-sanctions-discipline-and-indictment-how-should-the-legal-profession-respond/ [create perma link]; </w:t>
      </w:r>
      <w:r>
        <w:rPr>
          <w:i/>
          <w:iCs/>
          <w:color w:val="000000" w:themeColor="text1"/>
        </w:rPr>
        <w:t>see also</w:t>
      </w:r>
      <w:r>
        <w:rPr>
          <w:color w:val="000000" w:themeColor="text1"/>
        </w:rPr>
        <w:t xml:space="preserve"> Rosalind S. Helderman, </w:t>
      </w:r>
      <w:r>
        <w:rPr>
          <w:i/>
          <w:iCs/>
          <w:color w:val="000000" w:themeColor="text1"/>
        </w:rPr>
        <w:t>Federal Judge in Michigan Orders Pro-Trump Lawyers Disciplined Over Election Lawsuit</w:t>
      </w:r>
      <w:r>
        <w:rPr>
          <w:color w:val="000000" w:themeColor="text1"/>
        </w:rPr>
        <w:t xml:space="preserve">, </w:t>
      </w:r>
      <w:r>
        <w:rPr>
          <w:smallCaps/>
          <w:color w:val="000000" w:themeColor="text1"/>
        </w:rPr>
        <w:t>Wash. Post</w:t>
      </w:r>
      <w:r>
        <w:rPr>
          <w:color w:val="000000" w:themeColor="text1"/>
        </w:rPr>
        <w:t xml:space="preserve"> (Aug. 25, 2021), https://www.washingtonpost.com/politics/federal-judge-in-michigan-orders-pro-trump-lawyers-disciplined-over-lawsuit-seeking-to-overturn-2020-election/2021/08/25/16bbe7b2-05f0-11ec-a654–900a78538242_story.html [create perma link].</w:t>
      </w:r>
    </w:p>
  </w:footnote>
  <w:footnote w:id="234">
    <w:p w14:paraId="21641D88" w14:textId="11087824"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w:t>
      </w:r>
      <w:del w:id="202729" w:author="Claude" w:date="2026-09-27T12:00:00Z">
        <w:r>
          <w:rPr>
            <w:color w:val="000000" w:themeColor="text1"/>
          </w:rPr>
          <w:delText xml:space="preserve">Section V</w:delText>
        </w:r>
      </w:del>
      <w:ins w:id="202730" w:author="Claude" w:date="2026-09-27T12:00:00Z">
        <w:r>
          <w:rPr>
            <w:color w:val="000000" w:themeColor="text1"/>
          </w:rPr>
          <w:t xml:space="preserve">Section IV</w:t>
        </w:r>
      </w:ins>
      <w:r>
        <w:rPr>
          <w:color w:val="000000" w:themeColor="text1"/>
        </w:rPr>
        <w:t xml:space="preserve">.</w:t>
      </w:r>
    </w:p>
  </w:footnote>
  <w:footnote w:id="235">
    <w:p w14:paraId="507B0CB4"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w:t>
      </w:r>
      <w:del w:id="202731" w:author="Claude" w:date="2026-09-27T12:00:00Z">
        <w:r>
          <w:rPr>
            <w:color w:val="000000" w:themeColor="text1"/>
          </w:rPr>
          <w:delText xml:space="preserve">Section IV.B</w:delText>
        </w:r>
      </w:del>
      <w:ins w:id="202732" w:author="Claude" w:date="2026-09-27T12:00:00Z">
        <w:r>
          <w:rPr>
            <w:color w:val="000000" w:themeColor="text1"/>
          </w:rPr>
          <w:t xml:space="preserve">Section III.B</w:t>
        </w:r>
      </w:ins>
      <w:r>
        <w:rPr>
          <w:color w:val="000000" w:themeColor="text1"/>
        </w:rPr>
        <w:t xml:space="preserve">.</w:t>
      </w:r>
    </w:p>
  </w:footnote>
  <w:footnote w:id="236">
    <w:p w14:paraId="44E93C00" w14:textId="078F4E30" w:rsidR="00F91E85" w:rsidRPr="005B3E31" w:rsidRDefault="00F91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Original Meanings: Politics and Ideas in the Making of the Constitution</w:t>
      </w:r>
      <w:r>
        <w:rPr>
          <w:color w:val="000000" w:themeColor="text1"/>
        </w:rPr>
        <w:t xml:space="preserve"> 131–47 (Alfred A. Knopf, 1996) (contrasting the “calm deliberation” Federalists attributed to the Philadelphia Convention with the “views, passions and prejudices little favorable to the discovery of truth” they expected of the public ratification debate).</w:t>
      </w:r>
    </w:p>
  </w:footnote>
  <w:footnote w:id="237">
    <w:p w14:paraId="552112E2" w14:textId="77777777" w:rsidR="00E25A3F" w:rsidRPr="005B3E31" w:rsidRDefault="00E25A3F"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Richard Beeman, Plain, Honest Men: The Making of the American Constitution</w:t>
      </w:r>
      <w:r>
        <w:rPr>
          <w:color w:val="000000" w:themeColor="text1"/>
          <w:sz w:val="20"/>
          <w:szCs w:val="20"/>
        </w:rPr>
        <w:t xml:space="preserve"> 65 (2009).</w:t>
      </w:r>
    </w:p>
  </w:footnote>
  <w:footnote w:id="238">
    <w:p w14:paraId="70DE4695" w14:textId="5430AB1C"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65–66.</w:t>
      </w:r>
    </w:p>
  </w:footnote>
  <w:footnote w:id="239">
    <w:p w14:paraId="1A46C43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Fred Barbash, The Founding: A Dramatic Account of the Writing of the Constitution</w:t>
      </w:r>
      <w:r>
        <w:rPr>
          <w:color w:val="000000" w:themeColor="text1"/>
        </w:rPr>
        <w:t xml:space="preserve"> 47 (1987); </w:t>
      </w:r>
      <w:r>
        <w:rPr>
          <w:i/>
          <w:iCs/>
          <w:color w:val="000000" w:themeColor="text1"/>
        </w:rPr>
        <w:t>see also</w:t>
      </w:r>
      <w:r>
        <w:rPr>
          <w:color w:val="000000" w:themeColor="text1"/>
        </w:rPr>
        <w:t xml:space="preserve"> 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193 (2012).</w:t>
      </w:r>
    </w:p>
  </w:footnote>
  <w:footnote w:id="240">
    <w:p w14:paraId="27E1E552" w14:textId="6A212C8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Hart,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_Ref214111358 \h  \* MERGEFORMAT </w:instrText>
      </w:r>
      <w:r>
        <w:rPr>
          <w:color w:val="000000" w:themeColor="text1"/>
        </w:rPr>
      </w:r>
      <w:r>
        <w:rPr>
          <w:color w:val="000000" w:themeColor="text1"/>
        </w:rPr>
        <w:fldChar w:fldCharType="separate"/>
      </w:r>
      <w:r>
        <w:rPr>
          <w:color w:val="000000" w:themeColor="text1"/>
        </w:rPr>
        <w:t>168</w:t>
      </w:r>
      <w:r>
        <w:rPr>
          <w:color w:val="000000" w:themeColor="text1"/>
        </w:rPr>
        <w:fldChar w:fldCharType="end"/>
      </w:r>
      <w:r>
        <w:rPr>
          <w:color w:val="000000" w:themeColor="text1"/>
        </w:rPr>
        <w:t>, at 257 fig.1.</w:t>
      </w:r>
    </w:p>
  </w:footnote>
  <w:footnote w:id="241">
    <w:p w14:paraId="202739E2" w14:textId="6A5DCF0A"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The Records of the Federal Convention of 1787, at 15 &amp; n.2 (Max Farrand ed., rev. ed. 1937)</w:t>
      </w:r>
      <w:r>
        <w:rPr>
          <w:color w:val="000000" w:themeColor="text1"/>
        </w:rPr>
        <w:t xml:space="preserve"> [hereinafter </w:t>
      </w:r>
      <w:r>
        <w:rPr>
          <w:smallCaps/>
          <w:color w:val="000000" w:themeColor="text1"/>
        </w:rPr>
        <w:t>Farrand’s Records</w:t>
      </w:r>
      <w:r>
        <w:rPr>
          <w:color w:val="000000" w:themeColor="text1"/>
        </w:rPr>
        <w:t>].</w:t>
      </w:r>
    </w:p>
  </w:footnote>
  <w:footnote w:id="242">
    <w:p w14:paraId="1BE4445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A Politician Thinking: The Creative Mind of James Madison</w:t>
      </w:r>
      <w:r>
        <w:rPr>
          <w:color w:val="000000" w:themeColor="text1"/>
        </w:rPr>
        <w:t xml:space="preserve"> 42 (University of Oklahoma Press, 2017).</w:t>
      </w:r>
    </w:p>
  </w:footnote>
  <w:footnote w:id="243">
    <w:p w14:paraId="1F1E315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192; </w:t>
      </w:r>
      <w:r>
        <w:rPr>
          <w:smallCaps/>
          <w:color w:val="000000" w:themeColor="text1"/>
        </w:rPr>
        <w:t>Michael J. Klarman, The Framers’ Coup: The Making of the United States Constitution</w:t>
      </w:r>
      <w:r>
        <w:rPr>
          <w:color w:val="000000" w:themeColor="text1"/>
        </w:rPr>
        <w:t xml:space="preserve"> 126 (Oxford Univ. Press, 2016).</w:t>
      </w:r>
    </w:p>
  </w:footnote>
  <w:footnote w:id="244">
    <w:p w14:paraId="6456D25B" w14:textId="4C27748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17–18; Klarman, supra note 243, at 73–75;</w:t>
      </w:r>
      <w:r>
        <w:rPr>
          <w:color w:val="000000" w:themeColor="text1"/>
        </w:rPr>
        <w:t xml:space="preserve"> Alison L. LaCroix, </w:t>
      </w:r>
      <w:r>
        <w:rPr>
          <w:i/>
          <w:iCs/>
          <w:color w:val="000000" w:themeColor="text1"/>
        </w:rPr>
        <w:t>What if Madison Had Won? Imagining a Constitutional World of Legislative Supremacy</w:t>
      </w:r>
      <w:r>
        <w:rPr>
          <w:color w:val="000000" w:themeColor="text1"/>
        </w:rPr>
        <w:t xml:space="preserve">, 45 </w:t>
      </w:r>
      <w:r>
        <w:rPr>
          <w:smallCaps/>
          <w:color w:val="000000" w:themeColor="text1"/>
        </w:rPr>
        <w:t>Ind. L. Rev.</w:t>
      </w:r>
      <w:r>
        <w:rPr>
          <w:color w:val="000000" w:themeColor="text1"/>
        </w:rPr>
        <w:t xml:space="preserve"> 41, 43 (2011).</w:t>
      </w:r>
    </w:p>
  </w:footnote>
  <w:footnote w:id="245">
    <w:p w14:paraId="71D0D668" w14:textId="617E4D44"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1787: The Day-to-Day Story of the Constitutional Convention</w:t>
      </w:r>
      <w:r>
        <w:rPr>
          <w:color w:val="000000" w:themeColor="text1"/>
        </w:rPr>
        <w:t xml:space="preserve"> 153 (Independence Nat’l Historical Park ed., 1987) [hereinafter </w:t>
      </w:r>
      <w:r>
        <w:rPr>
          <w:smallCaps/>
          <w:color w:val="000000" w:themeColor="text1"/>
        </w:rPr>
        <w:t>The Day-to-Day Story]</w:t>
      </w:r>
      <w:r>
        <w:rPr>
          <w:color w:val="000000" w:themeColor="text1"/>
        </w:rPr>
        <w:t>;</w:t>
      </w:r>
      <w:r>
        <w:rPr>
          <w:smallCaps/>
          <w:color w:val="000000" w:themeColor="text1"/>
        </w:rPr>
        <w:t xml:space="preserve"> Barbash, supra note 239, at 93; Beeman, supra note 237, at 83.</w:t>
      </w:r>
    </w:p>
  </w:footnote>
  <w:footnote w:id="246">
    <w:p w14:paraId="73BE3C74" w14:textId="456716A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183; Beeman, supra note 237, at 343–44. </w:t>
      </w:r>
    </w:p>
  </w:footnote>
  <w:footnote w:id="247">
    <w:p w14:paraId="642224E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82.</w:t>
      </w:r>
    </w:p>
  </w:footnote>
  <w:footnote w:id="248">
    <w:p w14:paraId="0CEE8804" w14:textId="14F1A74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William H. Riker, </w:t>
      </w:r>
      <w:r>
        <w:rPr>
          <w:i/>
          <w:iCs/>
          <w:color w:val="000000" w:themeColor="text1"/>
        </w:rPr>
        <w:t>The Heresthetics of Constitution-Making: The Presidency in 1787, with Comments on Determinism and Rational Choice</w:t>
      </w:r>
      <w:r>
        <w:rPr>
          <w:color w:val="000000" w:themeColor="text1"/>
        </w:rPr>
        <w:t>, 78 Am. Pol. Sci. Rev. 1 (1984) (identifying “[t]he successive invention, revision, and elimination of alternatives” as “a distinctive feature of the dynamics of social choice,” id. at 2, and observing that the winning alternative—the electoral college—“was not created until most others were disposed of,” id. at 14).</w:t>
      </w:r>
    </w:p>
  </w:footnote>
  <w:footnote w:id="249">
    <w:p w14:paraId="35E4A99E" w14:textId="15AAF5D5"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Journal of the Federal Convention</w:t>
      </w:r>
      <w:r>
        <w:rPr>
          <w:color w:val="000000" w:themeColor="text1"/>
        </w:rPr>
        <w:t>, </w:t>
      </w:r>
      <w:r>
        <w:rPr>
          <w:i/>
          <w:iCs/>
          <w:color w:val="000000" w:themeColor="text1"/>
        </w:rPr>
        <w:t>in</w:t>
      </w:r>
      <w:r>
        <w:rPr>
          <w:color w:val="000000" w:themeColor="text1"/>
        </w:rPr>
        <w:t> </w:t>
      </w:r>
      <w:r>
        <w:rPr>
          <w:smallCaps/>
          <w:color w:val="000000" w:themeColor="text1"/>
        </w:rPr>
        <w:t>Farrand’s Records</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_Ref214115813 \h  \* MERGEFORMAT </w:instrText>
      </w:r>
      <w:r>
        <w:rPr>
          <w:color w:val="000000" w:themeColor="text1"/>
        </w:rPr>
      </w:r>
      <w:r>
        <w:rPr>
          <w:color w:val="000000" w:themeColor="text1"/>
        </w:rPr>
        <w:fldChar w:fldCharType="separate"/>
      </w:r>
      <w:r>
        <w:rPr>
          <w:color w:val="000000" w:themeColor="text1"/>
        </w:rPr>
        <w:t>241</w:t>
      </w:r>
      <w:r>
        <w:rPr>
          <w:color w:val="000000" w:themeColor="text1"/>
        </w:rPr>
        <w:fldChar w:fldCharType="end"/>
      </w:r>
      <w:r>
        <w:rPr>
          <w:color w:val="000000" w:themeColor="text1"/>
        </w:rPr>
        <w:t>, at 8–9.</w:t>
      </w:r>
    </w:p>
  </w:footnote>
  <w:footnote w:id="250">
    <w:p w14:paraId="204BD3AA" w14:textId="35AF44C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99; </w:t>
      </w:r>
      <w:r>
        <w:rPr>
          <w:smallCaps/>
          <w:color w:val="000000" w:themeColor="text1"/>
        </w:rPr>
        <w:t>Klarman, supra note 243, at 136;</w:t>
      </w:r>
      <w:r>
        <w:rPr>
          <w:color w:val="000000" w:themeColor="text1"/>
        </w:rPr>
        <w:t xml:space="preserve"> </w:t>
      </w:r>
      <w:r>
        <w:rPr>
          <w:smallCaps/>
          <w:color w:val="000000" w:themeColor="text1"/>
        </w:rPr>
        <w:t>Cass R. Sunstein, Designing Democracy: What Constitutions Do 45</w:t>
      </w:r>
      <w:r>
        <w:rPr>
          <w:color w:val="000000" w:themeColor="text1"/>
        </w:rPr>
        <w:t xml:space="preserve"> (Oxford University Press, 2001).</w:t>
      </w:r>
    </w:p>
  </w:footnote>
  <w:footnote w:id="251">
    <w:p w14:paraId="1803DC41" w14:textId="53F49D9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82;</w:t>
      </w:r>
      <w:r>
        <w:rPr>
          <w:color w:val="000000" w:themeColor="text1"/>
        </w:rPr>
        <w:t xml:space="preserve">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195–97; </w:t>
      </w:r>
      <w:r>
        <w:rPr>
          <w:smallCaps/>
          <w:color w:val="000000" w:themeColor="text1"/>
        </w:rPr>
        <w:t>1 Farrand’s Records, supra note 241, at 10 (Rufus King and George Mason, May 28, 1787) (</w:t>
      </w:r>
      <w:r>
        <w:rPr>
          <w:color w:val="000000" w:themeColor="text1"/>
        </w:rPr>
        <w:t>“[I]t was unnecessary to exhibit this evidence of the votes; and improper as changes of opinion would be frequent in the course of the business &amp; would fill the minutes with contradictions. Col. Mason seconded the objection; adding that such a record of the opinions of members would be an obstacle to a change of them on conviction; and in case of its being hereafter promulged must furnish handles to the adversaries of the Result of the Meeting.”).</w:t>
      </w:r>
    </w:p>
  </w:footnote>
  <w:footnote w:id="252">
    <w:p w14:paraId="672565A1" w14:textId="28FFA19E"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Harv. Negot. L. Rev.</w:t>
      </w:r>
      <w:r>
        <w:rPr>
          <w:color w:val="000000" w:themeColor="text1"/>
        </w:rPr>
        <w:t xml:space="preserve"> 279, 302 (2000).</w:t>
      </w:r>
    </w:p>
  </w:footnote>
  <w:footnote w:id="253">
    <w:p w14:paraId="20B8BE49" w14:textId="31FDFFE1"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17.</w:t>
      </w:r>
    </w:p>
  </w:footnote>
  <w:footnote w:id="254">
    <w:p w14:paraId="6A68C677" w14:textId="57D9FB1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104, 124, 220, 344; </w:t>
      </w:r>
      <w:r>
        <w:rPr>
          <w:smallCaps/>
          <w:color w:val="000000" w:themeColor="text1"/>
        </w:rPr>
        <w:t>Barbash, supra note 239, at 190–91.</w:t>
      </w:r>
    </w:p>
  </w:footnote>
  <w:footnote w:id="255">
    <w:p w14:paraId="5092BC2A" w14:textId="608374B4"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245, at 15; Adam Slez &amp; John Levi Martin, </w:t>
      </w:r>
      <w:r>
        <w:rPr>
          <w:i/>
          <w:iCs/>
          <w:color w:val="000000" w:themeColor="text1"/>
        </w:rPr>
        <w:t>Political Action and Party Formation in the United States Constitutional Convention</w:t>
      </w:r>
      <w:r>
        <w:rPr>
          <w:color w:val="000000" w:themeColor="text1"/>
        </w:rPr>
        <w:t xml:space="preserve">, 72 </w:t>
      </w:r>
      <w:r>
        <w:rPr>
          <w:smallCaps/>
          <w:color w:val="000000" w:themeColor="text1"/>
        </w:rPr>
        <w:t>Am. Soc. Rev</w:t>
      </w:r>
      <w:r>
        <w:rPr>
          <w:color w:val="000000" w:themeColor="text1"/>
        </w:rPr>
        <w:t xml:space="preserve">. 42, 46 (2007); </w:t>
      </w:r>
      <w:r>
        <w:rPr>
          <w:smallCaps/>
          <w:color w:val="000000" w:themeColor="text1"/>
        </w:rPr>
        <w:t>Joseph C. Morton, Shapers of the Great Debate at the Constitutional Convention of 1787: A Biographical Dictionary</w:t>
      </w:r>
      <w:r>
        <w:rPr>
          <w:color w:val="000000" w:themeColor="text1"/>
        </w:rPr>
        <w:t xml:space="preserve"> 120 n.2 (2006) (“The Committee of the Whole was used as a ploy to enable legislative bodies to meet informally and to discuss and debate without having speeches and votes recorded. It allowed for a free-wheeling exchange of ideas in which members could be brutally candid, frank, and honest, away from the notice of the public in general and their constituencies back home specifically. It also permitted members to change their minds and their votes without the possible adverse repercussions that an official permanent recording could bring.”).</w:t>
      </w:r>
    </w:p>
  </w:footnote>
  <w:footnote w:id="256">
    <w:p w14:paraId="2849778B" w14:textId="4576990A"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The Day-to-Day Story, supra note 245, at 7;</w:t>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252. </w:t>
      </w:r>
    </w:p>
  </w:footnote>
  <w:footnote w:id="257">
    <w:p w14:paraId="257BD2A2" w14:textId="115DAA8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infra notes 258–59 and accompanying text.</w:t>
      </w:r>
    </w:p>
  </w:footnote>
  <w:footnote w:id="258">
    <w:p w14:paraId="1A4C611A" w14:textId="754FF453"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Calvin C. Jillson, Constitution Making: Conflict and Consensus in the Federal Convention of 1787</w:t>
      </w:r>
      <w:r>
        <w:rPr>
          <w:color w:val="000000" w:themeColor="text1"/>
        </w:rPr>
        <w:t xml:space="preserve"> 115 (1988); </w:t>
      </w:r>
      <w:r>
        <w:rPr>
          <w:smallCaps/>
          <w:color w:val="000000" w:themeColor="text1"/>
        </w:rPr>
        <w:t>Gordon S. Wood, The Creation of the American Republic 1776–1787 554 (1969) (describing Morris’s proposal of a life-tenure upper house, designed to set apart the aristocracy “into a separate interest” so it could be better controlled).</w:t>
      </w:r>
    </w:p>
  </w:footnote>
  <w:footnote w:id="259">
    <w:p w14:paraId="7F35EA86" w14:textId="0E98328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Pauline Maier, Ratification: The People Debate the Constitution, 1787–1788</w:t>
      </w:r>
      <w:r>
        <w:rPr>
          <w:color w:val="000000" w:themeColor="text1"/>
        </w:rPr>
        <w:t>, at 42–43 (2010).</w:t>
      </w:r>
    </w:p>
  </w:footnote>
  <w:footnote w:id="260">
    <w:p w14:paraId="52730CD7" w14:textId="175D1B0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237, at 111–12, 253.</w:t>
      </w:r>
    </w:p>
  </w:footnote>
  <w:footnote w:id="261">
    <w:p w14:paraId="22C07F2E" w14:textId="39B03DB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48, 50; The Day-to-Day Story, supra note 245, at 114–15, 152.</w:t>
      </w:r>
    </w:p>
  </w:footnote>
  <w:footnote w:id="262">
    <w:p w14:paraId="4DDBD0D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Jillson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61.</w:t>
      </w:r>
    </w:p>
  </w:footnote>
  <w:footnote w:id="263">
    <w:p w14:paraId="04E7ACBD" w14:textId="2CC5AAF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70;</w:t>
      </w:r>
      <w:r>
        <w:rPr>
          <w:smallCaps/>
          <w:color w:val="000000" w:themeColor="text1"/>
        </w:rPr>
        <w:t xml:space="preserve"> 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110.</w:t>
      </w:r>
    </w:p>
  </w:footnote>
  <w:footnote w:id="264">
    <w:p w14:paraId="46DA7FF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91;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60–66.</w:t>
      </w:r>
    </w:p>
  </w:footnote>
  <w:footnote w:id="265">
    <w:p w14:paraId="476BEE23" w14:textId="784E27C3"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37; see Morton, supra note 255, at 77; The Day-to-Day Story, supra note 245, at 15.</w:t>
      </w:r>
    </w:p>
  </w:footnote>
  <w:footnote w:id="266">
    <w:p w14:paraId="129B928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xml:space="preserve">, at 21;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208;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at 128–37.</w:t>
      </w:r>
    </w:p>
  </w:footnote>
  <w:footnote w:id="267">
    <w:p w14:paraId="75510867" w14:textId="7D705DD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Mary Sarah Bilder, Madison’s Hand: Revising the Constitutional Convention 38 (2015)</w:t>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27; </w:t>
      </w:r>
      <w:r>
        <w:rPr>
          <w:smallCaps/>
          <w:color w:val="000000" w:themeColor="text1"/>
        </w:rPr>
        <w:t>Jillson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36; LaCroix, supra note 244, at 41.</w:t>
      </w:r>
    </w:p>
  </w:footnote>
  <w:footnote w:id="268">
    <w:p w14:paraId="40BC3C92" w14:textId="262DD16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Beeman, supra note 237, at 27; Rakove, supra note 236, at 46–48.</w:t>
      </w:r>
    </w:p>
  </w:footnote>
  <w:footnote w:id="269">
    <w:p w14:paraId="106C8F20" w14:textId="5ACD2FB0"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 supra note 239, at 25; Jillson, supra note 258, at 46.</w:t>
      </w:r>
    </w:p>
  </w:footnote>
  <w:footnote w:id="270">
    <w:p w14:paraId="2FBB6930" w14:textId="3118A7E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15; Slez &amp; Martin,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_Ref217239048 \h  \* MERGEFORMAT </w:instrText>
      </w:r>
      <w:r>
        <w:rPr>
          <w:color w:val="000000" w:themeColor="text1"/>
        </w:rPr>
      </w:r>
      <w:r>
        <w:rPr>
          <w:color w:val="000000" w:themeColor="text1"/>
        </w:rPr>
        <w:fldChar w:fldCharType="separate"/>
      </w:r>
      <w:r>
        <w:rPr>
          <w:color w:val="000000" w:themeColor="text1"/>
        </w:rPr>
        <w:t>255</w:t>
      </w:r>
      <w:r>
        <w:rPr>
          <w:color w:val="000000" w:themeColor="text1"/>
        </w:rPr>
        <w:fldChar w:fldCharType="end"/>
      </w:r>
      <w:r>
        <w:rPr>
          <w:color w:val="000000" w:themeColor="text1"/>
        </w:rPr>
        <w:t>, at 52.</w:t>
      </w:r>
    </w:p>
  </w:footnote>
  <w:footnote w:id="271">
    <w:p w14:paraId="43BF1082" w14:textId="521CB20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LaCroix, supra note 244, at 44; David B. Robertson, </w:t>
      </w:r>
      <w:r>
        <w:rPr>
          <w:i/>
          <w:iCs/>
          <w:color w:val="000000" w:themeColor="text1"/>
        </w:rPr>
        <w:t>Madison’s Opponents and Constitutional Design</w:t>
      </w:r>
      <w:r>
        <w:rPr>
          <w:color w:val="000000" w:themeColor="text1"/>
        </w:rPr>
        <w:t>, 99 Am. Pol. Sci. Rev. 225 (2005)</w:t>
      </w:r>
      <w:hyperlink r:id="rId1" w:history="1">
        <w:r>
          <w:rPr>
            <w:rStyle w:val="Hyperlink"/>
            <w:color w:val="000000" w:themeColor="text1"/>
          </w:rPr>
          <w:t xml:space="preserve"> </w:t>
        </w:r>
      </w:hyperlink>
      <w:r>
        <w:rPr>
          <w:color w:val="000000" w:themeColor="text1"/>
        </w:rPr>
        <w:t>(describing how the delegates, far from conforming to the agenda of their most influential member, actively debated and ultimately defeated a proposal Madison himself had described as “absolutely necessary to a perfect system,” siding instead with the opposition’s arguments to protect state prerogatives and limit national authority).</w:t>
      </w:r>
    </w:p>
  </w:footnote>
  <w:footnote w:id="272">
    <w:p w14:paraId="13E91C4D" w14:textId="2138F93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Maier, supra note 259, at 28.</w:t>
      </w:r>
    </w:p>
  </w:footnote>
  <w:footnote w:id="273">
    <w:p w14:paraId="70EF7DF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54.</w:t>
      </w:r>
    </w:p>
  </w:footnote>
  <w:footnote w:id="274">
    <w:p w14:paraId="2EC0CF04" w14:textId="13EE473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 supra note 237, at 40, 411;</w:t>
      </w:r>
      <w:r>
        <w:rPr>
          <w:color w:val="000000" w:themeColor="text1"/>
        </w:rPr>
        <w:t xml:space="preserve"> </w:t>
      </w:r>
      <w:r>
        <w:rPr>
          <w:smallCaps/>
          <w:color w:val="000000" w:themeColor="text1"/>
        </w:rPr>
        <w:t>Paul’t Hart, Groupthink in Government: A Study of Small Groups and Policy Failure</w:t>
      </w:r>
      <w:r>
        <w:rPr>
          <w:color w:val="000000" w:themeColor="text1"/>
        </w:rPr>
        <w:t xml:space="preserve"> 10 (1994).</w:t>
      </w:r>
    </w:p>
  </w:footnote>
  <w:footnote w:id="275">
    <w:p w14:paraId="35D2953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362.</w:t>
      </w:r>
    </w:p>
  </w:footnote>
  <w:footnote w:id="276">
    <w:p w14:paraId="6AB2FA67" w14:textId="19EEE46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252–53.</w:t>
      </w:r>
    </w:p>
  </w:footnote>
  <w:footnote w:id="277">
    <w:p w14:paraId="6F3D2DB0" w14:textId="7CBDDB3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253.</w:t>
      </w:r>
    </w:p>
  </w:footnote>
  <w:footnote w:id="278">
    <w:p w14:paraId="190EA4D6" w14:textId="0966D970"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58.</w:t>
      </w:r>
    </w:p>
  </w:footnote>
  <w:footnote w:id="279">
    <w:p w14:paraId="61D66ECC" w14:textId="1A8F16CF"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247 (recording Madison’s judgment that it was “impossible to consider the degree of concord which ultimately prevailed as less than a miracle,” and Washington’s that the result was “little short of a miracle,” though Klarman himself attributes that concord to the delegates’ shared background);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85–89;</w:t>
      </w:r>
      <w:r>
        <w:rPr>
          <w:smallCaps/>
          <w:color w:val="000000" w:themeColor="text1"/>
        </w:rPr>
        <w:t xml:space="preserve"> 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_Ref217238532 \h  \* MERGEFORMAT </w:instrText>
      </w:r>
      <w:r>
        <w:rPr>
          <w:color w:val="000000" w:themeColor="text1"/>
        </w:rPr>
      </w:r>
      <w:r>
        <w:rPr>
          <w:color w:val="000000" w:themeColor="text1"/>
        </w:rPr>
        <w:fldChar w:fldCharType="separate"/>
      </w:r>
      <w:r>
        <w:rPr>
          <w:color w:val="000000" w:themeColor="text1"/>
        </w:rPr>
        <w:t>250</w:t>
      </w:r>
      <w:r>
        <w:rPr>
          <w:color w:val="000000" w:themeColor="text1"/>
        </w:rPr>
        <w:fldChar w:fldCharType="end"/>
      </w:r>
      <w:r>
        <w:rPr>
          <w:color w:val="000000" w:themeColor="text1"/>
        </w:rPr>
        <w:t>, at 96–97 (perhaps there is no better evidence of the Framers’ commitment to their internal deliberations than the Constitution itself, which Madison viewed as a vehicle to channel diverse views through structural checks rather than suppress them).</w:t>
      </w:r>
    </w:p>
  </w:footnote>
  <w:footnote w:id="280">
    <w:p w14:paraId="7A6565C4" w14:textId="62D16FC5"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Max M. Edling, A Revolution in Favor of Government: Origins of the U.S. Constitution and the Making of the American State 22 (2003); see Maier, supra note 259, at 305.</w:t>
      </w:r>
    </w:p>
  </w:footnote>
  <w:footnote w:id="281">
    <w:p w14:paraId="1EFE125B" w14:textId="1E76229C"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Rakove, supra note 236, at 157–61; Riker, supra note 248, at 10; Lansky, supra note 252, at 302.</w:t>
      </w:r>
    </w:p>
  </w:footnote>
  <w:footnote w:id="282">
    <w:p w14:paraId="31B6C964" w14:textId="25C043FE" w:rsidR="00AA24EC" w:rsidRPr="005B3E31" w:rsidRDefault="00AA24EC"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Edling, supra note 280, at 22; Morton, supra note 255, at 120 n.2; Webb, supra note 99, at 195–96; 1 Farrand’s Records, supra note 241, at 15–17.</w:t>
      </w:r>
      <w:r>
        <w:rPr>
          <w:color w:val="000000" w:themeColor="text1"/>
        </w:rPr>
        <w:t xml:space="preserve"> </w:t>
      </w:r>
    </w:p>
  </w:footnote>
  <w:footnote w:id="283">
    <w:p w14:paraId="7124A829" w14:textId="21B24A49"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Matthew Haas et al., </w:t>
      </w:r>
      <w:r>
        <w:rPr>
          <w:i/>
          <w:iCs/>
          <w:color w:val="000000" w:themeColor="text1"/>
        </w:rPr>
        <w:t>Domestication and Crop Evolution of Wheat and Barley: Genes, Genomics, and Future Directions</w:t>
      </w:r>
      <w:r>
        <w:rPr>
          <w:color w:val="000000" w:themeColor="text1"/>
        </w:rPr>
        <w:t xml:space="preserve">, 61 J. </w:t>
      </w:r>
      <w:r>
        <w:rPr>
          <w:smallCaps/>
          <w:color w:val="000000" w:themeColor="text1"/>
        </w:rPr>
        <w:t>Integr. Plant Biol</w:t>
      </w:r>
      <w:r>
        <w:rPr>
          <w:color w:val="000000" w:themeColor="text1"/>
        </w:rPr>
        <w:t>. 204, 204 (2019); Catherine Preece et al., </w:t>
      </w:r>
      <w:r>
        <w:rPr>
          <w:i/>
          <w:iCs/>
          <w:color w:val="000000" w:themeColor="text1"/>
        </w:rPr>
        <w:t>How Did the Domestication of Fertile Crescent Grain Crops Increase Their Yields?</w:t>
      </w:r>
      <w:r>
        <w:rPr>
          <w:color w:val="000000" w:themeColor="text1"/>
        </w:rPr>
        <w:t xml:space="preserve">, 31 </w:t>
      </w:r>
      <w:r>
        <w:rPr>
          <w:smallCaps/>
          <w:color w:val="000000" w:themeColor="text1"/>
        </w:rPr>
        <w:t>Functional Ecology</w:t>
      </w:r>
      <w:r>
        <w:rPr>
          <w:color w:val="000000" w:themeColor="text1"/>
        </w:rPr>
        <w:t xml:space="preserve"> 387, 388 (2017); Melinda A. Zeder, </w:t>
      </w:r>
      <w:r>
        <w:rPr>
          <w:i/>
          <w:iCs/>
          <w:color w:val="000000" w:themeColor="text1"/>
        </w:rPr>
        <w:t>The Origins of Agriculture in the Near East</w:t>
      </w:r>
      <w:r>
        <w:rPr>
          <w:color w:val="000000" w:themeColor="text1"/>
        </w:rPr>
        <w:t xml:space="preserve">, 52 </w:t>
      </w:r>
      <w:r>
        <w:rPr>
          <w:smallCaps/>
          <w:color w:val="000000" w:themeColor="text1"/>
        </w:rPr>
        <w:t>Current Anthropology</w:t>
      </w:r>
      <w:r>
        <w:rPr>
          <w:color w:val="000000" w:themeColor="text1"/>
        </w:rPr>
        <w:t xml:space="preserve"> S221, S221–S222 (2011); Melinda A. Zeder, </w:t>
      </w:r>
      <w:r>
        <w:rPr>
          <w:i/>
          <w:iCs/>
          <w:color w:val="000000" w:themeColor="text1"/>
        </w:rPr>
        <w:t>Domestication and Early Agriculture in the Mediterranean Basin: Origins, Diffusion, and Impact</w:t>
      </w:r>
      <w:r>
        <w:rPr>
          <w:color w:val="000000" w:themeColor="text1"/>
        </w:rPr>
        <w:t xml:space="preserve">, 105 </w:t>
      </w:r>
      <w:r>
        <w:rPr>
          <w:smallCaps/>
          <w:color w:val="000000" w:themeColor="text1"/>
        </w:rPr>
        <w:t>Proc. Nat’l Acad. Sci.</w:t>
      </w:r>
      <w:r>
        <w:rPr>
          <w:color w:val="000000" w:themeColor="text1"/>
        </w:rPr>
        <w:t xml:space="preserve"> 11597, 11597 (2008); </w:t>
      </w:r>
      <w:r>
        <w:rPr>
          <w:i/>
          <w:iCs/>
          <w:color w:val="000000" w:themeColor="text1"/>
        </w:rPr>
        <w:t>see also</w:t>
      </w:r>
      <w:r>
        <w:rPr>
          <w:color w:val="000000" w:themeColor="text1"/>
        </w:rPr>
        <w:t xml:space="preserve"> </w:t>
      </w:r>
      <w:r>
        <w:rPr>
          <w:smallCaps/>
          <w:color w:val="000000" w:themeColor="text1"/>
        </w:rPr>
        <w:t>Yuval Noah Harari, Sapiens: A Brief History of Humankind</w:t>
      </w:r>
      <w:r>
        <w:rPr>
          <w:color w:val="000000" w:themeColor="text1"/>
        </w:rPr>
        <w:t xml:space="preserve"> 81 (2015) (explaining that for early farmers “[t]he loss of pasture land to raiding neighbours could mean the difference between subsistence and starvation, so there was much less room for compromise,” whereas “[w]hen a foraging band was hard-pressed by a stronger rival, it could usually move on”); </w:t>
      </w:r>
      <w:r>
        <w:rPr>
          <w:i/>
          <w:iCs/>
          <w:color w:val="000000" w:themeColor="text1"/>
        </w:rPr>
        <w:t>cf.</w:t>
      </w:r>
      <w:r>
        <w:rPr>
          <w:color w:val="000000" w:themeColor="text1"/>
        </w:rPr>
        <w:t xml:space="preserve"> Linda Fibiger et al., Conflict, Violence, and Warfare Among Early Farmers in Northwestern Europe, 120 Proc. Nat’l Acad. Sci. 1, 7 (2023) (“While lethal and sublethal violence were clearly a feature of life prior to domestication, there is unequivocal evidence of significant change during the Neolithic in terms of the scale, frequency, and tactics involved in violent interactions, when compared to the Mesolithic and earlier periods. . . . Prior to domestication, episodes of massed violence as indicated by multiple burials and attacks on fortified structures during the Neolithic are neither in evidence nor were they possible due to the small-scale, scattered, and more mobile nature of forager populations.”).</w:t>
      </w:r>
    </w:p>
  </w:footnote>
  <w:footnote w:id="284">
    <w:p w14:paraId="2C4B8874" w14:textId="1EECBAEC"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Woodburn, </w:t>
      </w:r>
      <w:r>
        <w:rPr>
          <w:i/>
          <w:iCs/>
          <w:color w:val="000000" w:themeColor="text1"/>
        </w:rPr>
        <w:t>Egalitarian Societies</w:t>
      </w:r>
      <w:r>
        <w:rPr>
          <w:color w:val="000000" w:themeColor="text1"/>
        </w:rPr>
        <w:t xml:space="preserve">, 17 </w:t>
      </w:r>
      <w:r>
        <w:rPr>
          <w:smallCaps/>
          <w:color w:val="000000" w:themeColor="text1"/>
        </w:rPr>
        <w:t>Man</w:t>
      </w:r>
      <w:r>
        <w:rPr>
          <w:color w:val="000000" w:themeColor="text1"/>
        </w:rPr>
        <w:t xml:space="preserve"> 431, 432, 434, 440–42 (1982) (defining immediate-return systems as characterized by direct and immediate returns from labor using simple, portable, easily replaceable tools, and contrasting immediate-return relationships that stress sharing and mutuality without long-term binding commitments against delayed-return systems); James Woodburn, </w:t>
      </w:r>
      <w:r>
        <w:rPr>
          <w:i/>
          <w:iCs/>
          <w:color w:val="000000" w:themeColor="text1"/>
        </w:rPr>
        <w:t>Hunters and Gatherers Today and Reconstruction of the Past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Soviet and Western Anthropology</w:t>
      </w:r>
      <w:r>
        <w:rPr>
          <w:color w:val="000000" w:themeColor="text1"/>
        </w:rPr>
        <w:t xml:space="preserve"> 95, 97 (Ernest Gellner ed., 1980) (describing how kinship and contract link individuals in hunter-gatherer societies but constrain them far less than in other societies, with people not heavily dependent on specific others for basic requirements); </w:t>
      </w:r>
      <w:r>
        <w:rPr>
          <w:smallCaps/>
          <w:color w:val="000000" w:themeColor="text1"/>
        </w:rPr>
        <w:t>Marshall Sahlins</w:t>
      </w:r>
      <w:r>
        <w:rPr>
          <w:color w:val="000000" w:themeColor="text1"/>
        </w:rPr>
        <w:t xml:space="preserve">, </w:t>
      </w:r>
      <w:r>
        <w:rPr>
          <w:i/>
          <w:iCs/>
          <w:color w:val="000000" w:themeColor="text1"/>
        </w:rPr>
        <w:t>The Original Affluent Society</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Stone Age Economics</w:t>
      </w:r>
      <w:r>
        <w:rPr>
          <w:color w:val="000000" w:themeColor="text1"/>
        </w:rPr>
        <w:t xml:space="preserve"> 1, 31 (1972) (analyzing how hunter-gatherer economies reflect the imminence of diminishing returns); Polly Wiessner, </w:t>
      </w:r>
      <w:r>
        <w:rPr>
          <w:i/>
          <w:iCs/>
          <w:color w:val="000000" w:themeColor="text1"/>
        </w:rPr>
        <w:t>Risk, Reciprocity and Social Influences on !Kung San Economics</w:t>
      </w:r>
      <w:r>
        <w:rPr>
          <w:color w:val="000000" w:themeColor="text1"/>
        </w:rPr>
        <w:t xml:space="preserve">, in </w:t>
      </w:r>
      <w:r>
        <w:rPr>
          <w:smallCaps/>
          <w:color w:val="000000" w:themeColor="text1"/>
        </w:rPr>
        <w:t>Politics and History in Band Societies</w:t>
      </w:r>
      <w:r>
        <w:rPr>
          <w:color w:val="000000" w:themeColor="text1"/>
        </w:rPr>
        <w:t xml:space="preserve"> 61, 61, 65–66, 70 (Eleanor Leacock &amp; Richard Lee eds., 1982) (explaining that organizational flexibility among the !Kung results from structured social relations ensuring reliable risk-reduction mechanisms passed across generations).</w:t>
      </w:r>
    </w:p>
  </w:footnote>
  <w:footnote w:id="285">
    <w:p w14:paraId="12530190" w14:textId="15D41849"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Widlok, </w:t>
      </w:r>
      <w:r>
        <w:rPr>
          <w:i/>
          <w:iCs/>
          <w:color w:val="000000" w:themeColor="text1"/>
        </w:rPr>
        <w:t>Sharing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Open Encyclopedia of Anthropology</w:t>
      </w:r>
      <w:r>
        <w:rPr>
          <w:color w:val="000000" w:themeColor="text1"/>
        </w:rPr>
        <w:t xml:space="preserve"> (Felix Stein ed., 2021) (distinguishing sharing as potentially unidirectional and decoupled from reciprocity expectations, unlike gift exchange); Woodburn, Egalitarian Societies, supra note 284, at 435–36, 442 (explaining that members of immediate-return societies “are able to move away without difficulty and at a moment’s notice from constraint which others may seek to impose on them and such possibility of movement is a powerful levelling mechanism”); </w:t>
      </w:r>
      <w:r>
        <w:rPr>
          <w:i/>
          <w:iCs/>
          <w:color w:val="000000" w:themeColor="text1"/>
        </w:rPr>
        <w:t>cf.</w:t>
      </w:r>
      <w:r>
        <w:rPr>
          <w:color w:val="000000" w:themeColor="text1"/>
        </w:rPr>
        <w:t xml:space="preserve"> Fibiger et al., </w:t>
      </w:r>
      <w:r>
        <w:rPr>
          <w:i/>
          <w:iCs/>
          <w:color w:val="000000" w:themeColor="text1"/>
        </w:rPr>
        <w:t>supra</w:t>
      </w:r>
      <w:r>
        <w:rPr>
          <w:color w:val="000000" w:themeColor="text1"/>
        </w:rPr>
        <w:t xml:space="preserve"> note 283, at 7 (documenting unequivocal evidence of significant changes in scale, frequency, and tactics of violent interactions during the Neolithic compared to pre-domestication periods).</w:t>
      </w:r>
    </w:p>
  </w:footnote>
  <w:footnote w:id="286">
    <w:p w14:paraId="27813060" w14:textId="1905D71C" w:rsidR="00EF1D45" w:rsidRPr="005B3E31" w:rsidRDefault="00EF1D4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79–81, 98–99. </w:t>
      </w:r>
    </w:p>
  </w:footnote>
  <w:footnote w:id="287">
    <w:p w14:paraId="47AB28C7" w14:textId="101A09DE" w:rsidR="00234AB7" w:rsidRPr="005B3E31" w:rsidRDefault="00234A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supra note 21, ch. 13 (“Colonialism”) (“John Locke, in Second Treatise on Government (1689), linked property rights firmly to cultivation”); </w:t>
      </w:r>
      <w:r>
        <w:rPr>
          <w:smallCaps/>
          <w:color w:val="000000" w:themeColor="text1"/>
        </w:rPr>
        <w:t>Barbara Arneil, John Locke and America: The Defence of English Colonialism</w:t>
      </w:r>
      <w:r>
        <w:rPr>
          <w:color w:val="000000" w:themeColor="text1"/>
        </w:rPr>
        <w:t xml:space="preserve"> 138–39, 165–66 (1996); </w:t>
      </w:r>
      <w:r>
        <w:rPr>
          <w:i/>
          <w:iCs/>
          <w:color w:val="000000" w:themeColor="text1"/>
        </w:rPr>
        <w:t>but cf.</w:t>
      </w:r>
      <w:r>
        <w:rPr>
          <w:color w:val="000000" w:themeColor="text1"/>
        </w:rPr>
        <w:t xml:space="preserve"> </w:t>
      </w:r>
      <w:r>
        <w:rPr>
          <w:smallCaps/>
          <w:color w:val="000000" w:themeColor="text1"/>
        </w:rPr>
        <w:t>James C. Scott, Against the Grain: A Deep History of the Earliest States</w:t>
      </w:r>
      <w:r>
        <w:rPr>
          <w:color w:val="000000" w:themeColor="text1"/>
        </w:rPr>
        <w:t xml:space="preserve"> 9, 27 (2017) (treating the Hobbes-to-Locke progress narrative as “settled doctrine” the book sets out to dislodge).</w:t>
      </w:r>
    </w:p>
  </w:footnote>
  <w:footnote w:id="288">
    <w:p w14:paraId="7C5BA72C" w14:textId="51F94212" w:rsidR="000B1FCD" w:rsidRPr="005B3E31" w:rsidRDefault="001B18C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Samuel Bowles &amp; Jung-Kyoo Choi, </w:t>
      </w:r>
      <w:r>
        <w:rPr>
          <w:i/>
          <w:iCs/>
          <w:color w:val="000000" w:themeColor="text1"/>
        </w:rPr>
        <w:t>Coevolution of Farming and Private Property During the Early Holocene</w:t>
      </w:r>
      <w:r>
        <w:rPr>
          <w:color w:val="000000" w:themeColor="text1"/>
        </w:rPr>
        <w:t xml:space="preserve">, 110 </w:t>
      </w:r>
      <w:r>
        <w:rPr>
          <w:smallCaps/>
          <w:color w:val="000000" w:themeColor="text1"/>
        </w:rPr>
        <w:t>Proc. Nat’l Acad. Sci</w:t>
      </w:r>
      <w:r>
        <w:rPr>
          <w:color w:val="000000" w:themeColor="text1"/>
        </w:rPr>
        <w:t xml:space="preserve">. 8830, 8830–31 (2013) (arguing that distributing a harvested crop or the meat of a domesticated animal to other group members would have left a would-be farmer “little incentive to engage in the required investments in clearing, cultivation, animal tending, and storage”); Samuel Bowles &amp; Jung-Kyoo Choi, </w:t>
      </w:r>
      <w:r>
        <w:rPr>
          <w:i/>
          <w:iCs/>
          <w:color w:val="000000" w:themeColor="text1"/>
        </w:rPr>
        <w:t>The Neolithic Agricultural Revolution and the Origins of Private Property</w:t>
      </w:r>
      <w:r>
        <w:rPr>
          <w:color w:val="000000" w:themeColor="text1"/>
        </w:rPr>
        <w:t xml:space="preserve">, 127 J. </w:t>
      </w:r>
      <w:r>
        <w:rPr>
          <w:smallCaps/>
          <w:color w:val="000000" w:themeColor="text1"/>
        </w:rPr>
        <w:t>Pol. Econ</w:t>
      </w:r>
      <w:r>
        <w:rPr>
          <w:color w:val="000000" w:themeColor="text1"/>
        </w:rPr>
        <w:t xml:space="preserve">. 2186, 2187–88, 2190, 2197 (2019) (explaining that domesticated resources were sufficiently valuable and spatially limited to make private ownership technically feasible, unlike wild resources, and documenting archaeological evidence of novel property rights over dwellings, private storage, and garden plots by families or lineages associated with early farming); Bowles &amp; Choi, </w:t>
      </w:r>
      <w:r>
        <w:rPr>
          <w:i/>
          <w:iCs/>
          <w:color w:val="000000" w:themeColor="text1"/>
        </w:rPr>
        <w:t>Coevolution</w:t>
      </w:r>
      <w:r>
        <w:rPr>
          <w:color w:val="000000" w:themeColor="text1"/>
        </w:rPr>
        <w:t xml:space="preserve">, </w:t>
      </w:r>
      <w:r>
        <w:rPr>
          <w:i/>
          <w:iCs/>
          <w:color w:val="000000" w:themeColor="text1"/>
        </w:rPr>
        <w:t>supra, at 8834 (tracing the transition from storage of wild plants outside dwellings before 11,000 B.P. to large-scale dedicated storage inside dwellings after the domestication of goats and sheep, “suggesting more restricted access”);</w:t>
      </w:r>
      <w:r>
        <w:rPr>
          <w:color w:val="000000" w:themeColor="text1"/>
        </w:rPr>
        <w:fldChar w:fldCharType="begin"/>
      </w:r>
      <w:r>
        <w:rPr>
          <w:color w:val="000000" w:themeColor="text1"/>
        </w:rPr>
        <w:instrText xml:space="preserve"> NOTEREF _Ref214117625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Preece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387 (analyzing domestication processes in Fertile Crescent crops); Haas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204 (describing wheat and barley as founding crops of the agricultural revolution); Zeder, </w:t>
      </w:r>
      <w:r>
        <w:rPr>
          <w:i/>
          <w:iCs/>
          <w:color w:val="000000" w:themeColor="text1"/>
        </w:rPr>
        <w:t>Origins of Agriculture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S221–S222;</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Zeder, </w:t>
      </w:r>
      <w:r>
        <w:rPr>
          <w:i/>
          <w:iCs/>
          <w:color w:val="000000" w:themeColor="text1"/>
        </w:rPr>
        <w:t>Mediterranean Basin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11597</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(documenting how seafaring colonists established coastal farming enclaves around the Mediterranean Basin); Woodburn, </w:t>
      </w:r>
      <w:r>
        <w:rPr>
          <w:i/>
          <w:iCs/>
          <w:color w:val="000000" w:themeColor="text1"/>
        </w:rPr>
        <w:t>Egalitarian Societies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433 (defining delayed-return systems as depending on ordered, differentiated, jurally-defined relationships through which goods and services are transmitted); Woodburn, </w:t>
      </w:r>
      <w:r>
        <w:rPr>
          <w:i/>
          <w:iCs/>
          <w:color w:val="000000" w:themeColor="text1"/>
        </w:rPr>
        <w:t>Hunters and Gatherers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97–99 (distinguishing immediate-return from delayed-return economies and their differing organizational requirements)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Sahlins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at 30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explaining that “[f]ood storage . . . may be technically feasible, yet economically undesirable, and socially unachievable” among mobile foragers)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Wiessner,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61 (describing structured social relations in hunter-gatherer risk management); Widlok,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285</w:t>
      </w:r>
      <w:r>
        <w:rPr>
          <w:color w:val="000000" w:themeColor="text1"/>
        </w:rPr>
        <w:fldChar w:fldCharType="end"/>
      </w:r>
      <w:r>
        <w:rPr>
          <w:color w:val="000000" w:themeColor="text1"/>
        </w:rPr>
        <w:t xml:space="preserve"> (analyzing sharing as distinct from exchange); Fibiger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(identifying increasing competition and inequality as key factors fostering emergence of larger-scale conflict and warfare).</w:t>
      </w:r>
    </w:p>
  </w:footnote>
  <w:footnote w:id="289">
    <w:p w14:paraId="1C1FBC8D" w14:textId="3834EF78"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Francis Fukuyama, The Origins of Political Order</w:t>
      </w:r>
      <w:r>
        <w:rPr>
          <w:color w:val="000000" w:themeColor="text1"/>
        </w:rPr>
        <w:t xml:space="preserve"> 452–55 (2011) (describing institutional rigidity and repatrimonialization as the two mechanisms of political decay); Sir Henry Sumner Maine, Ancient Law: Its Connection with the Early History of Society 20, 56–57 (Oxford Univ. Press 1931) (1861) (observing of “the progressive societies” that “social necessities and social opinion are always more or less in advance of Law,” and that a system of equity in time “becomes as rigid, as unexpansive, and as liable to fall behind moral progress as the sternest code of rules avowedly legal”); </w:t>
      </w:r>
      <w:r>
        <w:rPr>
          <w:i/>
          <w:iCs/>
          <w:color w:val="000000" w:themeColor="text1"/>
        </w:rPr>
        <w:t>see also</w:t>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102–03, 106 (describing how food surpluses let people “cram together first into large villages, then into towns, and finally into cities, all of them joined together by new kingdoms and commercial networks,” and presenting the Code of Hammurabi as “a basis for a more uniform legal system across the Babylonian Empire”).</w:t>
      </w:r>
    </w:p>
  </w:footnote>
  <w:footnote w:id="290">
    <w:p w14:paraId="5F682E35" w14:textId="0E846C6C"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Yoffee,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Order, Legitimacy, and Wealth in Ancient States 46, 56, 58–59 (2000) (documenting that in Old Babylonian cities the kārum, the puhrum, elders, and “the judges of city-name” all settled disputes, sometimes in a “mixed” panel with royal officials, and arguing that “[c]ouncils, assemblies, and groups of elders are consistent features of Mesopotamian life and not simply to be reduced to ‘first steps’” in a process ending in a royal court)</w:t>
      </w:r>
      <w:r>
        <w:rPr>
          <w:color w:val="000000" w:themeColor="text1"/>
        </w:rPr>
        <w:t xml:space="preserve">; </w:t>
      </w:r>
      <w:r>
        <w:rPr>
          <w:i/>
          <w:iCs/>
          <w:color w:val="000000" w:themeColor="text1"/>
        </w:rPr>
        <w:t>see also</w:t>
      </w:r>
      <w:r>
        <w:rPr>
          <w:color w:val="000000" w:themeColor="text1"/>
        </w:rPr>
        <w:t xml:space="preserve"> Sophie Démare-Lafont, </w:t>
      </w:r>
      <w:r>
        <w:rPr>
          <w:i/>
          <w:iCs/>
          <w:color w:val="000000" w:themeColor="text1"/>
        </w:rPr>
        <w:t>Mesopotamian Judicial Practice: An Overview</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Judicial Decisions in the Ancient Near East</w:t>
      </w:r>
      <w:r>
        <w:rPr>
          <w:color w:val="000000" w:themeColor="text1"/>
        </w:rPr>
        <w:t xml:space="preserve"> 1, 2, 7 (Sophie Démare-Lafont &amp; Daniel E. Fleming eds., 2023) (describing Mesopotamian justice as shared among individuals and assemblies “with no hierarchical organization between them and no clear rules for the distribution of cases,” and noting that at Nuzi “a party who considered the prospects unsatisfactory for a suit pending before a local court could present it to the king”)</w:t>
      </w:r>
      <w:r>
        <w:rPr>
          <w:smallCaps/>
          <w:color w:val="000000" w:themeColor="text1"/>
        </w:rPr>
        <w:t>.</w:t>
      </w:r>
    </w:p>
  </w:footnote>
  <w:footnote w:id="291">
    <w:p w14:paraId="5DDC33B5" w14:textId="62D91A9B" w:rsidR="00B4030E"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Bertrand Lafont, </w:t>
      </w:r>
      <w:r>
        <w:rPr>
          <w:i/>
          <w:iCs/>
          <w:color w:val="000000" w:themeColor="text1"/>
        </w:rPr>
        <w:t>Sumerian Judicial Decisions</w:t>
      </w:r>
      <w:r>
        <w:rPr>
          <w:color w:val="000000" w:themeColor="text1"/>
        </w:rPr>
        <w:t xml:space="preserve">, </w:t>
      </w:r>
      <w:r>
        <w:rPr>
          <w:i/>
          <w:iCs/>
          <w:color w:val="000000" w:themeColor="text1"/>
        </w:rPr>
        <w:t xml:space="preserve">in </w:t>
      </w:r>
      <w:r>
        <w:rPr>
          <w:smallCaps/>
          <w:color w:val="000000" w:themeColor="text1"/>
        </w:rPr>
        <w:t>Judicial Decisions in the Ancient Near East</w:t>
      </w:r>
      <w:r>
        <w:rPr>
          <w:color w:val="000000" w:themeColor="text1"/>
        </w:rPr>
        <w:t xml:space="preserve"> 33, 36–37 (Sophie Démare-Lafont &amp; Daniel E. Fleming eds., 2023); see generally id. (chapters 3–9, each by its own author) (Sumerian (Ch. 2 pp. 36–37, describing delegation of justice to provincial ensi and collegial judging “up to seven per case,” with maškim serving investigative/attesting roles—plural judging under a royal prerogative); Old Babylonian (Ch. 3 pp. 104, 127, 184, showing temple-centered procedure and oaths before gods; issuance of a no-contest tablet; and mayor + elders convened under oath—an oath-gated escalation model); Old Assyrian (Ch. 4 pp. 224, witnessed depositions and private arbitration comprise the bulk of judicial records under kārum authority—privately initiated, multi-forum processing); Arraphe (Ch. 5 pp. 299, 307, trials held in different localities, actions initiated by private parties (the state does not initiate), and enforcement via tablet of agreement—classic pre-claim + non-integration); Emar (Ch. 6 pp. 369, 386, disputes settled by “the brothers,” “the great ones,” and “the elders,” with compromises expressly to avoid taking the oath); Ugarit (Ch. 7 pp. 421, elders of Rakba and an overseer-of-one-thousand ordered to enter the temple for clearance—temple/elder nexus rather than a single Court); Neo-Assyrian (Ch. 8 pp. 461, local notables acting as judges with authority limited to arbitration by party agreement); Neo-Babylonian (Ch. 9 pp. 516, 532, assemblies of free men and large judicial assemblies joining temple officials with citizens; oath sworn before the assembly)); </w:t>
      </w:r>
      <w:r>
        <w:rPr>
          <w:i/>
          <w:iCs/>
          <w:color w:val="000000" w:themeColor="text1"/>
        </w:rPr>
        <w:t>see also</w:t>
      </w:r>
      <w:r>
        <w:rPr>
          <w:color w:val="000000" w:themeColor="text1"/>
        </w:rPr>
        <w:t xml:space="preserve"> </w:t>
      </w:r>
      <w:r>
        <w:rPr>
          <w:smallCaps/>
          <w:color w:val="000000" w:themeColor="text1"/>
        </w:rPr>
        <w:t>Klaas R. Veenhof, The Old Assyrian Period, in Mesopotamia: The Old Assyrian Period 13, 52</w:t>
      </w:r>
      <w:r>
        <w:rPr>
          <w:color w:val="000000" w:themeColor="text1"/>
        </w:rPr>
        <w:t xml:space="preserve"> (Markus Wäfler ed., 2008).</w:t>
      </w:r>
    </w:p>
  </w:footnote>
  <w:footnote w:id="292">
    <w:p w14:paraId="3F05F33C" w14:textId="0749A5F6"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Raymond Westbrook, </w:t>
      </w:r>
      <w:r>
        <w:rPr>
          <w:i/>
          <w:iCs/>
          <w:color w:val="000000" w:themeColor="text1"/>
        </w:rPr>
        <w:t>The Character of Ancient Near Eastern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A History of Ancient Near Eastern Law</w:t>
      </w:r>
      <w:r>
        <w:rPr>
          <w:color w:val="000000" w:themeColor="text1"/>
        </w:rPr>
        <w:t xml:space="preserve"> 1, 34 (Raymond Westbrook ed., 2003); Démare-Lafont, </w:t>
      </w:r>
      <w:r>
        <w:rPr>
          <w:i/>
          <w:iCs/>
          <w:color w:val="000000" w:themeColor="text1"/>
        </w:rPr>
        <w:t>supra</w:t>
      </w:r>
      <w:r>
        <w:rPr>
          <w:color w:val="000000" w:themeColor="text1"/>
        </w:rPr>
        <w:t xml:space="preserve"> note 290, at 19 (explaining that because the temple supervised the decisional oath, “[t]he lawsuit was thus divided in two phases,” and that “[t]he fear of the gods exerted psychological pressure to induce the litigants to compromise”); </w:t>
      </w:r>
      <w:r>
        <w:rPr>
          <w:smallCaps/>
          <w:color w:val="000000" w:themeColor="text1"/>
        </w:rPr>
        <w:t>Martha T. Roth, Law Collections from Mesopotamia and Asia Minor</w:t>
      </w:r>
      <w:r>
        <w:rPr>
          <w:color w:val="000000" w:themeColor="text1"/>
        </w:rPr>
        <w:t xml:space="preserve"> 238 (2d ed. 1997); </w:t>
      </w:r>
      <w:r>
        <w:rPr>
          <w:smallCaps/>
          <w:color w:val="000000" w:themeColor="text1"/>
        </w:rPr>
        <w:t>David P. Wright, Inventing God’s Law: How the Covenant Code of the Bible Used and Revised the Laws of Hammurabi</w:t>
      </w:r>
      <w:r>
        <w:rPr>
          <w:color w:val="000000" w:themeColor="text1"/>
        </w:rPr>
        <w:t xml:space="preserve"> 50 (2009); </w:t>
      </w:r>
      <w:r>
        <w:rPr>
          <w:smallCaps/>
          <w:color w:val="000000" w:themeColor="text1"/>
        </w:rPr>
        <w:t>Barmash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_Ref214118354 \h  \* MERGEFORMAT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r>
        <w:rPr>
          <w:color w:val="000000" w:themeColor="text1"/>
        </w:rPr>
        <w:t xml:space="preserve">; </w:t>
      </w:r>
      <w:r>
        <w:rPr>
          <w:i/>
          <w:iCs/>
          <w:color w:val="000000" w:themeColor="text1"/>
        </w:rPr>
        <w:t>see also</w:t>
      </w:r>
      <w:r>
        <w:rPr>
          <w:color w:val="000000" w:themeColor="text1"/>
        </w:rPr>
        <w:t xml:space="preserve"> </w:t>
      </w:r>
      <w:r>
        <w:rPr>
          <w:smallCaps/>
          <w:color w:val="000000" w:themeColor="text1"/>
        </w:rPr>
        <w:t>Yael Ziegler, Promises to Keep: The Oath in Biblical Narrative</w:t>
      </w:r>
      <w:r>
        <w:rPr>
          <w:color w:val="000000" w:themeColor="text1"/>
        </w:rPr>
        <w:t xml:space="preserve"> 4 (2008) (relating the “reverential and even fearful attitude toward oaths” to “the oath’s appeal to a powerful agency (magical, divine or human) to execute a sanction against a violator of the terms of the oath,” and noting that “most modern scholars believe that the oath’s power emanates from the fact that every oath contains a conditional curse”);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11 (“The Problem of Judgement: Oaths, Ordeals, and Evidence”) (describing oath-taking as a near-universal proof procedure); cf. id. ch. 8 (“Embracing the Laws of Religion”) (eleventh-century Fustat: “[T]he elders were often able to negotiate a settlement just before the parties were due to undergo this fear-inducing process.”).</w:t>
      </w:r>
    </w:p>
  </w:footnote>
  <w:footnote w:id="293">
    <w:p w14:paraId="4064A15C" w14:textId="18B85779" w:rsidR="00056B26" w:rsidRPr="005B3E31" w:rsidRDefault="00056B26" w:rsidP="003D74D8">
      <w:pPr>
        <w:pStyle w:val="FootnoteText"/>
        <w:spacing w:line="480" w:lineRule="auto"/>
      </w:pPr>
      <w:r>
        <w:rPr>
          <w:rStyle w:val="FootnoteReference"/>
        </w:rPr>
        <w:footnoteRef/>
      </w:r>
      <w:r>
        <w:t xml:space="preserve"> Klaas R. Veenhof, Old Assyrian Period, in 1 A History of Ancient Near Eastern Law 431, 443 (Raymond Westbrook ed., 2003).</w:t>
      </w:r>
    </w:p>
  </w:footnote>
  <w:footnote w:id="294">
    <w:p w14:paraId="093F30EF" w14:textId="635140F8"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69 (describing ancient Near Eastern law as “the expression of divine and errorless wisdom” alterable only “by a delivery of new law from the god to the priests or to the king”);</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 supra note 21, ch. 11 (“premodern societies the world over invoked the divine to determine whether someone was guilty of a crime”);</w:t>
      </w:r>
      <w:r>
        <w:rPr>
          <w:color w:val="000000" w:themeColor="text1"/>
        </w:rPr>
        <w:t xml:space="preserve"> </w:t>
      </w:r>
      <w:r>
        <w:rPr>
          <w:smallCaps/>
          <w:color w:val="000000" w:themeColor="text1"/>
        </w:rPr>
        <w:t>Stephen C. Russell, The King and the Land: A Geography of Royal Power in the Biblical World</w:t>
      </w:r>
      <w:r>
        <w:rPr>
          <w:color w:val="000000" w:themeColor="text1"/>
        </w:rPr>
        <w:t xml:space="preserve"> 25 (Oxford Univ. Press 2017) (“By invoking Yahweh’s name in his refusal he pronounced what amounted to a conditional self curse, ‘Yahweh forbid that I . . . sell you my ancestral inheritance!’ (v. 3). This imprecation indicates the finality of his decision—there is no possibility of changing his mind once Yahweh has been invoked”).</w:t>
      </w:r>
    </w:p>
  </w:footnote>
  <w:footnote w:id="295">
    <w:p w14:paraId="06099A79" w14:textId="2F707435" w:rsidR="002575FC" w:rsidRPr="005B3E31" w:rsidRDefault="002575FC" w:rsidP="003D74D8">
      <w:pPr>
        <w:pStyle w:val="FootnoteText"/>
        <w:spacing w:line="480" w:lineRule="auto"/>
      </w:pPr>
      <w:r>
        <w:rPr>
          <w:rStyle w:val="FootnoteReference"/>
        </w:rPr>
        <w:footnoteRef/>
      </w:r>
      <w:r>
        <w:t xml:space="preserve"> Westbrook, </w:t>
      </w:r>
      <w:r>
        <w:rPr>
          <w:i/>
          <w:iCs/>
        </w:rPr>
        <w:t>supra</w:t>
      </w:r>
      <w:r>
        <w:t xml:space="preserve"> note 292, at 34 (“The oath is deemed irrefutable proof, so much so that records of litigation often end with the court’s decision to send a party or witnesses to the oath. The theory was that fear of divine retribution would constrain the oath-taker to speak the truth. (If later uncovered, a false oath could also lead to punishment by the court.)”).</w:t>
      </w:r>
    </w:p>
  </w:footnote>
  <w:footnote w:id="296">
    <w:p w14:paraId="5844FE44" w14:textId="5C7A695E" w:rsidR="009F2336" w:rsidRPr="005B3E31" w:rsidRDefault="009F233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Tarah Van De Wiele, Cast Them Out for Their Many Crimes</w:t>
      </w:r>
      <w:r>
        <w:rPr>
          <w:color w:val="000000" w:themeColor="text1"/>
          <w:sz w:val="20"/>
          <w:szCs w:val="20"/>
        </w:rPr>
        <w:t xml:space="preserve"> 170–83 (University of Nottingham 2016); </w:t>
      </w:r>
      <w:r>
        <w:rPr>
          <w:smallCaps/>
          <w:color w:val="000000" w:themeColor="text1"/>
          <w:sz w:val="20"/>
          <w:szCs w:val="20"/>
        </w:rPr>
        <w:t>Larry May, Ancient Legal Thought: Equity, Justice, and Humaneness from Hammurabi and the Pharaohs to Justinian and the Talmud</w:t>
      </w:r>
      <w:r>
        <w:rPr>
          <w:color w:val="000000" w:themeColor="text1"/>
          <w:sz w:val="20"/>
          <w:szCs w:val="20"/>
        </w:rPr>
        <w:t xml:space="preserve"> 11–12, 15, 20–22 (2019) (arguing against Westbrook that ancient Near Eastern law codes reason abstractly, “encompass[ing] a broad array of cases, indeed cases that have not yet been encountered,” through case variations “attempting to illustrate what was relevantly similar and dissimilar”).</w:t>
      </w:r>
    </w:p>
  </w:footnote>
  <w:footnote w:id="297">
    <w:p w14:paraId="3B2C7D63" w14:textId="4A2790C4" w:rsidR="00E60F58" w:rsidRPr="005B3E31" w:rsidRDefault="00E60F58" w:rsidP="003D74D8">
      <w:pPr>
        <w:pStyle w:val="FootnoteText"/>
        <w:spacing w:line="480" w:lineRule="auto"/>
      </w:pPr>
      <w:r>
        <w:rPr>
          <w:rStyle w:val="FootnoteReference"/>
        </w:rPr>
        <w:footnoteRef/>
      </w:r>
      <w:r>
        <w:t xml:space="preserve"> </w:t>
      </w:r>
      <w:r>
        <w:rPr>
          <w:smallCaps/>
        </w:rPr>
        <w:t>Barbara Ashley Phillips, The Mediation Field Guide: Transcending Litigation and Resolving Conflicts in Your Business or Organization</w:t>
      </w:r>
      <w:r>
        <w:t xml:space="preserve"> 35 (2001) (“Lit-think is a knee-jerk reaction to perceived injury or affront that throws people into fight mode and propels them toward litigation. . . . It drove us to lawyers for advice on everyday business affairs. . . . Lit-think is based on fear.”); </w:t>
      </w:r>
      <w:r>
        <w:rPr>
          <w:i/>
          <w:iCs/>
        </w:rPr>
        <w:t>cf.</w:t>
      </w:r>
      <w:r>
        <w:t xml:space="preserve"> Démare-Lafont, </w:t>
      </w:r>
      <w:r>
        <w:rPr>
          <w:i/>
          <w:iCs/>
        </w:rPr>
        <w:t>supra</w:t>
      </w:r>
      <w:r>
        <w:t xml:space="preserve"> note 290, at 11 (noting that in Mesopotamia “[t]he adversarial system could encourage false accusations, a real danger for innocent individuals who were wrongly prosecuted”).</w:t>
      </w:r>
    </w:p>
  </w:footnote>
  <w:footnote w:id="298">
    <w:p w14:paraId="69DB4E71" w14:textId="1CD0B5F2"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Bertrand Lafont &amp; Raymond Westbrook, Neo-Sumerian Period (Ur III), in 1 A History of Ancient Near Eastern Law 183, 196 (Raymond Westbrook ed., 2003).</w:t>
      </w:r>
    </w:p>
  </w:footnote>
  <w:footnote w:id="299">
    <w:p w14:paraId="1D5D39CB" w14:textId="0826E4AE"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Westbrook, </w:t>
      </w:r>
      <w:r>
        <w:rPr>
          <w:i/>
          <w:iCs/>
          <w:color w:val="000000" w:themeColor="text1"/>
        </w:rPr>
        <w:t>supra</w:t>
      </w:r>
      <w:r>
        <w:rPr>
          <w:color w:val="000000" w:themeColor="text1"/>
        </w:rPr>
        <w:t xml:space="preserve"> note 292, at 26, 34</w:t>
      </w:r>
      <w:r>
        <w:rPr>
          <w:i/>
          <w:iCs/>
          <w:color w:val="000000" w:themeColor="text1"/>
        </w:rPr>
        <w:t>.</w:t>
      </w:r>
    </w:p>
  </w:footnote>
  <w:footnote w:id="300">
    <w:p w14:paraId="2620E5A6" w14:textId="035ECB5D" w:rsidR="00D86FE8" w:rsidRPr="005B3E31" w:rsidRDefault="00D86FE8" w:rsidP="003D74D8">
      <w:pPr>
        <w:pStyle w:val="FootnoteText"/>
        <w:spacing w:line="480" w:lineRule="auto"/>
      </w:pPr>
      <w:r>
        <w:rPr>
          <w:rStyle w:val="FootnoteReference"/>
        </w:rPr>
        <w:footnoteRef/>
      </w:r>
      <w:r>
        <w:t xml:space="preserve"> </w:t>
      </w:r>
      <w:r>
        <w:rPr>
          <w:i/>
          <w:iCs/>
        </w:rPr>
        <w:t>Kathryn Slanski, Middle Babylonian Period, in 1 A History of Ancient Near Eastern Law 485, 495 (Raymond Westbrook ed., 2003).</w:t>
      </w:r>
    </w:p>
  </w:footnote>
  <w:footnote w:id="301">
    <w:p w14:paraId="73E622EB" w14:textId="4BC97A19" w:rsidR="00B5534C" w:rsidRPr="005B3E31" w:rsidRDefault="00B5534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1 </w:t>
      </w:r>
      <w:r>
        <w:rPr>
          <w:smallCaps/>
          <w:color w:val="000000" w:themeColor="text1"/>
        </w:rPr>
        <w:t>A History of Ancient Near Eastern Law</w:t>
      </w:r>
      <w:r>
        <w:rPr>
          <w:color w:val="000000" w:themeColor="text1"/>
        </w:rPr>
        <w:t xml:space="preserve"> 26, 28–29, 32–34, 36, 71, 74, 150–51, 154–55, 193–94, 366–67, 370–72, 375–76, 423, 436, 492–93, 495, 553, 574–76, 659–62, 721 (Raymond Westbrook ed., 2003); 2 </w:t>
      </w:r>
      <w:r>
        <w:rPr>
          <w:i/>
          <w:iCs/>
          <w:color w:val="000000" w:themeColor="text1"/>
        </w:rPr>
        <w:t>id.</w:t>
      </w:r>
      <w:r>
        <w:rPr>
          <w:color w:val="000000" w:themeColor="text1"/>
        </w:rPr>
        <w:t xml:space="preserve"> at 890–91, 917, 919–20, 922, 924–25; </w:t>
      </w:r>
      <w:r>
        <w:rPr>
          <w:smallCaps/>
          <w:color w:val="000000" w:themeColor="text1"/>
        </w:rPr>
        <w:t>Judicial Decisions in the Ancient Near East</w:t>
      </w:r>
      <w:r>
        <w:rPr>
          <w:color w:val="000000" w:themeColor="text1"/>
        </w:rPr>
        <w:t xml:space="preserve"> 1–2, 4–7, 9–11, 13, 15, 18–21, 35–38, 51–53, 223–24, 331, 333, 336, 341–44, 369, 375, 394, 448 (Sophie Démare-Lafont &amp; Daniel E. Fleming eds., 2023); </w:t>
      </w:r>
      <w:r>
        <w:rPr>
          <w:smallCaps/>
          <w:color w:val="000000" w:themeColor="text1"/>
        </w:rPr>
        <w:t>Dominique Charpin, Hammurabi of Babylon 147–48, 158–59, 180 (2012); Shalom E. Holtz, Neo-Babylonian Court Procedure</w:t>
      </w:r>
      <w:r>
        <w:rPr>
          <w:color w:val="000000" w:themeColor="text1"/>
        </w:rPr>
        <w:t xml:space="preserve"> 48–50, 54 n.41, 106, 250, 263, 299–300, 303 (2009); </w:t>
      </w:r>
      <w:r>
        <w:rPr>
          <w:smallCaps/>
          <w:color w:val="000000" w:themeColor="text1"/>
        </w:rPr>
        <w:t>Laura E. Culbertson, Dispute Resolution in the Provincial Courts of the Third Dynasty of Ur</w:t>
      </w:r>
      <w:r>
        <w:rPr>
          <w:color w:val="000000" w:themeColor="text1"/>
        </w:rPr>
        <w:t xml:space="preserve"> 73–74, 85, 87–90, 133–34 (2009) (Ph.D. dissertation, University of Michigan); </w:t>
      </w:r>
      <w:r>
        <w:rPr>
          <w:smallCaps/>
          <w:color w:val="000000" w:themeColor="text1"/>
        </w:rPr>
        <w:t>Roth</w:t>
      </w:r>
      <w:r>
        <w:rPr>
          <w:color w:val="000000" w:themeColor="text1"/>
        </w:rPr>
        <w:t xml:space="preserve">, </w:t>
      </w:r>
      <w:r>
        <w:rPr>
          <w:i/>
          <w:iCs/>
          <w:color w:val="000000" w:themeColor="text1"/>
        </w:rPr>
        <w:t>supra</w:t>
      </w:r>
      <w:r>
        <w:rPr>
          <w:color w:val="000000" w:themeColor="text1"/>
        </w:rPr>
        <w:t xml:space="preserve"> note 292, at 16 (prologue to the Laws of Ur-Namma). </w:t>
      </w:r>
    </w:p>
  </w:footnote>
  <w:footnote w:id="302">
    <w:p w14:paraId="28AC072F" w14:textId="2EB39E44"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Michael Gagarin, Early Greek Law</w:t>
      </w:r>
      <w:r>
        <w:rPr>
          <w:color w:val="000000" w:themeColor="text1"/>
        </w:rPr>
        <w:t xml:space="preserve"> 20–22, 45 (1986) (drawing the village-judge model from Herodotus’s account of Deioces and treating it as a proto-legal type rather than as Greek history).</w:t>
      </w:r>
    </w:p>
  </w:footnote>
  <w:footnote w:id="303">
    <w:p w14:paraId="6A9D626B" w14:textId="233FC9B4"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Adele C. Scafuro, Arbitration in Ancient Athens, in 1 The Oxford International Encyclopedia of Legal History 212, 213 (Stanley N. Katz ed., 2009).</w:t>
      </w:r>
    </w:p>
  </w:footnote>
  <w:footnote w:id="304">
    <w:p w14:paraId="55D8B2EB" w14:textId="18C455E0"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113–14; but see id. at 114 (“But, of course, it would result then, as often it results now, in the rule of law not being applied to the controversy.”).</w:t>
      </w:r>
    </w:p>
  </w:footnote>
  <w:footnote w:id="305">
    <w:p w14:paraId="2EA4036D" w14:textId="7A028FFA" w:rsidR="008A6EEC" w:rsidRPr="005B3E31" w:rsidRDefault="008A6E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Gagarin, </w:t>
      </w:r>
      <w:r>
        <w:rPr>
          <w:i/>
          <w:iCs/>
          <w:color w:val="000000" w:themeColor="text1"/>
        </w:rPr>
        <w:t>supra</w:t>
      </w:r>
      <w:r>
        <w:rPr>
          <w:color w:val="000000" w:themeColor="text1"/>
        </w:rPr>
        <w:t xml:space="preserve"> note 302, at 106–08 (describing the voluntary settlement procedure of preliterate Greece, in which “[l]itigants who agree to submit their disputes for settlement are likely to have at least a partially valid claim; an utter scoundrel will simply avoid the system”); but see Lanni, supra note 24, at 59 (arguing that Athenian statutes gave little ex ante guidance, because “there were no clear rules, written or unwritten, about when particular defenses or mitigating factors might trump the straightforward application of the statute”).</w:t>
      </w:r>
    </w:p>
  </w:footnote>
  <w:footnote w:id="306">
    <w:p w14:paraId="7B2D65B7" w14:textId="4F5A6FA4" w:rsidR="000B50E4" w:rsidRPr="005B3E31" w:rsidRDefault="000B50E4" w:rsidP="003D74D8">
      <w:pPr>
        <w:pStyle w:val="FootnoteText"/>
        <w:spacing w:line="480" w:lineRule="auto"/>
      </w:pPr>
      <w:r>
        <w:rPr>
          <w:rStyle w:val="FootnoteReference"/>
        </w:rPr>
        <w:footnoteRef/>
      </w:r>
      <w:r>
        <w:t xml:space="preserve"> </w:t>
      </w:r>
      <w:r>
        <w:rPr>
          <w:smallCaps/>
        </w:rPr>
        <w:t>Lanni</w:t>
      </w:r>
      <w:r>
        <w:t xml:space="preserve">, </w:t>
      </w:r>
      <w:r>
        <w:rPr>
          <w:i/>
          <w:iCs/>
        </w:rPr>
        <w:t>supra</w:t>
      </w:r>
      <w:r>
        <w:t xml:space="preserve"> note 24, at 50; </w:t>
      </w:r>
      <w:r>
        <w:rPr>
          <w:i/>
          <w:iCs/>
        </w:rPr>
        <w:t>see also</w:t>
      </w:r>
      <w:r>
        <w:t xml:space="preserve"> Daniel J. D’Amico, </w:t>
      </w:r>
      <w:r>
        <w:rPr>
          <w:i/>
          <w:iCs/>
        </w:rPr>
        <w:t>The Law and Economics of Sycophancy</w:t>
      </w:r>
      <w:r>
        <w:t xml:space="preserve">, 29 </w:t>
      </w:r>
      <w:r>
        <w:rPr>
          <w:smallCaps/>
        </w:rPr>
        <w:t>Const. Pol. Econ.</w:t>
      </w:r>
      <w:r>
        <w:t xml:space="preserve"> 424 (2018) (relating Harvey’s account that a plaintiff who failed to secure one-fifth of the jury’s votes was liable to a fine) [PRINT PINCITE NEEDED — the attached copy carries no journal pagination].</w:t>
      </w:r>
    </w:p>
  </w:footnote>
  <w:footnote w:id="307">
    <w:p w14:paraId="2B7C47BB" w14:textId="5A2DD6FD" w:rsidR="00C8273D" w:rsidRPr="005B3E31" w:rsidRDefault="00C8273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J. Bonner, Evidence in Athenian Courts</w:t>
      </w:r>
      <w:r>
        <w:rPr>
          <w:color w:val="000000" w:themeColor="text1"/>
        </w:rPr>
        <w:t xml:space="preserve"> 89, 91–92 (1905).</w:t>
      </w:r>
    </w:p>
  </w:footnote>
  <w:footnote w:id="308">
    <w:p w14:paraId="401A9ECD" w14:textId="5B79D027" w:rsidR="00737225" w:rsidRPr="005B3E31" w:rsidRDefault="0073722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Manley-Tannis,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_Ref222161392 \h  \* MERGEFORMAT </w:instrText>
      </w:r>
      <w:r>
        <w:rPr>
          <w:color w:val="000000" w:themeColor="text1"/>
        </w:rPr>
      </w:r>
      <w:r>
        <w:rPr>
          <w:color w:val="000000" w:themeColor="text1"/>
        </w:rPr>
        <w:fldChar w:fldCharType="separate"/>
      </w:r>
      <w:r>
        <w:rPr>
          <w:color w:val="000000" w:themeColor="text1"/>
        </w:rPr>
        <w:t>309</w:t>
      </w:r>
      <w:r>
        <w:rPr>
          <w:color w:val="000000" w:themeColor="text1"/>
        </w:rPr>
        <w:fldChar w:fldCharType="end"/>
      </w:r>
      <w:r>
        <w:rPr>
          <w:color w:val="000000" w:themeColor="text1"/>
        </w:rPr>
        <w:t xml:space="preserve">, at 38; </w:t>
      </w:r>
      <w:r>
        <w:rPr>
          <w:i/>
          <w:iCs/>
          <w:color w:val="000000" w:themeColor="text1"/>
        </w:rPr>
        <w:t>see also</w:t>
      </w:r>
      <w:r>
        <w:rPr>
          <w:color w:val="000000" w:themeColor="text1"/>
        </w:rPr>
        <w:t xml:space="preserve"> </w:t>
      </w:r>
      <w:r>
        <w:rPr>
          <w:smallCaps/>
          <w:color w:val="000000" w:themeColor="text1"/>
        </w:rPr>
        <w:t>Eleni Volonaki &amp; Michael Edwards, A Commentary on Apollodorus’ Against Evergus and Mnesibulus</w:t>
      </w:r>
      <w:r>
        <w:rPr>
          <w:color w:val="000000" w:themeColor="text1"/>
        </w:rPr>
        <w:t xml:space="preserve"> 223–33 (Cambridge Scholars Publishing 2023) (collecting the Athenian homicide-oath evidence, including Dem. 23.67–68: “if he is shown not to speak the truth, he will gain no advantage but transfer his perjury to his children and descendants”).</w:t>
      </w:r>
    </w:p>
  </w:footnote>
  <w:footnote w:id="309">
    <w:p w14:paraId="032489AB" w14:textId="3CF6B356"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Michael Manley-Tannis, Greek Arbitration: Homer to Classical Athens An Investigation into the Role of the Community in Private and Public Arbitration 29–33 (1998) (M.A. thesis, Queen’s University); </w:t>
      </w:r>
      <w:r>
        <w:rPr>
          <w:smallCaps/>
          <w:color w:val="000000" w:themeColor="text1"/>
        </w:rPr>
        <w:t>Herman</w:t>
      </w:r>
      <w:r>
        <w:rPr>
          <w:color w:val="000000" w:themeColor="text1"/>
        </w:rPr>
        <w:t xml:space="preserve">, </w:t>
      </w:r>
      <w:r>
        <w:rPr>
          <w:i/>
          <w:iCs/>
          <w:color w:val="000000" w:themeColor="text1"/>
        </w:rPr>
        <w:t>supra</w:t>
      </w:r>
      <w:r>
        <w:rPr>
          <w:color w:val="000000" w:themeColor="text1"/>
        </w:rPr>
        <w:t xml:space="preserve"> note 24, at 19, 82, 157–83, 202; Gastón Javier Basile, </w:t>
      </w:r>
      <w:r>
        <w:rPr>
          <w:i/>
          <w:iCs/>
          <w:color w:val="000000" w:themeColor="text1"/>
        </w:rPr>
        <w:t>The Homeric Histor and Oath-Taking</w:t>
      </w:r>
      <w:r>
        <w:rPr>
          <w:color w:val="000000" w:themeColor="text1"/>
        </w:rPr>
        <w:t xml:space="preserve">, 28 </w:t>
      </w:r>
      <w:r>
        <w:rPr>
          <w:smallCaps/>
          <w:color w:val="000000" w:themeColor="text1"/>
        </w:rPr>
        <w:t>Cuadernos de Filología Clásica: Estudios griegos e indoeuropeos</w:t>
      </w:r>
      <w:r>
        <w:rPr>
          <w:color w:val="000000" w:themeColor="text1"/>
        </w:rPr>
        <w:t xml:space="preserve"> 17, 27 (2018); </w:t>
      </w:r>
      <w:r>
        <w:rPr>
          <w:i/>
          <w:iCs/>
          <w:color w:val="000000" w:themeColor="text1"/>
        </w:rPr>
        <w:t>but see</w:t>
      </w:r>
      <w:r>
        <w:rPr>
          <w:color w:val="000000" w:themeColor="text1"/>
        </w:rPr>
        <w:t xml:space="preserve"> </w:t>
      </w:r>
      <w:r>
        <w:rPr>
          <w:smallCaps/>
          <w:color w:val="000000" w:themeColor="text1"/>
        </w:rPr>
        <w:t>Lanni</w:t>
      </w:r>
      <w:r>
        <w:rPr>
          <w:color w:val="000000" w:themeColor="text1"/>
        </w:rPr>
        <w:t xml:space="preserve">, </w:t>
      </w:r>
      <w:r>
        <w:rPr>
          <w:i/>
          <w:iCs/>
          <w:color w:val="000000" w:themeColor="text1"/>
        </w:rPr>
        <w:t>supra</w:t>
      </w:r>
      <w:r>
        <w:rPr>
          <w:color w:val="000000" w:themeColor="text1"/>
        </w:rPr>
        <w:t xml:space="preserve"> note 24, at 45–46 (arguing that settlement and private arbitration “relied in critical respects on the formal courts to help initiate and enforce private resolutions,” and that in many attested cases “requests to arbitrate come after initiation of a court case”</w:t>
      </w:r>
      <w:r>
        <w:rPr>
          <w:smallCaps/>
          <w:color w:val="000000" w:themeColor="text1"/>
        </w:rPr>
        <w:t>).</w:t>
      </w:r>
    </w:p>
  </w:footnote>
  <w:footnote w:id="310">
    <w:p w14:paraId="2A8A7648" w14:textId="538A8E67" w:rsidR="00211F25" w:rsidRPr="005B3E31" w:rsidRDefault="00211F25" w:rsidP="003D74D8">
      <w:pPr>
        <w:pStyle w:val="FootnoteText"/>
        <w:spacing w:line="480" w:lineRule="auto"/>
      </w:pPr>
      <w:r>
        <w:rPr>
          <w:rStyle w:val="FootnoteReference"/>
        </w:rPr>
        <w:footnoteRef/>
      </w:r>
      <w:r>
        <w:t xml:space="preserve"> </w:t>
      </w:r>
      <w:r>
        <w:rPr>
          <w:smallCaps/>
          <w:color w:val="000000" w:themeColor="text1"/>
        </w:rPr>
        <w:t>Robin Osborne, The Elasticity of Athenian Law, in Use and Abuse of Law in the Athenian Courts 32, 38 (Chris Carey, Ifigeneia Giannadaki &amp; Brenda Griffith-Williams eds., 2018); Chris Carey, Bridging the Divide Between Public and Private: dikē exoulēs and Other Hybrids, in id. 75, 81.</w:t>
      </w:r>
    </w:p>
  </w:footnote>
  <w:footnote w:id="311">
    <w:p w14:paraId="490B706D" w14:textId="0585DD3D" w:rsidR="00211F25" w:rsidRPr="005B3E31" w:rsidRDefault="00211F25" w:rsidP="003D74D8">
      <w:pPr>
        <w:pStyle w:val="FootnoteText"/>
        <w:spacing w:line="480" w:lineRule="auto"/>
      </w:pPr>
      <w:r>
        <w:rPr>
          <w:rStyle w:val="FootnoteReference"/>
        </w:rPr>
        <w:footnoteRef/>
      </w:r>
      <w:r>
        <w:t xml:space="preserve"> D’Amico</w:t>
      </w:r>
      <w:r>
        <w:rPr>
          <w:i/>
          <w:iCs/>
        </w:rPr>
        <w:t>, supra note 306 [PRINT PINCITE NEEDED — the attached copy carries no journal pagination].</w:t>
      </w:r>
    </w:p>
  </w:footnote>
  <w:footnote w:id="312">
    <w:p w14:paraId="68EE6C39" w14:textId="7B851C23" w:rsidR="00A27278" w:rsidRPr="005B3E31" w:rsidRDefault="00A27278" w:rsidP="003D74D8">
      <w:pPr>
        <w:pStyle w:val="FootnoteText"/>
        <w:spacing w:line="480" w:lineRule="auto"/>
      </w:pPr>
      <w:r>
        <w:rPr>
          <w:rStyle w:val="FootnoteReference"/>
        </w:rPr>
        <w:footnoteRef/>
      </w:r>
      <w:r>
        <w:rPr>
          <w:smallCaps/>
        </w:rPr>
        <w:t xml:space="preserve"> Alberto Esu, Divided Power in Ancient Greece: Decision-Making and Institutions in the Classical and Hellenistic Polis</w:t>
      </w:r>
      <w:r>
        <w:t xml:space="preserve"> 194 (2024).</w:t>
      </w:r>
    </w:p>
  </w:footnote>
  <w:footnote w:id="313">
    <w:p w14:paraId="3B664780" w14:textId="28530EA2" w:rsidR="00523D6F" w:rsidRPr="005B3E31" w:rsidRDefault="00523D6F" w:rsidP="003D74D8">
      <w:pPr>
        <w:pStyle w:val="FootnoteText"/>
        <w:spacing w:line="480" w:lineRule="auto"/>
      </w:pPr>
      <w:r>
        <w:rPr>
          <w:rStyle w:val="FootnoteReference"/>
        </w:rPr>
        <w:footnoteRef/>
      </w:r>
      <w:r>
        <w:t xml:space="preserve"> Zane, supra note 29, at 107–13; </w:t>
      </w:r>
      <w:r>
        <w:rPr>
          <w:smallCaps/>
        </w:rPr>
        <w:t>Herman</w:t>
      </w:r>
      <w:r>
        <w:t xml:space="preserve">, </w:t>
      </w:r>
      <w:r>
        <w:rPr>
          <w:i/>
          <w:iCs/>
        </w:rPr>
        <w:t>supra</w:t>
      </w:r>
      <w:r>
        <w:t xml:space="preserve"> note 24, at 140 &amp; n.57 (“The Athenians seem deliberately to have banned professionalism from their judicial system: every Athenian citizen was expected to know the law and to be able to tell right from wrong.”); Bonner, supra note 307, at 11 (“The experience of Athens has shown that law may be administered satisfactorily without a professional class either of judges or of lawyers.”); but see id. (“But this was an ideal beyond the possibility of achievement even in the Athens of Pericles.”).</w:t>
      </w:r>
    </w:p>
  </w:footnote>
  <w:footnote w:id="314">
    <w:p w14:paraId="5C2752F0" w14:textId="15653186" w:rsidR="00523D6F" w:rsidRPr="005B3E31" w:rsidRDefault="00523D6F" w:rsidP="003D74D8">
      <w:pPr>
        <w:pStyle w:val="FootnoteText"/>
        <w:spacing w:line="480" w:lineRule="auto"/>
      </w:pPr>
      <w:r>
        <w:rPr>
          <w:rStyle w:val="FootnoteReference"/>
        </w:rPr>
        <w:footnoteRef/>
      </w:r>
      <w:r>
        <w:t xml:space="preserve"> Edward M. Harris, Trials, Private Arbitration, and Public Arbitration in Classical Athens, in Athenaion Politeiai tra storia, politica e sociologia: Aristotele e Pseudo-Senofonte 213, 223 (C. Bearzot, M. Canevaro, T. Gargiulo &amp; E. Poddighe eds., 2018).</w:t>
      </w:r>
    </w:p>
  </w:footnote>
  <w:footnote w:id="315">
    <w:p w14:paraId="519458A5" w14:textId="66299EE5" w:rsidR="00DC0452" w:rsidRPr="005B3E31" w:rsidRDefault="00DC0452" w:rsidP="003D74D8">
      <w:pPr>
        <w:pStyle w:val="FootnoteText"/>
        <w:spacing w:line="480" w:lineRule="auto"/>
      </w:pPr>
      <w:r>
        <w:rPr>
          <w:rStyle w:val="FootnoteReference"/>
        </w:rPr>
        <w:footnoteRef/>
      </w:r>
      <w:r>
        <w:t xml:space="preserve">Michael Gagarin, </w:t>
      </w:r>
      <w:r>
        <w:rPr>
          <w:i/>
          <w:iCs/>
        </w:rPr>
        <w:t>Women in Athenian Courts</w:t>
      </w:r>
      <w:r>
        <w:t>, 1 Dike 39, 42 (1998).</w:t>
      </w:r>
    </w:p>
  </w:footnote>
  <w:footnote w:id="316">
    <w:p w14:paraId="1AA624DE" w14:textId="65C1A064" w:rsidR="00523D6F" w:rsidRPr="005B3E31" w:rsidRDefault="00523D6F" w:rsidP="003D74D8">
      <w:pPr>
        <w:pStyle w:val="FootnoteText"/>
        <w:spacing w:line="480" w:lineRule="auto"/>
      </w:pPr>
      <w:r>
        <w:rPr>
          <w:rStyle w:val="FootnoteReference"/>
        </w:rPr>
        <w:footnoteRef/>
      </w:r>
      <w:r>
        <w:rPr>
          <w:i/>
          <w:iCs/>
        </w:rPr>
        <w:t xml:space="preserve"> Osborne, supra note 310, at 39.</w:t>
      </w:r>
    </w:p>
  </w:footnote>
  <w:footnote w:id="317">
    <w:p w14:paraId="4B93A1FB" w14:textId="488264DF" w:rsidR="00523D6F" w:rsidRPr="005B3E31" w:rsidRDefault="00523D6F" w:rsidP="003D74D8">
      <w:pPr>
        <w:pStyle w:val="FootnoteText"/>
        <w:spacing w:line="480" w:lineRule="auto"/>
      </w:pPr>
      <w:r>
        <w:rPr>
          <w:rStyle w:val="FootnoteReference"/>
        </w:rPr>
        <w:footnoteRef/>
      </w:r>
      <w:r>
        <w:t>Osborne, supra note 310, at 32, 38.</w:t>
      </w:r>
    </w:p>
  </w:footnote>
  <w:footnote w:id="318">
    <w:p w14:paraId="47077EF9" w14:textId="4C19A30A" w:rsidR="00FE10B3" w:rsidRPr="005B3E31" w:rsidRDefault="00FE10B3" w:rsidP="003D74D8">
      <w:pPr>
        <w:pStyle w:val="FootnoteText"/>
        <w:spacing w:line="480" w:lineRule="auto"/>
      </w:pPr>
      <w:r>
        <w:rPr>
          <w:rStyle w:val="FootnoteReference"/>
        </w:rPr>
        <w:footnoteRef/>
      </w:r>
      <w:r>
        <w:t xml:space="preserve"> Esu, supra note 312, at 194 (contrasting arbitrators, who “tried to solve litigation through compromise and deliberative techniques that fostered an inclusive solution with no winners and losers,” with “the judicial procedure before a court,” which “did exactly the opposite by singling out a clear winner and a clear loser”); Bonner, supra note 307, at 90 (“Chrysippus v. Phormio seems to show conclusively that no action for perjury would be allowed, if the arbitration was a private one; for not only does the speaker state explicitly that there was no fear of punishment for giving false evidence before an arbitrator, but he complains that he was unable to reach his opponent’s witness, who had committed perjury at the arbitration . . . .”); </w:t>
      </w:r>
      <w:r>
        <w:rPr>
          <w:i/>
          <w:iCs/>
        </w:rPr>
        <w:t>see</w:t>
      </w:r>
      <w:r>
        <w:t xml:space="preserve"> </w:t>
      </w:r>
      <w:r>
        <w:rPr>
          <w:smallCaps/>
        </w:rPr>
        <w:t>Lanni</w:t>
      </w:r>
      <w:r>
        <w:t xml:space="preserve">, </w:t>
      </w:r>
      <w:r>
        <w:rPr>
          <w:i/>
          <w:iCs/>
        </w:rPr>
        <w:t>supra</w:t>
      </w:r>
      <w:r>
        <w:t xml:space="preserve"> note 24, at 46 n.156 (describing a litigant advised to settle, though in the right, to avoid “the arbitrary decision making of the jury and the embarrassment of a court case”).</w:t>
      </w:r>
    </w:p>
  </w:footnote>
  <w:footnote w:id="319">
    <w:p w14:paraId="0D1BB93A" w14:textId="006324C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Sir Frank Adcock &amp; D. J. Mosley, Diplomacy in Ancient Greece</w:t>
      </w:r>
      <w:r>
        <w:rPr>
          <w:color w:val="000000" w:themeColor="text1"/>
        </w:rPr>
        <w:t xml:space="preserve"> 12, 133, 206, 210–11 (1975); Robert J. Bonner, Evidence in Athenian Courts 11–12, 36, 48–49, 52–53, 76, 91–92 (1905); </w:t>
      </w:r>
      <w:r>
        <w:rPr>
          <w:smallCaps/>
          <w:color w:val="000000" w:themeColor="text1"/>
        </w:rPr>
        <w:t>Alberto Esu, Divided Power in Ancient Greece: Decision-Making and Institutions in the Classical and Hellenistic Polis</w:t>
      </w:r>
      <w:r>
        <w:rPr>
          <w:color w:val="000000" w:themeColor="text1"/>
        </w:rPr>
        <w:t xml:space="preserve"> 24–25 (2024); </w:t>
      </w:r>
      <w:r>
        <w:rPr>
          <w:smallCaps/>
          <w:color w:val="000000" w:themeColor="text1"/>
        </w:rPr>
        <w:t>Michael Gagarin, Early Greek Law</w:t>
      </w:r>
      <w:r>
        <w:rPr>
          <w:color w:val="000000" w:themeColor="text1"/>
        </w:rPr>
        <w:t xml:space="preserve"> 19, 23, 26–27, 31, 34, 36–39, 44, 49, 73, 106, 112–15 (1986); </w:t>
      </w:r>
      <w:r>
        <w:rPr>
          <w:smallCaps/>
          <w:color w:val="000000" w:themeColor="text1"/>
        </w:rPr>
        <w:t>Hansen Carmine Harrell, Public Arbitration in Athenian Law</w:t>
      </w:r>
      <w:r>
        <w:rPr>
          <w:color w:val="000000" w:themeColor="text1"/>
        </w:rPr>
        <w:t xml:space="preserve"> 1–5, 8–9, 13–15, 26–27, 33, 35–36 (1936); </w:t>
      </w:r>
      <w:r>
        <w:rPr>
          <w:smallCaps/>
          <w:color w:val="000000" w:themeColor="text1"/>
        </w:rPr>
        <w:t>Gabriel Herman, Morality and Behaviour in Democratic Athens: A Social History</w:t>
      </w:r>
      <w:r>
        <w:rPr>
          <w:color w:val="000000" w:themeColor="text1"/>
        </w:rPr>
        <w:t xml:space="preserve"> 137, 140, 196 (2006); </w:t>
      </w:r>
      <w:r>
        <w:rPr>
          <w:smallCaps/>
          <w:color w:val="000000" w:themeColor="text1"/>
        </w:rPr>
        <w:t>Adriaan Lanni, Law and Order in Ancient Athens</w:t>
      </w:r>
      <w:r>
        <w:rPr>
          <w:color w:val="000000" w:themeColor="text1"/>
        </w:rPr>
        <w:t xml:space="preserve"> 10–11, 44–46, 52, 67, 124, 128, 130–31, 142, 163 (2016); </w:t>
      </w:r>
      <w:r>
        <w:rPr>
          <w:smallCaps/>
          <w:color w:val="000000" w:themeColor="text1"/>
        </w:rPr>
        <w:t>Fernanda Pirie, The Rule of Laws: A 4,000-Year Quest to Order the World 123</w:t>
      </w:r>
      <w:r>
        <w:rPr>
          <w:color w:val="000000" w:themeColor="text1"/>
        </w:rPr>
        <w:t xml:space="preserve"> (2021).</w:t>
      </w:r>
    </w:p>
  </w:footnote>
  <w:footnote w:id="320">
    <w:p w14:paraId="19B4C9FF" w14:textId="26F67306"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Lina Girdvainyte, Law and Citizenship in Roman Achaia: Continuity and Change, in Law in the Roman Provinces 210, 220–36 (Kimberley Czajkowski &amp; Benedikt Eckhardt eds., 2020); see also Kimberley Czajkowski &amp; Benedikt Eckhardt, Introduction, in id. 1, 8; Leanne Bablitz, Roman Courts and Private Arbitration, in The Oxford Handbook of Roman Law and Society 234, 234, 237, 242</w:t>
      </w:r>
      <w:r>
        <w:rPr>
          <w:color w:val="000000" w:themeColor="text1"/>
        </w:rPr>
        <w:t xml:space="preserve"> (Paul J. du Plessis et al. eds., 2016); G. P. Burton, </w:t>
      </w:r>
      <w:r>
        <w:rPr>
          <w:i/>
          <w:iCs/>
          <w:color w:val="000000" w:themeColor="text1"/>
        </w:rPr>
        <w:t>Proconsuls, Assizes and the Administration of Justice Under the Empire</w:t>
      </w:r>
      <w:r>
        <w:rPr>
          <w:color w:val="000000" w:themeColor="text1"/>
        </w:rPr>
        <w:t xml:space="preserve">, 65 </w:t>
      </w:r>
      <w:r>
        <w:rPr>
          <w:smallCaps/>
          <w:color w:val="000000" w:themeColor="text1"/>
        </w:rPr>
        <w:t>J. Roman Stud</w:t>
      </w:r>
      <w:r>
        <w:rPr>
          <w:color w:val="000000" w:themeColor="text1"/>
        </w:rPr>
        <w:t>. 92, 99–102 (1975).</w:t>
      </w:r>
    </w:p>
  </w:footnote>
  <w:footnote w:id="321">
    <w:p w14:paraId="57B170E5" w14:textId="159FC9DF" w:rsidR="00DA3AEA"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&amp; Bruno de Loynes de Fumichon, Roman Arbitration</w:t>
      </w:r>
      <w:r>
        <w:rPr>
          <w:color w:val="000000" w:themeColor="text1"/>
        </w:rPr>
        <w:t xml:space="preserve"> 97, 194 (2004); </w:t>
      </w:r>
      <w:r>
        <w:rPr>
          <w:smallCaps/>
          <w:color w:val="000000" w:themeColor="text1"/>
        </w:rPr>
        <w:t xml:space="preserve">Fritz Schulz, Classical Roman Law 13–16 </w:t>
      </w:r>
      <w:r>
        <w:rPr>
          <w:color w:val="000000" w:themeColor="text1"/>
        </w:rPr>
        <w:t xml:space="preserve">(1951); Ivan Milotić, An Outline of the Arbitral Procedure in Roman Law, Forum Historiae Iuris ¶¶ 9, 34 (2013); Ivan Milotić,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Arbit. Yearb. </w:t>
      </w:r>
      <w:r>
        <w:rPr>
          <w:color w:val="000000" w:themeColor="text1"/>
        </w:rPr>
        <w:t xml:space="preserve">99, 99, 109, 112 (2011); </w:t>
      </w:r>
      <w:r>
        <w:rPr>
          <w:i/>
          <w:iCs/>
          <w:color w:val="000000" w:themeColor="text1"/>
        </w:rPr>
        <w:t>see also</w:t>
      </w:r>
      <w:r>
        <w:rPr>
          <w:color w:val="000000" w:themeColor="text1"/>
        </w:rPr>
        <w:t xml:space="preserve"> </w:t>
      </w:r>
      <w:r>
        <w:rPr>
          <w:smallCaps/>
          <w:color w:val="000000" w:themeColor="text1"/>
        </w:rPr>
        <w:t>Jill Harries, Law and Empire in Late Antiquity</w:t>
      </w:r>
      <w:r>
        <w:rPr>
          <w:color w:val="000000" w:themeColor="text1"/>
        </w:rPr>
        <w:t xml:space="preserve"> 172–75 (1999); Patrick Olivelle, </w:t>
      </w:r>
      <w:r>
        <w:rPr>
          <w:i/>
          <w:iCs/>
          <w:color w:val="000000" w:themeColor="text1"/>
        </w:rPr>
        <w:t>Legal Procedure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Cambridge Comparative History of Ancient Law</w:t>
      </w:r>
      <w:r>
        <w:rPr>
          <w:color w:val="000000" w:themeColor="text1"/>
        </w:rPr>
        <w:t xml:space="preserve"> 303, 369 (Caroline Humfress, David Ibbetson &amp; Patrick Olivelle eds., 2024); </w:t>
      </w:r>
      <w:r>
        <w:rPr>
          <w:smallCaps/>
          <w:color w:val="000000" w:themeColor="text1"/>
        </w:rPr>
        <w:t>Ernest Metzger,</w:t>
      </w:r>
      <w:r>
        <w:rPr>
          <w:color w:val="000000" w:themeColor="text1"/>
        </w:rPr>
        <w:t xml:space="preserve"> </w:t>
      </w:r>
      <w:r>
        <w:rPr>
          <w:smallCaps/>
          <w:color w:val="000000" w:themeColor="text1"/>
        </w:rPr>
        <w:t>Litigation in Roman Law</w:t>
      </w:r>
      <w:r>
        <w:rPr>
          <w:color w:val="000000" w:themeColor="text1"/>
        </w:rPr>
        <w:t xml:space="preserve"> 10 (2005).</w:t>
      </w:r>
    </w:p>
  </w:footnote>
  <w:footnote w:id="322">
    <w:p w14:paraId="28CE9308" w14:textId="2E102A15"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Johnston, Roman Law in Context</w:t>
      </w:r>
      <w:r>
        <w:rPr>
          <w:color w:val="000000" w:themeColor="text1"/>
        </w:rPr>
        <w:t xml:space="preserve"> 122 (1999); </w:t>
      </w:r>
      <w:r>
        <w:rPr>
          <w:i/>
          <w:iCs/>
          <w:color w:val="000000" w:themeColor="text1"/>
        </w:rPr>
        <w:t>see also</w:t>
      </w:r>
      <w:r>
        <w:rPr>
          <w:color w:val="000000" w:themeColor="text1"/>
        </w:rPr>
        <w:t xml:space="preserve"> </w:t>
      </w:r>
      <w:r>
        <w:rPr>
          <w:smallCaps/>
          <w:color w:val="000000" w:themeColor="text1"/>
        </w:rPr>
        <w:t>Peter Stein, Legal Institutions: The Development of Dispute Settlement</w:t>
      </w:r>
      <w:r>
        <w:rPr>
          <w:color w:val="000000" w:themeColor="text1"/>
        </w:rPr>
        <w:t xml:space="preserve"> 34 (1984).</w:t>
      </w:r>
    </w:p>
  </w:footnote>
  <w:footnote w:id="323">
    <w:p w14:paraId="1DBD6693" w14:textId="2BAF5F3B" w:rsidR="00096F38" w:rsidRPr="005B3E31" w:rsidRDefault="00096F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Reinhard Zimmermann, The Law of Obligations: Roman Foundations of the Civilian Tradition</w:t>
      </w:r>
      <w:r>
        <w:rPr>
          <w:color w:val="000000" w:themeColor="text1"/>
        </w:rPr>
        <w:t xml:space="preserve"> 526–30 (1990); </w:t>
      </w:r>
      <w:r>
        <w:rPr>
          <w:smallCaps/>
          <w:color w:val="000000" w:themeColor="text1"/>
        </w:rPr>
        <w:t>Caroline Humfress, Orthodoxy and the Courts in Late Antiquity</w:t>
      </w:r>
      <w:r>
        <w:rPr>
          <w:color w:val="000000" w:themeColor="text1"/>
        </w:rPr>
        <w:t xml:space="preserve"> 35 (Oxford Univ. Press 2007) (“When it came to settling disputes, </w:t>
      </w:r>
      <w:r>
        <w:rPr>
          <w:i/>
          <w:iCs/>
          <w:color w:val="000000" w:themeColor="text1"/>
        </w:rPr>
        <w:t xml:space="preserve">not </w:t>
      </w:r>
      <w:r>
        <w:rPr>
          <w:color w:val="000000" w:themeColor="text1"/>
        </w:rPr>
        <w:t xml:space="preserve">appearing as a litigant before a magistrate was thus a primary goal for many, if not perhaps most, inhabitants of the later Roman Empire.”) (quoting John Chrysostom: “Many men, when they have a dispute with one another, save themselves loss, and alarm, and many risks if they come to a friendly understanding together outside the law court, the issue of the case turning out in accordance with the sentiment of each party; but if they severally entrust the affair to the judge the only result to them will be loss of money, and in many cases a penalty, and the permanent endurance of their hatred.”); Bablitz, </w:t>
      </w:r>
      <w:r>
        <w:rPr>
          <w:i/>
          <w:iCs/>
          <w:color w:val="000000" w:themeColor="text1"/>
        </w:rPr>
        <w:t>supra</w:t>
      </w:r>
      <w:r>
        <w:rPr>
          <w:color w:val="000000" w:themeColor="text1"/>
        </w:rPr>
        <w:t xml:space="preserve"> note 320, at 237–38.</w:t>
      </w:r>
    </w:p>
  </w:footnote>
  <w:footnote w:id="324">
    <w:p w14:paraId="58AD636D" w14:textId="1924D143"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w:t>
      </w:r>
      <w:del w:id="202733" w:author="Claude" w:date="2026-09-27T12:00:00Z">
        <w:r>
          <w:rPr>
            <w:color w:val="000000" w:themeColor="text1"/>
          </w:rPr>
          <w:delText xml:space="preserve">Section I.B.1</w:delText>
        </w:r>
      </w:del>
      <w:ins w:id="202734" w:author="Claude" w:date="2026-09-27T12:00:00Z">
        <w:r>
          <w:rPr>
            <w:color w:val="000000" w:themeColor="text1"/>
          </w:rPr>
          <w:t xml:space="preserve">Section IV.A</w:t>
        </w:r>
      </w:ins>
      <w:r>
        <w:rPr>
          <w:color w:val="000000" w:themeColor="text1"/>
        </w:rPr>
        <w:t xml:space="preserve">.</w:t>
      </w:r>
    </w:p>
  </w:footnote>
  <w:footnote w:id="325">
    <w:p w14:paraId="4D884AEA" w14:textId="3D2B38B4" w:rsidR="00AC2E80" w:rsidRPr="005B3E31" w:rsidRDefault="00AC2E8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_Ref214119617 \h  \* MERGEFORMAT </w:instrText>
      </w:r>
      <w:r>
        <w:rPr>
          <w:color w:val="000000" w:themeColor="text1"/>
        </w:rPr>
      </w:r>
      <w:r>
        <w:rPr>
          <w:color w:val="000000" w:themeColor="text1"/>
        </w:rPr>
        <w:fldChar w:fldCharType="separate"/>
      </w:r>
      <w:r>
        <w:rPr>
          <w:color w:val="000000" w:themeColor="text1"/>
        </w:rPr>
        <w:t>321</w:t>
      </w:r>
      <w:r>
        <w:rPr>
          <w:color w:val="000000" w:themeColor="text1"/>
        </w:rPr>
        <w:fldChar w:fldCharType="end"/>
      </w:r>
      <w:r>
        <w:rPr>
          <w:smallCaps/>
          <w:color w:val="000000" w:themeColor="text1"/>
        </w:rPr>
        <w:t xml:space="preserve">, </w:t>
      </w:r>
      <w:r>
        <w:rPr>
          <w:color w:val="000000" w:themeColor="text1"/>
        </w:rPr>
        <w:t xml:space="preserve">at 171; </w:t>
      </w:r>
      <w:r>
        <w:rPr>
          <w:i/>
          <w:iCs/>
          <w:color w:val="000000" w:themeColor="text1"/>
        </w:rPr>
        <w:t>but cf. id.</w:t>
      </w:r>
      <w:r>
        <w:rPr>
          <w:color w:val="000000" w:themeColor="text1"/>
        </w:rPr>
        <w:t xml:space="preserve"> at 171–72 (“Only ten years later, Justinian appears to have had the most extraordinary change of heart and forbade both parties and arbitrators from taking oaths.”).</w:t>
      </w:r>
    </w:p>
  </w:footnote>
  <w:footnote w:id="326">
    <w:p w14:paraId="18BD5CE3" w14:textId="1E36BFCA"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Roebuck, supra note 321, at 232 (printing C. 2.58.2 (a.d. 531): “et actor quidem iuret non calumniandi animo litem movisse, sed existimando bonam causam habere”); </w:t>
      </w:r>
      <w:r>
        <w:rPr>
          <w:i/>
          <w:iCs/>
          <w:color w:val="000000" w:themeColor="text1"/>
        </w:rPr>
        <w:t>id.</w:t>
      </w:r>
      <w:r>
        <w:rPr>
          <w:color w:val="000000" w:themeColor="text1"/>
        </w:rPr>
        <w:t xml:space="preserve"> at 33 (describing a claimant’s obligation to “give surety to bring the matter on within two months or pay the defendant twice the costs caused by that failure,” and the parties’ oaths “that they were not acting vexatiously”); Burton, </w:t>
      </w:r>
      <w:r>
        <w:rPr>
          <w:i/>
          <w:iCs/>
          <w:color w:val="000000" w:themeColor="text1"/>
        </w:rPr>
        <w:t>supra</w:t>
      </w:r>
      <w:r>
        <w:rPr>
          <w:color w:val="000000" w:themeColor="text1"/>
        </w:rPr>
        <w:t xml:space="preserve"> note 320, at 101 n.92 (citing Dig. 5.1.79 for the rule that “defendants who had been rashly brought to law should receive compensation for the costs of the suit”); Harries, supra note 321, at 158 (citing Gaius, Inst. 4.178, defining calumnia as suing another wrongfully in the hope of winning through the “error vel iniquitas iudicis”).</w:t>
      </w:r>
      <w:r>
        <w:rPr>
          <w:color w:val="000000" w:themeColor="text1"/>
        </w:rPr>
        <w:fldChar w:fldCharType="begin"/>
      </w:r>
      <w:r>
        <w:rPr>
          <w:color w:val="000000" w:themeColor="text1"/>
        </w:rPr>
        <w:instrText xml:space="preserve"> NOTEREF _Ref217239828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
  </w:footnote>
  <w:footnote w:id="327">
    <w:p w14:paraId="44592EAC" w14:textId="0067CF49"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Maciej Piegdoń, </w:t>
      </w:r>
      <w:r>
        <w:rPr>
          <w:i/>
          <w:iCs/>
          <w:color w:val="000000" w:themeColor="text1"/>
        </w:rPr>
        <w:t>Roman Arbitration in the Greek Oikumene in the Third–Second Century BCE: Some Observations</w:t>
      </w:r>
      <w:r>
        <w:rPr>
          <w:color w:val="000000" w:themeColor="text1"/>
        </w:rPr>
        <w:t xml:space="preserve">, 25 </w:t>
      </w:r>
      <w:r>
        <w:rPr>
          <w:smallCaps/>
          <w:color w:val="000000" w:themeColor="text1"/>
        </w:rPr>
        <w:t>Electrum</w:t>
      </w:r>
      <w:r>
        <w:rPr>
          <w:color w:val="000000" w:themeColor="text1"/>
        </w:rPr>
        <w:t xml:space="preserve"> 27, 42 (2018); </w:t>
      </w:r>
      <w:r>
        <w:rPr>
          <w:smallCaps/>
          <w:color w:val="000000" w:themeColor="text1"/>
        </w:rPr>
        <w:t>Cristina Rosillo-López, Arbitration in the res publica, in Libertas and Res Publica in the Roman Republic: Ideas of Freedom and Politics 153, 157–58</w:t>
      </w:r>
      <w:r>
        <w:rPr>
          <w:color w:val="000000" w:themeColor="text1"/>
        </w:rPr>
        <w:t xml:space="preserve"> (Catalina Balmaceda ed., 2020); </w:t>
      </w:r>
      <w:r>
        <w:rPr>
          <w:smallCaps/>
          <w:color w:val="000000" w:themeColor="text1"/>
        </w:rPr>
        <w:t>Andrew Lintott, The Constitution of the Roman Republic</w:t>
      </w:r>
      <w:r>
        <w:rPr>
          <w:color w:val="000000" w:themeColor="text1"/>
        </w:rPr>
        <w:t xml:space="preserve"> 77 (1999).</w:t>
      </w:r>
    </w:p>
  </w:footnote>
  <w:footnote w:id="328">
    <w:p w14:paraId="4B3FDA72" w14:textId="2987E0BD"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4 (“Advocates and Jurists”) [PRINT PINCITE NEEDED]. </w:t>
      </w:r>
    </w:p>
  </w:footnote>
  <w:footnote w:id="329">
    <w:p w14:paraId="0CD506C1" w14:textId="48C522AA" w:rsidR="005B4A54" w:rsidRPr="005B3E31" w:rsidRDefault="005B4A54" w:rsidP="003D74D8">
      <w:pPr>
        <w:pStyle w:val="FootnoteText"/>
        <w:spacing w:line="480" w:lineRule="auto"/>
      </w:pPr>
      <w:r>
        <w:rPr>
          <w:rStyle w:val="FootnoteReference"/>
        </w:rPr>
        <w:footnoteRef/>
      </w:r>
      <w:r>
        <w:t xml:space="preserve">Seneca, De beneficiis, III, 7, 5, quoted in Ivan Milotić, </w:t>
      </w:r>
      <w:r>
        <w:rPr>
          <w:i/>
          <w:iCs/>
        </w:rPr>
        <w:t>Competence of Roman Arbiter in Rendering the Decision</w:t>
      </w:r>
      <w:r>
        <w:t>, 18 Croat. Arbit. Y.B. 99, 101 (2011).</w:t>
      </w:r>
    </w:p>
  </w:footnote>
  <w:footnote w:id="330">
    <w:p w14:paraId="2CD4B58A" w14:textId="4DCFAF3F" w:rsidR="008D05A4" w:rsidRPr="005B3E31" w:rsidRDefault="008D05A4" w:rsidP="003D74D8">
      <w:pPr>
        <w:pStyle w:val="FootnoteText"/>
        <w:spacing w:line="480" w:lineRule="auto"/>
      </w:pPr>
      <w:r>
        <w:rPr>
          <w:rStyle w:val="FootnoteReference"/>
        </w:rPr>
        <w:footnoteRef/>
      </w:r>
      <w:r>
        <w:t xml:space="preserve"> Ivan Milotić, </w:t>
      </w:r>
      <w:r>
        <w:rPr>
          <w:i/>
          <w:iCs/>
        </w:rPr>
        <w:t>Competence of Roman Arbiter in Rendering the Decision</w:t>
      </w:r>
      <w:r>
        <w:t>, 18 Croat. Arbit. Yearb. 99, 99–100 (2011).</w:t>
      </w:r>
    </w:p>
  </w:footnote>
  <w:footnote w:id="331">
    <w:p w14:paraId="3E5CA649" w14:textId="79D018A5"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&amp; Bruno de Loynes de Fumichon, Roman Arbitration</w:t>
      </w:r>
      <w:r>
        <w:rPr>
          <w:color w:val="000000" w:themeColor="text1"/>
        </w:rPr>
        <w:t xml:space="preserve"> 12, 17, 23–27, 30–37, 46–66, 69 n.4, 71–72, 76, 81–82, 90–93, 120–29, 137–39, 160, 163, 171, 179, 187, 203–04, 222, 232 (2004); </w:t>
      </w:r>
      <w:r>
        <w:rPr>
          <w:smallCaps/>
          <w:color w:val="000000" w:themeColor="text1"/>
        </w:rPr>
        <w:t>Andrew Lintott, The Constitution of the Roman Republic</w:t>
      </w:r>
      <w:r>
        <w:rPr>
          <w:color w:val="000000" w:themeColor="text1"/>
        </w:rPr>
        <w:t xml:space="preserve"> 149–57 (1999); </w:t>
      </w:r>
      <w:r>
        <w:rPr>
          <w:smallCaps/>
          <w:color w:val="000000" w:themeColor="text1"/>
        </w:rPr>
        <w:t>David Johnston, Roman Law in Context</w:t>
      </w:r>
      <w:r>
        <w:rPr>
          <w:color w:val="000000" w:themeColor="text1"/>
        </w:rPr>
        <w:t xml:space="preserve"> 1–11, 112–23 (1999); </w:t>
      </w:r>
      <w:r>
        <w:rPr>
          <w:smallCaps/>
          <w:color w:val="000000" w:themeColor="text1"/>
        </w:rPr>
        <w:t>The Oxford Handbook of Roman Law and Society</w:t>
      </w:r>
      <w:r>
        <w:rPr>
          <w:color w:val="000000" w:themeColor="text1"/>
        </w:rPr>
        <w:t xml:space="preserve"> 33, 118, 130, 152, 219, 235, 246, 257–66, 270, 312–16, 354–58, 363–65, 438 (Paul J. du Plessis, Clifford Ando &amp; Kaius Tuori eds., 2016); </w:t>
      </w:r>
      <w:r>
        <w:rPr>
          <w:smallCaps/>
          <w:color w:val="000000" w:themeColor="text1"/>
        </w:rPr>
        <w:t>Andrew M. Riggsby, Crime and Community in Ciceronian Rome 15, 159–60, 215 n.105</w:t>
      </w:r>
      <w:r>
        <w:rPr>
          <w:color w:val="000000" w:themeColor="text1"/>
        </w:rPr>
        <w:t xml:space="preserve"> (1999); </w:t>
      </w:r>
      <w:r>
        <w:rPr>
          <w:smallCaps/>
          <w:color w:val="000000" w:themeColor="text1"/>
        </w:rPr>
        <w:t>Fernanda Pirie, The Rule of Laws</w:t>
      </w:r>
      <w:r>
        <w:rPr>
          <w:color w:val="000000" w:themeColor="text1"/>
        </w:rPr>
        <w:t xml:space="preserve"> 119–21, 126–27, 437 (2021); Ivan Milotić, </w:t>
      </w:r>
      <w:r>
        <w:rPr>
          <w:i/>
          <w:iCs/>
          <w:color w:val="000000" w:themeColor="text1"/>
        </w:rPr>
        <w:t>Competence of Roman Arbiter in Rendering the Decision</w:t>
      </w:r>
      <w:r>
        <w:rPr>
          <w:color w:val="000000" w:themeColor="text1"/>
        </w:rPr>
        <w:t xml:space="preserve">, 18 </w:t>
      </w:r>
      <w:r>
        <w:rPr>
          <w:smallCaps/>
          <w:color w:val="000000" w:themeColor="text1"/>
        </w:rPr>
        <w:t>Croat. Arbit. Yearb</w:t>
      </w:r>
      <w:r>
        <w:rPr>
          <w:color w:val="000000" w:themeColor="text1"/>
        </w:rPr>
        <w:t xml:space="preserve">. 99, 106, 109–10, 114 (2011); </w:t>
      </w:r>
      <w:r>
        <w:rPr>
          <w:i/>
          <w:iCs/>
          <w:color w:val="000000" w:themeColor="text1"/>
        </w:rPr>
        <w:t>see also</w:t>
      </w:r>
      <w:r>
        <w:rPr>
          <w:color w:val="000000" w:themeColor="text1"/>
        </w:rPr>
        <w:t xml:space="preserve"> </w:t>
      </w:r>
      <w:r>
        <w:rPr>
          <w:smallCaps/>
          <w:color w:val="000000" w:themeColor="text1"/>
        </w:rPr>
        <w:t>Harries</w:t>
      </w:r>
      <w:r>
        <w:rPr>
          <w:color w:val="000000" w:themeColor="text1"/>
        </w:rPr>
        <w:t xml:space="preserve">, </w:t>
      </w:r>
      <w:r>
        <w:rPr>
          <w:i/>
          <w:iCs/>
          <w:color w:val="000000" w:themeColor="text1"/>
        </w:rPr>
        <w:t>supra</w:t>
      </w:r>
      <w:r>
        <w:rPr>
          <w:color w:val="000000" w:themeColor="text1"/>
        </w:rPr>
        <w:t xml:space="preserve"> note 321, at 38, 54, 100–01, 192, 205; </w:t>
      </w:r>
      <w:r>
        <w:rPr>
          <w:smallCaps/>
          <w:color w:val="000000" w:themeColor="text1"/>
        </w:rPr>
        <w:t>Humfress</w:t>
      </w:r>
      <w:r>
        <w:rPr>
          <w:color w:val="000000" w:themeColor="text1"/>
        </w:rPr>
        <w:t xml:space="preserve">, </w:t>
      </w:r>
      <w:r>
        <w:rPr>
          <w:i/>
          <w:iCs/>
          <w:color w:val="000000" w:themeColor="text1"/>
        </w:rPr>
        <w:t>supra</w:t>
      </w:r>
      <w:r>
        <w:rPr>
          <w:color w:val="000000" w:themeColor="text1"/>
        </w:rPr>
        <w:t xml:space="preserve"> note 323, at 99; Burton, </w:t>
      </w:r>
      <w:r>
        <w:rPr>
          <w:i/>
          <w:iCs/>
          <w:color w:val="000000" w:themeColor="text1"/>
        </w:rPr>
        <w:t>supra</w:t>
      </w:r>
      <w:r>
        <w:rPr>
          <w:color w:val="000000" w:themeColor="text1"/>
        </w:rPr>
        <w:t xml:space="preserve"> note 320, at 102; Olivelle, </w:t>
      </w:r>
      <w:r>
        <w:rPr>
          <w:i/>
          <w:iCs/>
          <w:color w:val="000000" w:themeColor="text1"/>
        </w:rPr>
        <w:t>supra</w:t>
      </w:r>
      <w:r>
        <w:rPr>
          <w:color w:val="000000" w:themeColor="text1"/>
        </w:rPr>
        <w:t xml:space="preserve"> note 321, at 350.</w:t>
      </w:r>
    </w:p>
  </w:footnote>
  <w:footnote w:id="332">
    <w:p w14:paraId="3B1A66D5" w14:textId="6A6C6837"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2–3, 54, 132.</w:t>
      </w:r>
    </w:p>
  </w:footnote>
  <w:footnote w:id="333">
    <w:p w14:paraId="1A2008A5" w14:textId="3CAC4793" w:rsidR="0075707A" w:rsidRPr="005B3E31" w:rsidRDefault="0075707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Albert H.Y. Chen, Mediation, Litigation, and Justice: Confucian Reflections in a Modern Liberal Society, in Confucianism for the Modern World 257,</w:t>
      </w:r>
      <w:r>
        <w:rPr>
          <w:color w:val="000000" w:themeColor="text1"/>
          <w:sz w:val="20"/>
          <w:szCs w:val="20"/>
        </w:rPr>
        <w:t xml:space="preserve"> 261–62 (Daniel A. Bell &amp; Hahm Chaibong eds., 2003); </w:t>
      </w:r>
      <w:r>
        <w:rPr>
          <w:i/>
          <w:iCs/>
          <w:color w:val="000000" w:themeColor="text1"/>
          <w:sz w:val="20"/>
          <w:szCs w:val="20"/>
        </w:rPr>
        <w:t>see also</w:t>
      </w:r>
      <w:r>
        <w:rPr>
          <w:color w:val="000000" w:themeColor="text1"/>
          <w:sz w:val="20"/>
          <w:szCs w:val="20"/>
        </w:rPr>
        <w:t xml:space="preserve"> Jerome Alan Cohen, </w:t>
      </w:r>
      <w:r>
        <w:rPr>
          <w:i/>
          <w:iCs/>
          <w:color w:val="000000" w:themeColor="text1"/>
          <w:sz w:val="20"/>
          <w:szCs w:val="20"/>
        </w:rPr>
        <w:t>Chinese Mediation on the Eve of Modernization</w:t>
      </w:r>
      <w:r>
        <w:rPr>
          <w:color w:val="000000" w:themeColor="text1"/>
          <w:sz w:val="20"/>
          <w:szCs w:val="20"/>
        </w:rPr>
        <w:t xml:space="preserve">, 54 </w:t>
      </w:r>
      <w:r>
        <w:rPr>
          <w:smallCaps/>
          <w:color w:val="000000" w:themeColor="text1"/>
          <w:sz w:val="20"/>
          <w:szCs w:val="20"/>
        </w:rPr>
        <w:t>Cal. L. Rev.</w:t>
      </w:r>
      <w:r>
        <w:rPr>
          <w:color w:val="000000" w:themeColor="text1"/>
          <w:sz w:val="20"/>
          <w:szCs w:val="20"/>
        </w:rPr>
        <w:t xml:space="preserve"> 1201, 1206–08 (1966).</w:t>
      </w:r>
    </w:p>
  </w:footnote>
  <w:footnote w:id="334">
    <w:p w14:paraId="0232C822" w14:textId="1FA44711" w:rsidR="00243D99" w:rsidRPr="005B3E31" w:rsidRDefault="00243D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 Law Without Lawyers, Justice Without Courts: On Traditional Chinese Mediation</w:t>
      </w:r>
      <w:r>
        <w:rPr>
          <w:color w:val="000000" w:themeColor="text1"/>
        </w:rPr>
        <w:t xml:space="preserve"> 9–12, 53, 73, 77 (2002); </w:t>
      </w:r>
      <w:r>
        <w:rPr>
          <w:i/>
          <w:iCs/>
          <w:color w:val="000000" w:themeColor="text1"/>
        </w:rPr>
        <w:t>see also</w:t>
      </w:r>
      <w:r>
        <w:rPr>
          <w:color w:val="000000" w:themeColor="text1"/>
        </w:rPr>
        <w:t xml:space="preserve"> </w:t>
      </w:r>
      <w:r>
        <w:rPr>
          <w:smallCaps/>
          <w:color w:val="000000" w:themeColor="text1"/>
        </w:rPr>
        <w:t>Fei Xiaotong, From the Soil: The Foundations of Chinese Society</w:t>
      </w:r>
      <w:r>
        <w:rPr>
          <w:color w:val="000000" w:themeColor="text1"/>
        </w:rPr>
        <w:t xml:space="preserve"> 103–07 (Gary G. Hamilton &amp; Wang Zheng trans., Univ. of Cal. Press 1992) (1947); </w:t>
      </w:r>
      <w:r>
        <w:rPr>
          <w:i/>
          <w:iCs/>
          <w:color w:val="000000" w:themeColor="text1"/>
        </w:rPr>
        <w:t>cf.</w:t>
      </w:r>
      <w:r>
        <w:rPr>
          <w:color w:val="000000" w:themeColor="text1"/>
        </w:rPr>
        <w:t xml:space="preserve"> </w:t>
      </w:r>
      <w:r>
        <w:rPr>
          <w:smallCaps/>
          <w:color w:val="000000" w:themeColor="text1"/>
        </w:rPr>
        <w:t>Chenyang Li, The Confucian Philosophy of Harmony</w:t>
      </w:r>
      <w:r>
        <w:rPr>
          <w:color w:val="000000" w:themeColor="text1"/>
        </w:rPr>
        <w:t xml:space="preserve"> 119 (2014) (“For Confucians, penal law signifies conflicts, which should be minimized in a harmonious society.”); </w:t>
      </w:r>
      <w:r>
        <w:rPr>
          <w:i/>
          <w:iCs/>
          <w:color w:val="000000" w:themeColor="text1"/>
        </w:rPr>
        <w:t>but see</w:t>
      </w:r>
      <w:r>
        <w:rPr>
          <w:color w:val="000000" w:themeColor="text1"/>
        </w:rPr>
        <w:t xml:space="preserve"> </w:t>
      </w:r>
      <w:r>
        <w:rPr>
          <w:smallCaps/>
          <w:color w:val="000000" w:themeColor="text1"/>
        </w:rPr>
        <w:t xml:space="preserve">Melissa Macauley, Social Power and Legal Culture: Litigation Masters in Late Imperial China </w:t>
      </w:r>
      <w:r>
        <w:rPr>
          <w:color w:val="000000" w:themeColor="text1"/>
        </w:rPr>
        <w:t xml:space="preserve">14 (Stanford Univ. Press 1998) (noting that, “earlier scholarship notwithstanding, Chinese commoners were quite willing to engage in formal litigation”); </w:t>
      </w:r>
      <w:r>
        <w:rPr>
          <w:i/>
          <w:iCs/>
          <w:color w:val="000000" w:themeColor="text1"/>
        </w:rPr>
        <w:t>Teemu</w:t>
      </w:r>
      <w:r>
        <w:rPr>
          <w:smallCaps/>
          <w:color w:val="000000" w:themeColor="text1"/>
        </w:rPr>
        <w:t xml:space="preserve"> Ruskola, Legal Orientalism: China, the United States, and Modern Law</w:t>
      </w:r>
      <w:r>
        <w:rPr>
          <w:color w:val="000000" w:themeColor="text1"/>
        </w:rPr>
        <w:t xml:space="preserve"> 56, 86 (Harv. Univ. Press 2013) (arguing that viewing Chinese dispute resolution as guided merely by morality is an “Orientalist” view).</w:t>
      </w:r>
    </w:p>
  </w:footnote>
  <w:footnote w:id="335">
    <w:p w14:paraId="441F9559" w14:textId="7C47191C" w:rsidR="008D05A4" w:rsidRPr="005B3E31" w:rsidRDefault="008D05A4" w:rsidP="003D74D8">
      <w:pPr>
        <w:pStyle w:val="FootnoteText"/>
        <w:spacing w:line="480" w:lineRule="auto"/>
      </w:pPr>
      <w:r>
        <w:rPr>
          <w:rStyle w:val="FootnoteReference"/>
        </w:rPr>
        <w:footnoteRef/>
      </w:r>
      <w:r>
        <w:t xml:space="preserve"> </w:t>
      </w:r>
      <w:r>
        <w:rPr>
          <w:i/>
          <w:iCs/>
        </w:rPr>
        <w:t>Philip C.C. Huang, Civil Justice in China: Representation and Practice in the Qing 190–91 (1996).</w:t>
      </w:r>
    </w:p>
  </w:footnote>
  <w:footnote w:id="336">
    <w:p w14:paraId="3F9CC194" w14:textId="1E397243"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_Ref214120043 \h  \* MERGEFORMAT </w:instrText>
      </w:r>
      <w:r>
        <w:rPr>
          <w:color w:val="000000" w:themeColor="text1"/>
        </w:rPr>
      </w:r>
      <w:r>
        <w:rPr>
          <w:color w:val="000000" w:themeColor="text1"/>
        </w:rPr>
        <w:fldChar w:fldCharType="separate"/>
      </w:r>
      <w:r>
        <w:rPr>
          <w:color w:val="000000" w:themeColor="text1"/>
        </w:rPr>
        <w:t>334</w:t>
      </w:r>
      <w:r>
        <w:rPr>
          <w:color w:val="000000" w:themeColor="text1"/>
        </w:rPr>
        <w:fldChar w:fldCharType="end"/>
      </w:r>
      <w:r>
        <w:rPr>
          <w:color w:val="000000" w:themeColor="text1"/>
        </w:rPr>
        <w:t xml:space="preserve">, at 29, 77; Cohen, </w:t>
      </w:r>
      <w:r>
        <w:rPr>
          <w:i/>
          <w:iCs/>
          <w:color w:val="000000" w:themeColor="text1"/>
        </w:rPr>
        <w:t>supra</w:t>
      </w:r>
      <w:r>
        <w:rPr>
          <w:color w:val="000000" w:themeColor="text1"/>
        </w:rPr>
        <w:t xml:space="preserve"> note 333, at 1217 (“Clan rules generally required all such disputes, other than those involving serious crimes, to be submitted for settlement within the clan.”); </w:t>
      </w:r>
      <w:r>
        <w:rPr>
          <w:smallCaps/>
          <w:color w:val="000000" w:themeColor="text1"/>
        </w:rPr>
        <w:t>János Jany, Legal Traditions in Asia: History, Concepts and Laws</w:t>
      </w:r>
      <w:r>
        <w:rPr>
          <w:color w:val="000000" w:themeColor="text1"/>
        </w:rPr>
        <w:t xml:space="preserve"> 362 (2020) (observing of Vietnam that “legal conflicts are solved at the courts of law as an ultima ratio when other mechanisms of conflict resolutions have been exhausted”).</w:t>
      </w:r>
    </w:p>
  </w:footnote>
  <w:footnote w:id="337">
    <w:p w14:paraId="4DF69DFD" w14:textId="4E9B4161"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3 (“Chinese Emperors”) [PRINT PINCITE NEEDED]; but cf. John Owen Haley, The Myth of the Reluctant Litigant, 4 J. Japanese Stud. 359, 389 (1978) (arguing, as to Japan, that the “myth of the special reluctance of the Japanese to litigate” is among the “misconceptions about Japan” and that the prevalence of conciliation responds to “the absence of effective law-enforcing mechanisms”).</w:t>
      </w:r>
    </w:p>
  </w:footnote>
  <w:footnote w:id="338">
    <w:p w14:paraId="5AC73148" w14:textId="757377BB"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 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12–13, 204 (1996); </w:t>
      </w:r>
      <w:r>
        <w:rPr>
          <w:i/>
          <w:iCs/>
          <w:color w:val="000000" w:themeColor="text1"/>
        </w:rPr>
        <w:t>cf.</w:t>
      </w:r>
      <w:r>
        <w:rPr>
          <w:color w:val="000000" w:themeColor="text1"/>
        </w:rPr>
        <w:t xml:space="preserve"> Xiaoqun Xu, </w:t>
      </w:r>
      <w:r>
        <w:rPr>
          <w:i/>
          <w:iCs/>
          <w:color w:val="000000" w:themeColor="text1"/>
        </w:rPr>
        <w:t>Law, Custom, and Social Norms: Civil Adjudications in Qing and Republican China</w:t>
      </w:r>
      <w:r>
        <w:rPr>
          <w:color w:val="000000" w:themeColor="text1"/>
        </w:rPr>
        <w:t xml:space="preserve">, 36 </w:t>
      </w:r>
      <w:r>
        <w:rPr>
          <w:smallCaps/>
          <w:color w:val="000000" w:themeColor="text1"/>
        </w:rPr>
        <w:t>Law &amp; Hist. Rev.</w:t>
      </w:r>
      <w:r>
        <w:rPr>
          <w:color w:val="000000" w:themeColor="text1"/>
        </w:rPr>
        <w:t xml:space="preserve"> 77, 82 (2018).</w:t>
      </w:r>
    </w:p>
  </w:footnote>
  <w:footnote w:id="339">
    <w:p w14:paraId="59813D53" w14:textId="69C5372B"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Albert H.Y. Chen, Mediation, Litigation, and Justice: Confucian Reflections in a Modern Liberal Society, in Confucianism for the Modern World 257, 262–63, 268–69 (Daniel A. Bell &amp; Hahm Chaibong eds., 2003); Philip C.C. Huang, Civil Justice in China: Representation and Practice in the Qing 77–78 (1996).</w:t>
      </w:r>
    </w:p>
  </w:footnote>
  <w:footnote w:id="340">
    <w:p w14:paraId="21285CBB" w14:textId="55088618" w:rsidR="00993E87" w:rsidRPr="005B3E31" w:rsidRDefault="00993E8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w:t>
      </w:r>
      <w:r>
        <w:rPr>
          <w:i/>
          <w:iCs/>
          <w:color w:val="000000" w:themeColor="text1"/>
        </w:rPr>
        <w:t>supra</w:t>
      </w:r>
      <w:r>
        <w:rPr>
          <w:color w:val="000000" w:themeColor="text1"/>
        </w:rPr>
        <w:t xml:space="preserve"> note 21, ch. 9 (“Imperial Law and Divine Justice in Medieval China”) [PRINT PINCITE NEEDED].</w:t>
      </w:r>
    </w:p>
  </w:footnote>
  <w:footnote w:id="341">
    <w:p w14:paraId="7418A4C9" w14:textId="15320742"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5–12, 43, 76–78, 84–85, 120, 125, 128–29, 138, 164, 202–03, 208, 210 (1996);</w:t>
      </w:r>
      <w:r>
        <w:rPr>
          <w:smallCaps/>
          <w:color w:val="000000" w:themeColor="text1"/>
        </w:rPr>
        <w:t xml:space="preserve"> Goh Bee Chen, Law Without Lawyers, Justice Without Courts: On Traditional Chinese Mediation</w:t>
      </w:r>
      <w:r>
        <w:rPr>
          <w:color w:val="000000" w:themeColor="text1"/>
        </w:rPr>
        <w:t xml:space="preserve"> 24–35, 68–70, 73–74, 76–77, 80–82, 84 (2002); Hahm Chaibong, </w:t>
      </w:r>
      <w:r>
        <w:rPr>
          <w:i/>
          <w:iCs/>
          <w:color w:val="000000" w:themeColor="text1"/>
        </w:rPr>
        <w:t>Family Versus the Individual: The Politics of Marriage Laws in Korea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Confucianism for the Modern World</w:t>
      </w:r>
      <w:r>
        <w:rPr>
          <w:color w:val="000000" w:themeColor="text1"/>
        </w:rPr>
        <w:t xml:space="preserve"> 334, 342–46, 349–50 (Daniel A. Bell &amp; Hahm Chaibong eds., 2003); </w:t>
      </w:r>
      <w:r>
        <w:rPr>
          <w:smallCaps/>
          <w:color w:val="000000" w:themeColor="text1"/>
        </w:rPr>
        <w:t>János Jany, Legal Traditions in Asia: History, Concepts and Laws</w:t>
      </w:r>
      <w:r>
        <w:rPr>
          <w:color w:val="000000" w:themeColor="text1"/>
        </w:rPr>
        <w:t xml:space="preserve"> 312, 327–30, 335, 337, 345–47, 450–51 (2020); </w:t>
      </w:r>
      <w:r>
        <w:rPr>
          <w:smallCaps/>
          <w:color w:val="000000" w:themeColor="text1"/>
        </w:rPr>
        <w:t>Fernanda Pirie, The Rule of Laws: A 4,000-Year Quest to Order the World</w:t>
      </w:r>
      <w:r>
        <w:rPr>
          <w:color w:val="000000" w:themeColor="text1"/>
        </w:rPr>
        <w:t xml:space="preserve"> 153–56, 172 (2021); </w:t>
      </w:r>
      <w:r>
        <w:rPr>
          <w:smallCaps/>
          <w:color w:val="000000" w:themeColor="text1"/>
        </w:rPr>
        <w:t>Chenyang Li, The Confucian Philosophy of Harmony</w:t>
      </w:r>
      <w:r>
        <w:rPr>
          <w:color w:val="000000" w:themeColor="text1"/>
        </w:rPr>
        <w:t xml:space="preserve"> 61–62, 102–03 (2014); </w:t>
      </w:r>
      <w:r>
        <w:rPr>
          <w:smallCaps/>
          <w:color w:val="000000" w:themeColor="text1"/>
        </w:rPr>
        <w:t>Li Chen, Chinese Law in Imperial Eyes: Sovereignty, Justice, and Transcultural Politics</w:t>
      </w:r>
      <w:r>
        <w:rPr>
          <w:color w:val="000000" w:themeColor="text1"/>
        </w:rPr>
        <w:t xml:space="preserve"> 168–69 (2016).</w:t>
      </w:r>
    </w:p>
  </w:footnote>
  <w:footnote w:id="342">
    <w:p w14:paraId="33D9874D" w14:textId="6A5637BB" w:rsidR="0080309B" w:rsidRPr="005B3E31" w:rsidRDefault="008030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(2d ed. 2013); Carlo Osi, </w:t>
      </w:r>
      <w:r>
        <w:rPr>
          <w:i/>
          <w:iCs/>
          <w:color w:val="000000" w:themeColor="text1"/>
        </w:rPr>
        <w:t>Understanding Indigenous Dispute Resolution Processes and Western Alternative Dispute Resolution: Cultivating Culturally Appropriate Methods in Lieu of Litigation</w:t>
      </w:r>
      <w:r>
        <w:rPr>
          <w:color w:val="000000" w:themeColor="text1"/>
        </w:rPr>
        <w:t xml:space="preserve">, 10 </w:t>
      </w:r>
      <w:r>
        <w:rPr>
          <w:smallCaps/>
          <w:color w:val="000000" w:themeColor="text1"/>
        </w:rPr>
        <w:t>Cardozo J. Conflict Resol</w:t>
      </w:r>
      <w:r>
        <w:rPr>
          <w:color w:val="000000" w:themeColor="text1"/>
        </w:rPr>
        <w:t xml:space="preserve">. 163, 165 (2008); </w:t>
      </w:r>
      <w:r>
        <w:rPr>
          <w:smallCaps/>
          <w:color w:val="000000" w:themeColor="text1"/>
        </w:rPr>
        <w:t>Fernanda Pirie, The Anthropology of Law</w:t>
      </w:r>
      <w:r>
        <w:rPr>
          <w:color w:val="000000" w:themeColor="text1"/>
        </w:rPr>
        <w:t xml:space="preserve"> 36–37 (2013); </w:t>
      </w:r>
      <w:r>
        <w:rPr>
          <w:smallCaps/>
          <w:color w:val="000000" w:themeColor="text1"/>
        </w:rPr>
        <w:t>Hadley Louise Friedland, The Wetiko Legal Principles: Cree and Anishinabek Responses to Violence and Victimization</w:t>
      </w:r>
      <w:r>
        <w:rPr>
          <w:color w:val="000000" w:themeColor="text1"/>
        </w:rPr>
        <w:t xml:space="preserve"> 16 (2018).</w:t>
      </w:r>
    </w:p>
  </w:footnote>
  <w:footnote w:id="343">
    <w:p w14:paraId="1F63846B" w14:textId="2859B45B"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139–40 (2d ed. 2013); </w:t>
      </w:r>
      <w:r>
        <w:rPr>
          <w:i/>
          <w:iCs/>
          <w:color w:val="000000" w:themeColor="text1"/>
        </w:rPr>
        <w:t>see also</w:t>
      </w:r>
      <w:r>
        <w:rPr>
          <w:color w:val="000000" w:themeColor="text1"/>
        </w:rPr>
        <w:t xml:space="preserve"> Manu Meyer, </w:t>
      </w:r>
      <w:r>
        <w:rPr>
          <w:i/>
          <w:iCs/>
          <w:color w:val="000000" w:themeColor="text1"/>
        </w:rPr>
        <w:t>To Set Right—Ho’oponopono: A Native Hawaiian Way of Peacemaking</w:t>
      </w:r>
      <w:r>
        <w:rPr>
          <w:color w:val="000000" w:themeColor="text1"/>
        </w:rPr>
        <w:t xml:space="preserve">, 12 </w:t>
      </w:r>
      <w:r>
        <w:rPr>
          <w:smallCaps/>
          <w:color w:val="000000" w:themeColor="text1"/>
        </w:rPr>
        <w:t>Compleat L</w:t>
      </w:r>
      <w:r>
        <w:rPr>
          <w:color w:val="000000" w:themeColor="text1"/>
        </w:rPr>
        <w:t>. 30, 30 (1995).</w:t>
      </w:r>
    </w:p>
  </w:footnote>
  <w:footnote w:id="344">
    <w:p w14:paraId="1CEA1789" w14:textId="08A4EB7C"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 Zion, </w:t>
      </w:r>
      <w:r>
        <w:rPr>
          <w:i/>
          <w:iCs/>
          <w:color w:val="000000" w:themeColor="text1"/>
        </w:rPr>
        <w:t>The Dynamics of Navajo Peacemaking</w:t>
      </w:r>
      <w:r>
        <w:rPr>
          <w:color w:val="000000" w:themeColor="text1"/>
        </w:rPr>
        <w:t xml:space="preserve">, 14 </w:t>
      </w:r>
      <w:r>
        <w:rPr>
          <w:smallCaps/>
          <w:color w:val="000000" w:themeColor="text1"/>
        </w:rPr>
        <w:t>J. Contemp. Crim. Just</w:t>
      </w:r>
      <w:r>
        <w:rPr>
          <w:color w:val="000000" w:themeColor="text1"/>
        </w:rPr>
        <w:t xml:space="preserve">. 58, 65–69 (1998); </w:t>
      </w:r>
      <w:r>
        <w:rPr>
          <w:i/>
          <w:iCs/>
          <w:color w:val="000000" w:themeColor="text1"/>
        </w:rPr>
        <w:t>see also</w:t>
      </w:r>
      <w:r>
        <w:rPr>
          <w:color w:val="000000" w:themeColor="text1"/>
        </w:rPr>
        <w:t xml:space="preserve"> </w:t>
      </w:r>
      <w:r>
        <w:rPr>
          <w:smallCaps/>
          <w:color w:val="000000" w:themeColor="text1"/>
        </w:rPr>
        <w:t>John Borrows, Canada’s Indigenous Constitution</w:t>
      </w:r>
      <w:r>
        <w:rPr>
          <w:color w:val="000000" w:themeColor="text1"/>
        </w:rPr>
        <w:t xml:space="preserve"> 210 (2010) (“The Navajo Bar Association summarized some these principles as follows….”).</w:t>
      </w:r>
    </w:p>
  </w:footnote>
  <w:footnote w:id="345">
    <w:p w14:paraId="6E7DA8A1" w14:textId="7BD8BDF3" w:rsidR="00310E4A"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E. Victoria Shook, Hoʻoponopono: Contemporary Uses of a Hawaiian Problem-Solving Process</w:t>
      </w:r>
      <w:r>
        <w:rPr>
          <w:color w:val="000000" w:themeColor="text1"/>
        </w:rPr>
        <w:t xml:space="preserve"> 11–12 (1985); </w:t>
      </w:r>
      <w:r>
        <w:rPr>
          <w:smallCaps/>
          <w:color w:val="000000" w:themeColor="text1"/>
        </w:rPr>
        <w:t>Alan Barnard, Bushmen: Kalahari Hunter-Gatherers and Their Descendants</w:t>
      </w:r>
      <w:r>
        <w:rPr>
          <w:color w:val="000000" w:themeColor="text1"/>
        </w:rPr>
        <w:t xml:space="preserve"> 124 (2019); </w:t>
      </w:r>
      <w:r>
        <w:rPr>
          <w:i/>
          <w:iCs/>
          <w:color w:val="000000" w:themeColor="text1"/>
        </w:rPr>
        <w:t>see also</w:t>
      </w:r>
      <w:r>
        <w:rPr>
          <w:color w:val="000000" w:themeColor="text1"/>
        </w:rPr>
        <w:t xml:space="preserve"> Meyer,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_Ref217240203 \h  \* MERGEFORMAT </w:instrText>
      </w:r>
      <w:r>
        <w:rPr>
          <w:color w:val="000000" w:themeColor="text1"/>
        </w:rPr>
      </w:r>
      <w:r>
        <w:rPr>
          <w:color w:val="000000" w:themeColor="text1"/>
        </w:rPr>
        <w:fldChar w:fldCharType="separate"/>
      </w:r>
      <w:r>
        <w:rPr>
          <w:color w:val="000000" w:themeColor="text1"/>
        </w:rPr>
        <w:t>343</w:t>
      </w:r>
      <w:r>
        <w:rPr>
          <w:color w:val="000000" w:themeColor="text1"/>
        </w:rPr>
        <w:fldChar w:fldCharType="end"/>
      </w:r>
      <w:r>
        <w:rPr>
          <w:color w:val="000000" w:themeColor="text1"/>
        </w:rPr>
        <w:t>, at 35.</w:t>
      </w:r>
    </w:p>
  </w:footnote>
  <w:footnote w:id="346">
    <w:p w14:paraId="1B77067C" w14:textId="658A44DE" w:rsidR="00B86102"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Ashad Sentongo &amp; Andrea Bartoli, </w:t>
      </w:r>
      <w:r>
        <w:rPr>
          <w:i/>
          <w:iCs/>
          <w:color w:val="000000" w:themeColor="text1"/>
        </w:rPr>
        <w:t>Conflict Resolution Under the Ekika System of the Baganda in Uganda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 Experiences from Selected Cases in Eastern and the Horn of Africa</w:t>
      </w:r>
      <w:r>
        <w:rPr>
          <w:color w:val="000000" w:themeColor="text1"/>
        </w:rPr>
        <w:t xml:space="preserve"> 18 (Martha Mutisi ed., 2012) (describing Kwanjula as social cohesion mechanism and safety-valve); Martha Mutisi, </w:t>
      </w:r>
      <w:r>
        <w:rPr>
          <w:i/>
          <w:iCs/>
          <w:color w:val="000000" w:themeColor="text1"/>
        </w:rPr>
        <w:t>Local Conflict Resolution in Rwanda: The Case of Abunzi Mediators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47 (explaining abunzi as obligatory mediation framework preceding formal Courts); Kwesi Sansculotte-Greenidge &amp; Demessie Fantaye, </w:t>
      </w:r>
      <w:r>
        <w:rPr>
          <w:i/>
          <w:iCs/>
          <w:color w:val="000000" w:themeColor="text1"/>
        </w:rPr>
        <w:t>Traditional Authority and Modern Hegemony: Peacemaking in the Afar Region of Ethiopia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 at 89, 92 (describing elder mediators resolving clan conflicts, and the convening of a Mekabon panel)</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Abdullahi Osman El-Tom, </w:t>
      </w:r>
      <w:r>
        <w:rPr>
          <w:i/>
          <w:iCs/>
          <w:color w:val="000000" w:themeColor="text1"/>
        </w:rPr>
        <w:t>From War to Peace and Reconciliation in Darfur, Sudan: Prospects for the Judiyya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107–08 (explaining diya compensation system and characterizing judiyya as grassroots arbitration for reconciliation); Salomé Bronkhorst, </w:t>
      </w:r>
      <w:r>
        <w:rPr>
          <w:i/>
          <w:iCs/>
          <w:color w:val="000000" w:themeColor="text1"/>
        </w:rPr>
        <w:t>Customary Mediation in Resource Scarcities and Conflicts in Sudan: Making a Case for the Judiyya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128 (describing ajaweed mediators in judiyya processes); </w:t>
      </w:r>
      <w:r>
        <w:rPr>
          <w:i/>
          <w:iCs/>
          <w:color w:val="000000" w:themeColor="text1"/>
        </w:rPr>
        <w:t>see also</w:t>
      </w:r>
      <w:r>
        <w:rPr>
          <w:color w:val="000000" w:themeColor="text1"/>
        </w:rPr>
        <w:t xml:space="preserve"> </w:t>
      </w:r>
      <w:r>
        <w:rPr>
          <w:smallCaps/>
          <w:color w:val="000000" w:themeColor="text1"/>
        </w:rPr>
        <w:t>Kristin Conner Doughty, Remediation in Rwanda: Grassroots Legal Forums</w:t>
      </w:r>
      <w:r>
        <w:rPr>
          <w:color w:val="000000" w:themeColor="text1"/>
        </w:rPr>
        <w:t xml:space="preserve"> 129–31 (2016); </w:t>
      </w:r>
      <w:r>
        <w:rPr>
          <w:smallCaps/>
          <w:color w:val="000000" w:themeColor="text1"/>
        </w:rPr>
        <w:t>Jérôme Tubiana, Victor Tanner &amp; Musa Adam Abdul-Jalil, Traditional Authorities’ Peacemaking Role in Darfur</w:t>
      </w:r>
      <w:r>
        <w:rPr>
          <w:color w:val="000000" w:themeColor="text1"/>
        </w:rPr>
        <w:t xml:space="preserve"> 37–55 (U.S. Inst. of Peace 2012).</w:t>
      </w:r>
    </w:p>
  </w:footnote>
  <w:footnote w:id="347">
    <w:p w14:paraId="22BAE711" w14:textId="0480DDCE"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P.H. Gulliver, Disputes and Negotiations: A Cross-Cultural Perspective</w:t>
      </w:r>
      <w:r>
        <w:rPr>
          <w:color w:val="000000" w:themeColor="text1"/>
        </w:rPr>
        <w:t xml:space="preserve"> 14–15, 17–18 (1979); </w:t>
      </w:r>
      <w:r>
        <w:rPr>
          <w:smallCaps/>
          <w:color w:val="000000" w:themeColor="text1"/>
        </w:rPr>
        <w:t>Faris E. Nasrallah, Alternative Dispute Resolution, in The Oxford Handbook of Law and Anthropology 493, 494</w:t>
      </w:r>
      <w:r>
        <w:rPr>
          <w:color w:val="000000" w:themeColor="text1"/>
        </w:rPr>
        <w:t xml:space="preserve"> (Marie-Claire Foblets et al. eds., 2022); Brandon D. Lundy et al., </w:t>
      </w:r>
      <w:r>
        <w:rPr>
          <w:i/>
          <w:iCs/>
          <w:color w:val="000000" w:themeColor="text1"/>
        </w:rPr>
        <w:t>The Effectiveness of Indigenous Conflict Management Strategies in Localized Contexts</w:t>
      </w:r>
      <w:r>
        <w:rPr>
          <w:color w:val="000000" w:themeColor="text1"/>
        </w:rPr>
        <w:t xml:space="preserve">, 56 </w:t>
      </w:r>
      <w:r>
        <w:rPr>
          <w:smallCaps/>
          <w:color w:val="000000" w:themeColor="text1"/>
        </w:rPr>
        <w:t>Cross-Cultural Res</w:t>
      </w:r>
      <w:r>
        <w:rPr>
          <w:color w:val="000000" w:themeColor="text1"/>
        </w:rPr>
        <w:t xml:space="preserve">. 3, 3–4, 5–6, 24 (2022); </w:t>
      </w:r>
      <w:r>
        <w:rPr>
          <w:smallCaps/>
          <w:color w:val="000000" w:themeColor="text1"/>
        </w:rPr>
        <w:t>Tubiana</w:t>
      </w:r>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_Ref217240618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at 62;</w:t>
      </w:r>
      <w:r>
        <w:rPr>
          <w:smallCaps/>
          <w:color w:val="000000" w:themeColor="text1"/>
        </w:rPr>
        <w:t xml:space="preserve"> Doughty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xml:space="preserve">, at 9; </w:t>
      </w:r>
      <w:r>
        <w:rPr>
          <w:i/>
          <w:iCs/>
          <w:color w:val="000000" w:themeColor="text1"/>
        </w:rPr>
        <w:t>see also</w:t>
      </w:r>
      <w:r>
        <w:rPr>
          <w:color w:val="000000" w:themeColor="text1"/>
        </w:rPr>
        <w:t xml:space="preserve"> </w:t>
      </w:r>
      <w:r>
        <w:rPr>
          <w:smallCaps/>
          <w:color w:val="000000" w:themeColor="text1"/>
        </w:rPr>
        <w:t>Carwyn Jones, New Treaty, New Tradition: Reconciling New Zealand and Maori Law</w:t>
      </w:r>
      <w:r>
        <w:rPr>
          <w:color w:val="000000" w:themeColor="text1"/>
        </w:rPr>
        <w:t xml:space="preserve"> 116 (2016).                   </w:t>
      </w:r>
    </w:p>
  </w:footnote>
  <w:footnote w:id="348">
    <w:p w14:paraId="2FF709FF" w14:textId="39BC7BED" w:rsidR="0032068A" w:rsidRPr="005B3E31" w:rsidRDefault="00000000" w:rsidP="003D74D8">
      <w:pPr>
        <w:pStyle w:val="FootnoteText"/>
        <w:spacing w:line="480" w:lineRule="auto"/>
      </w:pPr>
      <w:r>
        <w:rPr>
          <w:rStyle w:val="FootnoteReference"/>
        </w:rPr>
        <w:footnoteRef/>
      </w:r>
      <w:r>
        <w:t xml:space="preserve"> </w:t>
      </w:r>
      <w:r>
        <w:rPr>
          <w:smallCaps/>
        </w:rPr>
        <w:t>Katherine Van Wezel Stone, Rustic Justice: Community and Coercion Under the Federal Arbitration Act, 77 N.C. L. Rev. 931, 969–72 (1999); see H.R. Rep. No. 96, 68th Cong., 1st Sess., at 2</w:t>
      </w:r>
      <w:r>
        <w:t xml:space="preserve"> (1924).</w:t>
      </w:r>
    </w:p>
  </w:footnote>
  <w:footnote w:id="349">
    <w:p w14:paraId="6DE4AE2B" w14:textId="0EEB1495" w:rsidR="009A457B" w:rsidRPr="005B3E31" w:rsidRDefault="009A457B" w:rsidP="003D74D8">
      <w:pPr>
        <w:pStyle w:val="FootnoteText"/>
        <w:spacing w:line="480" w:lineRule="auto"/>
      </w:pPr>
      <w:r>
        <w:rPr>
          <w:rStyle w:val="FootnoteReference"/>
        </w:rPr>
        <w:footnoteRef/>
      </w:r>
      <w:r>
        <w:t xml:space="preserve"> Katherine Van Wezel Stone, </w:t>
      </w:r>
      <w:r>
        <w:rPr>
          <w:i/>
          <w:iCs/>
        </w:rPr>
        <w:t>Rustic Justice: Community and Coercion Under the Federal Arbitration Act</w:t>
      </w:r>
      <w:r>
        <w:t xml:space="preserve">, 77 </w:t>
      </w:r>
      <w:r>
        <w:rPr>
          <w:smallCaps/>
        </w:rPr>
        <w:t>N.C. L. Rev.</w:t>
      </w:r>
      <w:r>
        <w:t xml:space="preserve"> 931, 970–73, 990–91, 994 (1999) (explaining that the FAA “was enacted in response to the commercial community’s desire to strengthen the internal arbitration systems of trade associations,” and linking the trade-association arbitration movement behind it to the “new capitalism” of the 1920s); </w:t>
      </w:r>
      <w:r>
        <w:rPr>
          <w:i/>
          <w:iCs/>
        </w:rPr>
        <w:t>see</w:t>
      </w:r>
      <w:r>
        <w:t xml:space="preserve"> Richard Delgado et al., </w:t>
      </w:r>
      <w:r>
        <w:rPr>
          <w:i/>
          <w:iCs/>
        </w:rPr>
        <w:t>Fairness and Formality: Minimizing the Risk of Prejudice in Alternative Dispute Resolution</w:t>
      </w:r>
      <w:r>
        <w:t xml:space="preserve">, 1985 </w:t>
      </w:r>
      <w:r>
        <w:rPr>
          <w:smallCaps/>
        </w:rPr>
        <w:t>Wis. L. Rev.</w:t>
      </w:r>
      <w:r>
        <w:t xml:space="preserve"> 1359, 1392 (describing Richard Abel’s argument “that the rise of informalism indicates a shift of power to the more powerful elements in society—capital and the state”).</w:t>
      </w:r>
    </w:p>
  </w:footnote>
  <w:footnote w:id="350">
    <w:p w14:paraId="7A9F3D3A" w14:textId="5EC9E38D" w:rsidR="00E610AC" w:rsidRPr="005B3E31" w:rsidRDefault="00E610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Tom Lambert, Law and Order in Anglo-Saxon England</w:t>
      </w:r>
      <w:r>
        <w:rPr>
          <w:color w:val="000000" w:themeColor="text1"/>
        </w:rPr>
        <w:t xml:space="preserve"> 44, 136–39 (2017).</w:t>
      </w:r>
    </w:p>
  </w:footnote>
  <w:footnote w:id="351">
    <w:p w14:paraId="26477BB8" w14:textId="5C0D1628"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11 (“The Problem of Judgement: Oaths, Ordeals, and Evidence”) [PRINT PINCITE NEEDED].</w:t>
      </w:r>
    </w:p>
  </w:footnote>
  <w:footnote w:id="352">
    <w:p w14:paraId="15F6EFB5" w14:textId="7D17F10B" w:rsidR="0032068A" w:rsidRPr="005B3E31" w:rsidRDefault="00000000" w:rsidP="003D74D8">
      <w:pPr>
        <w:pStyle w:val="FootnoteText"/>
        <w:spacing w:line="480" w:lineRule="auto"/>
      </w:pPr>
      <w:r>
        <w:rPr>
          <w:rStyle w:val="FootnoteReference"/>
        </w:rPr>
        <w:footnoteRef/>
      </w:r>
      <w:r>
        <w:rPr>
          <w:i/>
          <w:iCs/>
        </w:rPr>
        <w:t xml:space="preserve"> Lorraine Attreed, Arbitration and the Growth of Urban Liberties in Late Medieval England, 31 J. Brit. Stud. 205, 222 (1992).</w:t>
      </w:r>
    </w:p>
  </w:footnote>
  <w:footnote w:id="353">
    <w:p w14:paraId="3B372C25" w14:textId="022B8F83" w:rsidR="0097557C" w:rsidRPr="005B3E31" w:rsidRDefault="003F3C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Valerie A. Sanchez, Towards a History of ADR: The Dispute Processing Continuum in Anglo-Saxon England and Today, 11 Ohio St. J. on Disp. Resol. 1, 27–29 (1996); Andrew Rabin, </w:t>
      </w:r>
      <w:r>
        <w:rPr>
          <w:i/>
          <w:iCs/>
          <w:color w:val="000000" w:themeColor="text1"/>
        </w:rPr>
        <w:t>Anglo-Saxon Women Before the Law: A Student Edition of Five Old English Lawsuits</w:t>
      </w:r>
      <w:r>
        <w:rPr>
          <w:color w:val="000000" w:themeColor="text1"/>
        </w:rPr>
        <w:t xml:space="preserve">, 41 </w:t>
      </w:r>
      <w:r>
        <w:rPr>
          <w:smallCaps/>
          <w:color w:val="000000" w:themeColor="text1"/>
        </w:rPr>
        <w:t>Old Eng. Newsl</w:t>
      </w:r>
      <w:r>
        <w:rPr>
          <w:color w:val="000000" w:themeColor="text1"/>
        </w:rPr>
        <w:t xml:space="preserve">. 33, 35–36, 44–46 (2008); Arnold H.J. Baines, </w:t>
      </w:r>
      <w:r>
        <w:rPr>
          <w:i/>
          <w:iCs/>
          <w:color w:val="000000" w:themeColor="text1"/>
        </w:rPr>
        <w:t>Wynflæd v. Leofwine: A Datchet Lawsuit of 990</w:t>
      </w:r>
      <w:r>
        <w:rPr>
          <w:color w:val="000000" w:themeColor="text1"/>
        </w:rPr>
        <w:t xml:space="preserve">, 32 </w:t>
      </w:r>
      <w:r>
        <w:rPr>
          <w:smallCaps/>
          <w:color w:val="000000" w:themeColor="text1"/>
        </w:rPr>
        <w:t>Rec. Buckinghamshir</w:t>
      </w:r>
      <w:r>
        <w:rPr>
          <w:color w:val="000000" w:themeColor="text1"/>
        </w:rPr>
        <w:t>e 63, 69–71 (1990).</w:t>
      </w:r>
    </w:p>
  </w:footnote>
  <w:footnote w:id="354">
    <w:p w14:paraId="1C59CD30" w14:textId="5C2D4EA8"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Paul R. Hyams, Rancor and Reconciliation in Medieval England</w:t>
      </w:r>
      <w:r>
        <w:t xml:space="preserve"> 109 (2003).</w:t>
      </w:r>
    </w:p>
  </w:footnote>
  <w:footnote w:id="355">
    <w:p w14:paraId="3C216E2C"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Derek Roebuck, Mediation and Arbitration in the Middle Ages: England</w:t>
      </w:r>
      <w:r>
        <w:t xml:space="preserve"> </w:t>
      </w:r>
      <w:r>
        <w:rPr>
          <w:smallCaps/>
        </w:rPr>
        <w:t>1154 to 1558</w:t>
      </w:r>
      <w:r>
        <w:t>, at 20 (2013).</w:t>
      </w:r>
    </w:p>
  </w:footnote>
  <w:footnote w:id="356">
    <w:p w14:paraId="698C6F9D" w14:textId="15819DA2" w:rsidR="00FD62BC" w:rsidRPr="005B3E31" w:rsidRDefault="00FD62BC" w:rsidP="003D74D8">
      <w:pPr>
        <w:pStyle w:val="FootnoteText"/>
        <w:spacing w:line="480" w:lineRule="auto"/>
      </w:pPr>
      <w:r>
        <w:rPr>
          <w:rStyle w:val="FootnoteReference"/>
          <w:rFonts w:eastAsiaTheme="majorEastAsia"/>
        </w:rPr>
        <w:footnoteRef/>
      </w:r>
      <w:r>
        <w:t xml:space="preserve"> Lorraine Attreed, </w:t>
      </w:r>
      <w:r>
        <w:rPr>
          <w:i/>
          <w:iCs/>
        </w:rPr>
        <w:t>Arbitration and the Growth of Urban Liberties in Late Medieval England</w:t>
      </w:r>
      <w:r>
        <w:t xml:space="preserve">, 31 </w:t>
      </w:r>
      <w:r>
        <w:rPr>
          <w:smallCaps/>
        </w:rPr>
        <w:t>J. Brit. Stud</w:t>
      </w:r>
      <w:r>
        <w:t>. 205, 217–18 (1992).</w:t>
      </w:r>
    </w:p>
  </w:footnote>
  <w:footnote w:id="357">
    <w:p w14:paraId="7741F1BB" w14:textId="6DE9DC2A" w:rsidR="007231DB" w:rsidRPr="005B3E31" w:rsidRDefault="007231DB" w:rsidP="003D74D8">
      <w:pPr>
        <w:pStyle w:val="FootnoteText"/>
        <w:spacing w:line="480" w:lineRule="auto"/>
      </w:pPr>
      <w:r>
        <w:rPr>
          <w:rStyle w:val="FootnoteReference"/>
        </w:rPr>
        <w:footnoteRef/>
      </w:r>
      <w:r>
        <w:t xml:space="preserve"> </w:t>
      </w:r>
      <w:r>
        <w:rPr>
          <w:i/>
          <w:iCs/>
        </w:rPr>
        <w:t>Id.</w:t>
      </w:r>
      <w:r>
        <w:t xml:space="preserve"> at 209.</w:t>
      </w:r>
    </w:p>
  </w:footnote>
  <w:footnote w:id="358">
    <w:p w14:paraId="197A5AEF" w14:textId="512F7A78" w:rsidR="005136EE"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rPr>
        <w:t>Roebuck</w:t>
      </w:r>
      <w:r>
        <w:rPr>
          <w:color w:val="000000" w:themeColor="text1"/>
        </w:rPr>
        <w:t xml:space="preserve">, </w:t>
      </w:r>
      <w:r>
        <w:rPr>
          <w:i/>
          <w:iCs/>
          <w:color w:val="000000" w:themeColor="text1"/>
        </w:rPr>
        <w:t>supra</w:t>
      </w:r>
      <w:r>
        <w:rPr>
          <w:color w:val="000000" w:themeColor="text1"/>
        </w:rPr>
        <w:t xml:space="preserve"> note 355, at 16–19; Attreed, </w:t>
      </w:r>
      <w:r>
        <w:rPr>
          <w:i/>
          <w:iCs/>
          <w:color w:val="000000" w:themeColor="text1"/>
        </w:rPr>
        <w:t>supra</w:t>
      </w:r>
      <w:r>
        <w:rPr>
          <w:color w:val="000000" w:themeColor="text1"/>
        </w:rPr>
        <w:t xml:space="preserve"> note 356, at 209–10 (describing arbitration conducted “informally by one’s neighbors, with greater effect by local magnates, or at the instigation of the lord chancellor himself,” and requiring “arbitrators be individuals of moral authority with an instinct for natural justice and sufficient influence to persuade the disputants to accept the settlement”); Roebuck, supra note 355, at 395–97 (“Courts were Government offices for getting problems solved. They found arbitration a useful tool for many of their tasks.”).</w:t>
      </w:r>
    </w:p>
  </w:footnote>
  <w:footnote w:id="359">
    <w:p w14:paraId="0EF26CDB" w14:textId="48F6ADA1" w:rsidR="00B82735" w:rsidRPr="005B3E31" w:rsidRDefault="00B8273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Emily Kadens, </w:t>
      </w:r>
      <w:r>
        <w:rPr>
          <w:i/>
          <w:iCs/>
          <w:color w:val="000000" w:themeColor="text1"/>
        </w:rPr>
        <w:t>The Myth of the Customary Law Merchant</w:t>
      </w:r>
      <w:r>
        <w:rPr>
          <w:color w:val="000000" w:themeColor="text1"/>
        </w:rPr>
        <w:t xml:space="preserve">, 90 </w:t>
      </w:r>
      <w:r>
        <w:rPr>
          <w:smallCaps/>
          <w:color w:val="000000" w:themeColor="text1"/>
        </w:rPr>
        <w:t>Tex. L. Rev.</w:t>
      </w:r>
      <w:r>
        <w:rPr>
          <w:color w:val="000000" w:themeColor="text1"/>
        </w:rPr>
        <w:t xml:space="preserve"> 1153, 1187–91, 1196–98 (2012).</w:t>
      </w:r>
    </w:p>
  </w:footnote>
  <w:footnote w:id="360">
    <w:p w14:paraId="4397371F" w14:textId="41A6007B" w:rsidR="00FC7B90"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Wormald, </w:t>
      </w:r>
      <w:r>
        <w:rPr>
          <w:i/>
          <w:iCs/>
          <w:color w:val="000000" w:themeColor="text1"/>
        </w:rPr>
        <w:t>Charters, Law and the Settlement of Disputes in Anglo-Saxon England</w:t>
      </w:r>
      <w:r>
        <w:rPr>
          <w:color w:val="000000" w:themeColor="text1"/>
        </w:rPr>
        <w:t xml:space="preserve">, in </w:t>
      </w:r>
      <w:r>
        <w:rPr>
          <w:smallCaps/>
          <w:color w:val="000000" w:themeColor="text1"/>
        </w:rPr>
        <w:t>The Settlement of Disputes in Early Medieval Europe</w:t>
      </w:r>
      <w:r>
        <w:rPr>
          <w:color w:val="000000" w:themeColor="text1"/>
        </w:rPr>
        <w:t xml:space="preserve"> 149, 164–65 (Wendy Davies &amp; Paul Fouracre eds., 1986); </w:t>
      </w:r>
      <w:r>
        <w:rPr>
          <w:i/>
          <w:iCs/>
          <w:color w:val="000000" w:themeColor="text1"/>
        </w:rPr>
        <w:t>see also</w:t>
      </w:r>
      <w:r>
        <w:rPr>
          <w:color w:val="000000" w:themeColor="text1"/>
        </w:rPr>
        <w:t xml:space="preserve"> </w:t>
      </w:r>
      <w:r>
        <w:rPr>
          <w:smallCaps/>
          <w:color w:val="000000" w:themeColor="text1"/>
        </w:rPr>
        <w:t>Hyams</w:t>
      </w:r>
      <w:r>
        <w:rPr>
          <w:color w:val="000000" w:themeColor="text1"/>
        </w:rPr>
        <w:t xml:space="preserve">, </w:t>
      </w:r>
      <w:r>
        <w:rPr>
          <w:i/>
          <w:iCs/>
          <w:color w:val="000000" w:themeColor="text1"/>
        </w:rPr>
        <w:t>supra</w:t>
      </w:r>
      <w:r>
        <w:rPr>
          <w:color w:val="000000" w:themeColor="text1"/>
        </w:rPr>
        <w:t xml:space="preserve"> note 354, at 97; </w:t>
      </w:r>
      <w:r>
        <w:rPr>
          <w:smallCaps/>
          <w:color w:val="000000" w:themeColor="text1"/>
        </w:rPr>
        <w:t>Lambert</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t>350</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359–60; Sanchez, supra note 353, at 16 (“During the early Anglo-Saxon period, the folk assembly was the community forum (popularia concilia) for resolving disputes.”).</w:t>
      </w:r>
    </w:p>
  </w:footnote>
  <w:footnote w:id="361">
    <w:p w14:paraId="4033595C" w14:textId="446A0350"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color w:val="000000" w:themeColor="text1"/>
        </w:rPr>
        <w:t xml:space="preserve">, </w:t>
      </w:r>
      <w:r>
        <w:rPr>
          <w:i/>
          <w:iCs/>
          <w:color w:val="000000" w:themeColor="text1"/>
        </w:rPr>
        <w:t>supra</w:t>
      </w:r>
      <w:r>
        <w:rPr>
          <w:color w:val="000000" w:themeColor="text1"/>
        </w:rPr>
        <w:t xml:space="preserve"> note 355, at 58; </w:t>
      </w:r>
      <w:r>
        <w:rPr>
          <w:i/>
          <w:iCs/>
          <w:color w:val="000000" w:themeColor="text1"/>
        </w:rPr>
        <w:t>see also</w:t>
      </w:r>
      <w:r>
        <w:rPr>
          <w:color w:val="000000" w:themeColor="text1"/>
        </w:rPr>
        <w:t xml:space="preserve"> Lucas Clover Alcolea, </w:t>
      </w:r>
      <w:r>
        <w:rPr>
          <w:i/>
          <w:iCs/>
          <w:color w:val="000000" w:themeColor="text1"/>
        </w:rPr>
        <w:t>“The King[’s] Courts as the Fountain of Justice” and the Supremacy of Ordinary Law: Implications for English Arbitration</w:t>
      </w:r>
      <w:r>
        <w:rPr>
          <w:color w:val="000000" w:themeColor="text1"/>
        </w:rPr>
        <w:t>, 41 </w:t>
      </w:r>
      <w:r>
        <w:rPr>
          <w:smallCaps/>
          <w:color w:val="000000" w:themeColor="text1"/>
        </w:rPr>
        <w:t>Arb. Int’l</w:t>
      </w:r>
      <w:r>
        <w:rPr>
          <w:color w:val="000000" w:themeColor="text1"/>
        </w:rPr>
        <w:t> 27, 35–36 (2025).</w:t>
      </w:r>
    </w:p>
  </w:footnote>
  <w:footnote w:id="362">
    <w:p w14:paraId="0D7E6A0F" w14:textId="0EF961F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Mediation and Arbitration in the Middle Ages: England</w:t>
      </w:r>
      <w:r>
        <w:rPr>
          <w:color w:val="000000" w:themeColor="text1"/>
        </w:rPr>
        <w:t xml:space="preserve"> 1154 to 1558, at 20, 24, 28–31, 52–54, 58–63, 147–48, 153–59, 162–65, 178, 220–23, 227–28 (2013); </w:t>
      </w:r>
      <w:r>
        <w:rPr>
          <w:smallCaps/>
          <w:color w:val="000000" w:themeColor="text1"/>
        </w:rPr>
        <w:t>Paul R. Hyams, Rancor and Reconciliation in Medieval England</w:t>
      </w:r>
      <w:r>
        <w:rPr>
          <w:color w:val="000000" w:themeColor="text1"/>
        </w:rPr>
        <w:t xml:space="preserve"> 6, 12, 23, 80–85, 90–93, 174–75, 184 (2003); </w:t>
      </w:r>
      <w:r>
        <w:rPr>
          <w:smallCaps/>
          <w:color w:val="000000" w:themeColor="text1"/>
        </w:rPr>
        <w:t>Fernanda Pirie, The Rule of Laws: A 4,000-Year Quest to Order the World</w:t>
      </w:r>
      <w:r>
        <w:rPr>
          <w:color w:val="000000" w:themeColor="text1"/>
        </w:rPr>
        <w:t xml:space="preserve"> 166, 176, 186–89, 336 (2021); </w:t>
      </w:r>
      <w:r>
        <w:rPr>
          <w:smallCaps/>
          <w:color w:val="000000" w:themeColor="text1"/>
        </w:rPr>
        <w:t xml:space="preserve">Patrick Wormald, Charters, Law and the Settlement of Disputes in Anglo-Saxon England, in The Settlement of Disputes in Early Medieval Europe 149, </w:t>
      </w:r>
      <w:r>
        <w:rPr>
          <w:color w:val="000000" w:themeColor="text1"/>
        </w:rPr>
        <w:t xml:space="preserve">162, 164–65 (Wendy Davies &amp; Paul Fouracre eds., 1986); </w:t>
      </w:r>
      <w:r>
        <w:rPr>
          <w:i/>
          <w:iCs/>
          <w:color w:val="000000" w:themeColor="text1"/>
        </w:rPr>
        <w:t>but see id.</w:t>
      </w:r>
      <w:r>
        <w:rPr>
          <w:color w:val="000000" w:themeColor="text1"/>
        </w:rPr>
        <w:t xml:space="preserve"> at 154 (“Oaths are in general surprisingly rare in early judicial records.”).</w:t>
      </w:r>
    </w:p>
  </w:footnote>
  <w:footnote w:id="363">
    <w:p w14:paraId="69AF8996" w14:textId="755E0293"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Philip C.C. Huang, Civil Justice in China: Representation and Practice in the Qing</w:t>
      </w:r>
      <w:r>
        <w:rPr>
          <w:color w:val="000000" w:themeColor="text1"/>
        </w:rPr>
        <w:t xml:space="preserve"> 71–72 (1996).</w:t>
      </w:r>
    </w:p>
  </w:footnote>
  <w:footnote w:id="364">
    <w:p w14:paraId="023155EE" w14:textId="3295C5E0"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71–72.</w:t>
      </w:r>
    </w:p>
  </w:footnote>
  <w:footnote w:id="365">
    <w:p w14:paraId="361D67EB" w14:textId="6607BA8E"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Aude Chatelard, </w:t>
      </w:r>
      <w:r>
        <w:rPr>
          <w:i/>
          <w:iCs/>
          <w:color w:val="000000" w:themeColor="text1"/>
        </w:rPr>
        <w:t>Women in Republican Rome: Legally Minors but Citizens in Civil Society</w:t>
      </w:r>
      <w:r>
        <w:rPr>
          <w:color w:val="000000" w:themeColor="text1"/>
        </w:rPr>
        <w:t xml:space="preserve">, </w:t>
      </w:r>
      <w:r>
        <w:rPr>
          <w:smallCaps/>
          <w:color w:val="000000" w:themeColor="text1"/>
        </w:rPr>
        <w:t>43 Clio: Women, Gender, History 23, 30–31</w:t>
      </w:r>
      <w:r>
        <w:rPr>
          <w:color w:val="000000" w:themeColor="text1"/>
        </w:rPr>
        <w:t xml:space="preserve"> (2016); Birgit Feldner, </w:t>
      </w:r>
      <w:r>
        <w:rPr>
          <w:i/>
          <w:iCs/>
          <w:color w:val="000000" w:themeColor="text1"/>
        </w:rPr>
        <w:t>Women’s Exclusion From the Roman Officium</w:t>
      </w:r>
      <w:r>
        <w:rPr>
          <w:color w:val="000000" w:themeColor="text1"/>
        </w:rPr>
        <w:t> (17. September 2002), in forum historiae iuris, </w:t>
      </w:r>
      <w:hyperlink r:id="rId2" w:tooltip="Link Zitiervorschlag" w:history="1">
        <w:r>
          <w:rPr>
            <w:rStyle w:val="Hyperlink"/>
            <w:color w:val="000000" w:themeColor="text1"/>
          </w:rPr>
          <w:t>https://forhistiur.net/2002-09-feldner/</w:t>
        </w:r>
      </w:hyperlink>
      <w:r>
        <w:rPr>
          <w:color w:val="000000" w:themeColor="text1"/>
        </w:rPr>
        <w:t xml:space="preserve">; </w:t>
      </w:r>
      <w:r>
        <w:rPr>
          <w:i/>
          <w:iCs/>
          <w:color w:val="000000" w:themeColor="text1"/>
        </w:rPr>
        <w:t>Orit Malka, Disqualified Witnesses Between Tannaitic Halakha and Roman Law, 37 Law &amp; Hist. Rev. 903, 930 &amp; n.113</w:t>
      </w:r>
      <w:r>
        <w:rPr>
          <w:color w:val="000000" w:themeColor="text1"/>
        </w:rPr>
        <w:t xml:space="preserve"> (2019).</w:t>
      </w:r>
    </w:p>
  </w:footnote>
  <w:footnote w:id="366">
    <w:p w14:paraId="4121F9C8" w14:textId="0DF564BE"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Michael Gagarin, </w:t>
      </w:r>
      <w:r>
        <w:rPr>
          <w:i/>
          <w:iCs/>
          <w:color w:val="000000" w:themeColor="text1"/>
        </w:rPr>
        <w:t>Women in Athenian Courts</w:t>
      </w:r>
      <w:r>
        <w:rPr>
          <w:color w:val="000000" w:themeColor="text1"/>
        </w:rPr>
        <w:t>, 1 Dike 39, 49–50 (1998).</w:t>
      </w:r>
    </w:p>
  </w:footnote>
  <w:footnote w:id="367">
    <w:p w14:paraId="299BAB48" w14:textId="518CD6DE" w:rsidR="009E5EBC" w:rsidRPr="005B3E31" w:rsidRDefault="009E5EBC"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R.N. Swanson, Arbitration, Delegation, Conservation: Marginalized Mechanisms for Dispute Resolution in the Pre-Reformation English Church, 56 Studies in Church History 165, 170–72</w:t>
      </w:r>
      <w:r>
        <w:rPr>
          <w:color w:val="000000" w:themeColor="text1"/>
        </w:rPr>
        <w:t xml:space="preserve"> (2020).</w:t>
      </w:r>
    </w:p>
  </w:footnote>
  <w:footnote w:id="368">
    <w:p w14:paraId="4E733F49" w14:textId="5F9A70C8"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Delgado et al., </w:t>
      </w:r>
      <w:r>
        <w:rPr>
          <w:i/>
          <w:iCs/>
          <w:color w:val="000000" w:themeColor="text1"/>
        </w:rPr>
        <w:t>supra</w:t>
      </w:r>
      <w:r>
        <w:rPr>
          <w:color w:val="000000" w:themeColor="text1"/>
        </w:rPr>
        <w:t xml:space="preserve"> note 349, at 1394 (quoting Richard L. Abel, </w:t>
      </w:r>
      <w:r>
        <w:rPr>
          <w:i/>
          <w:iCs/>
          <w:color w:val="000000" w:themeColor="text1"/>
        </w:rPr>
        <w:t>Delegalization</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Alternative Rechtsformen und Alternativen zum Recht</w:t>
      </w:r>
      <w:r>
        <w:rPr>
          <w:color w:val="000000" w:themeColor="text1"/>
        </w:rPr>
        <w:t xml:space="preserve"> 27, 40 (1980)); </w:t>
      </w:r>
      <w:r>
        <w:rPr>
          <w:i/>
          <w:iCs/>
          <w:color w:val="000000" w:themeColor="text1"/>
        </w:rPr>
        <w:t>see also</w:t>
      </w:r>
      <w:r>
        <w:rPr>
          <w:color w:val="000000" w:themeColor="text1"/>
        </w:rPr>
        <w:t xml:space="preserve"> Charles B. Craver, </w:t>
      </w:r>
      <w:r>
        <w:rPr>
          <w:i/>
          <w:iCs/>
          <w:color w:val="000000" w:themeColor="text1"/>
        </w:rPr>
        <w:t>Do Alternative Dispute Resolution Procedures Disadvantage Women and Minorities?</w:t>
      </w:r>
      <w:r>
        <w:rPr>
          <w:color w:val="000000" w:themeColor="text1"/>
        </w:rPr>
        <w:t xml:space="preserve">, 70 </w:t>
      </w:r>
      <w:r>
        <w:rPr>
          <w:smallCaps/>
          <w:color w:val="000000" w:themeColor="text1"/>
        </w:rPr>
        <w:t>SMU L. Rev.</w:t>
      </w:r>
      <w:r>
        <w:rPr>
          <w:color w:val="000000" w:themeColor="text1"/>
        </w:rPr>
        <w:t xml:space="preserve"> 891, 895 (2017) (summarizing Delgado’s argument). </w:t>
      </w:r>
      <w:r>
        <w:rPr>
          <w:i/>
          <w:iCs/>
          <w:color w:val="000000" w:themeColor="text1"/>
        </w:rPr>
        <w:t>But see id.</w:t>
      </w:r>
      <w:r>
        <w:rPr>
          <w:color w:val="000000" w:themeColor="text1"/>
        </w:rPr>
        <w:t xml:space="preserve"> at 891, 912 (concluding that “adjudication is not clearly preferable to ADR procedures for minority group members and women”).</w:t>
      </w:r>
    </w:p>
  </w:footnote>
  <w:footnote w:id="369">
    <w:p w14:paraId="291786F7" w14:textId="60711193" w:rsidR="009E5EBC" w:rsidRPr="005B3E31" w:rsidRDefault="009E5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Trina Grillo, </w:t>
      </w:r>
      <w:r>
        <w:rPr>
          <w:i/>
          <w:iCs/>
          <w:color w:val="000000" w:themeColor="text1"/>
        </w:rPr>
        <w:t>The Mediation Alternative: Process Dangers for Women,</w:t>
      </w:r>
      <w:r>
        <w:rPr>
          <w:color w:val="000000" w:themeColor="text1"/>
        </w:rPr>
        <w:t xml:space="preserve"> 100 </w:t>
      </w:r>
      <w:r>
        <w:rPr>
          <w:smallCaps/>
          <w:color w:val="000000" w:themeColor="text1"/>
        </w:rPr>
        <w:t>Yale L.J.</w:t>
      </w:r>
      <w:r>
        <w:rPr>
          <w:color w:val="000000" w:themeColor="text1"/>
        </w:rPr>
        <w:t xml:space="preserve"> 1545, 1572 (1991).</w:t>
      </w:r>
    </w:p>
  </w:footnote>
  <w:footnote w:id="370">
    <w:p w14:paraId="7568FA88" w14:textId="1F10BEB6" w:rsidR="009257D0" w:rsidRPr="005B3E31" w:rsidRDefault="009257D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Frank E.A. Sander, </w:t>
      </w:r>
      <w:r>
        <w:rPr>
          <w:i/>
          <w:iCs/>
          <w:color w:val="000000" w:themeColor="text1"/>
        </w:rPr>
        <w:t>Alternative Methods of Dispute Resolution: An Overview</w:t>
      </w:r>
      <w:r>
        <w:rPr>
          <w:color w:val="000000" w:themeColor="text1"/>
        </w:rPr>
        <w:t xml:space="preserve">, 37 </w:t>
      </w:r>
      <w:r>
        <w:rPr>
          <w:smallCaps/>
          <w:color w:val="000000" w:themeColor="text1"/>
        </w:rPr>
        <w:t>U. Fla. L. Rev.</w:t>
      </w:r>
      <w:r>
        <w:rPr>
          <w:color w:val="000000" w:themeColor="text1"/>
        </w:rPr>
        <w:t xml:space="preserve"> 1, 14 (1985).</w:t>
      </w:r>
    </w:p>
  </w:footnote>
  <w:footnote w:id="371">
    <w:p w14:paraId="10393EBE" w14:textId="7EA8BBCF"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Eric K. Yamamoto, </w:t>
      </w:r>
      <w:r>
        <w:rPr>
          <w:i/>
          <w:iCs/>
          <w:color w:val="000000" w:themeColor="text1"/>
        </w:rPr>
        <w:t>Critical Procedure: ADR and the Justices’ “Second Wave” Constriction of Court Access and Claim Development</w:t>
      </w:r>
      <w:r>
        <w:rPr>
          <w:color w:val="000000" w:themeColor="text1"/>
        </w:rPr>
        <w:t xml:space="preserve">, 70 </w:t>
      </w:r>
      <w:r>
        <w:rPr>
          <w:smallCaps/>
          <w:color w:val="000000" w:themeColor="text1"/>
        </w:rPr>
        <w:t>SMU L. Rev.</w:t>
      </w:r>
      <w:r>
        <w:rPr>
          <w:color w:val="000000" w:themeColor="text1"/>
        </w:rPr>
        <w:t xml:space="preserve"> 765, 807 (2017) (quoting Jessica Silver-Greenberg &amp; Michael Corkery, </w:t>
      </w:r>
      <w:r>
        <w:rPr>
          <w:i/>
          <w:iCs/>
          <w:color w:val="000000" w:themeColor="text1"/>
        </w:rPr>
        <w:t>In Arbitration, a “Privatization of the Justice System,”</w:t>
      </w:r>
      <w:r>
        <w:rPr>
          <w:color w:val="000000" w:themeColor="text1"/>
        </w:rPr>
        <w:t xml:space="preserve"> </w:t>
      </w:r>
      <w:r>
        <w:rPr>
          <w:smallCaps/>
          <w:color w:val="000000" w:themeColor="text1"/>
        </w:rPr>
        <w:t>N.Y. Times</w:t>
      </w:r>
      <w:r>
        <w:rPr>
          <w:color w:val="000000" w:themeColor="text1"/>
        </w:rPr>
        <w:t xml:space="preserve"> (Nov. 1, 2015), http://www.nytimes.com/2015/11/02/business/dealbook/in-arbitration-a-privatization-of-the-justice-system.html (quoting Myriam Gilles)); Cynthia Estlund, </w:t>
      </w:r>
      <w:r>
        <w:rPr>
          <w:i/>
          <w:iCs/>
          <w:color w:val="000000" w:themeColor="text1"/>
        </w:rPr>
        <w:t>The Black Hole of Mandatory Arbitration</w:t>
      </w:r>
      <w:r>
        <w:rPr>
          <w:color w:val="000000" w:themeColor="text1"/>
        </w:rPr>
        <w:t xml:space="preserve">, 96 </w:t>
      </w:r>
      <w:r>
        <w:rPr>
          <w:smallCaps/>
          <w:color w:val="000000" w:themeColor="text1"/>
        </w:rPr>
        <w:t>N.C. L. Rev.</w:t>
      </w:r>
      <w:r>
        <w:rPr>
          <w:color w:val="000000" w:themeColor="text1"/>
        </w:rPr>
        <w:t xml:space="preserve"> 679, 682 (2018).</w:t>
      </w:r>
    </w:p>
  </w:footnote>
  <w:footnote w:id="372">
    <w:p w14:paraId="2AC5D7D1" w14:textId="5FA12F1C" w:rsidR="003158D2" w:rsidRPr="005B3E31" w:rsidRDefault="003158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Sternlight, </w:t>
      </w:r>
      <w:r>
        <w:rPr>
          <w:i/>
          <w:iCs/>
          <w:color w:val="000000" w:themeColor="text1"/>
        </w:rPr>
        <w:t>Disarming Employees: How American Employers Are Using Mandatory Arbitration to Deprive Workers of Legal Protection</w:t>
      </w:r>
      <w:r>
        <w:rPr>
          <w:color w:val="000000" w:themeColor="text1"/>
        </w:rPr>
        <w:t xml:space="preserve">, 80 </w:t>
      </w:r>
      <w:r>
        <w:rPr>
          <w:smallCaps/>
          <w:color w:val="000000" w:themeColor="text1"/>
        </w:rPr>
        <w:t>Brook. L. Rev.</w:t>
      </w:r>
      <w:r>
        <w:rPr>
          <w:color w:val="000000" w:themeColor="text1"/>
        </w:rPr>
        <w:t xml:space="preserve"> 1309, 1353 (2015).</w:t>
      </w:r>
    </w:p>
  </w:footnote>
  <w:footnote w:id="373">
    <w:p w14:paraId="0E81B7E7" w14:textId="42A13828"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1652, 1656–57 (2023); J. Maria Glover, </w:t>
      </w:r>
      <w:r>
        <w:rPr>
          <w:i/>
          <w:iCs/>
          <w:color w:val="000000" w:themeColor="text1"/>
        </w:rPr>
        <w:t>Mass Arbitration</w:t>
      </w:r>
      <w:r>
        <w:rPr>
          <w:color w:val="000000" w:themeColor="text1"/>
        </w:rPr>
        <w:t xml:space="preserve">, 74 </w:t>
      </w:r>
      <w:r>
        <w:rPr>
          <w:smallCaps/>
          <w:color w:val="000000" w:themeColor="text1"/>
        </w:rPr>
        <w:t>Stan. L. Rev.</w:t>
      </w:r>
      <w:r>
        <w:rPr>
          <w:color w:val="000000" w:themeColor="text1"/>
        </w:rPr>
        <w:t xml:space="preserve"> 1283, 1308–09 (2022).</w:t>
      </w:r>
    </w:p>
  </w:footnote>
  <w:footnote w:id="374">
    <w:p w14:paraId="62933138" w14:textId="66263203"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Sternlight, Mandatory Arbitration Stymies Progress Towards Justice in Employment Law: Where To, #MeToo?, 54 Harv. C.R.-C.L. L. Rev. 155, 157, 159 (2019).</w:t>
      </w:r>
    </w:p>
  </w:footnote>
  <w:footnote w:id="375">
    <w:p w14:paraId="66224983" w14:textId="625977D4"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&amp; Alexander J.S. Colvin, </w:t>
      </w:r>
      <w:r>
        <w:rPr>
          <w:i/>
          <w:iCs/>
          <w:color w:val="000000" w:themeColor="text1"/>
        </w:rPr>
        <w:t>The Arbitration Epidemic</w:t>
      </w:r>
      <w:r>
        <w:rPr>
          <w:color w:val="000000" w:themeColor="text1"/>
        </w:rPr>
        <w:t xml:space="preserve">, </w:t>
      </w:r>
      <w:r>
        <w:rPr>
          <w:smallCaps/>
          <w:color w:val="000000" w:themeColor="text1"/>
        </w:rPr>
        <w:t>Econ. Pol’y Inst</w:t>
      </w:r>
      <w:r>
        <w:rPr>
          <w:color w:val="000000" w:themeColor="text1"/>
        </w:rPr>
        <w:t>. 22–23 (2015).</w:t>
      </w:r>
    </w:p>
  </w:footnote>
  <w:footnote w:id="376">
    <w:p w14:paraId="00010004" w14:textId="3C2BE7F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w:t>
      </w:r>
      <w:del w:id="202735" w:author="Claude" w:date="2026-09-27T12:00:00Z">
        <w:r>
          <w:rPr>
            <w:color w:val="000000" w:themeColor="text1"/>
          </w:rPr>
          <w:delText xml:space="preserve">Section VII</w:delText>
        </w:r>
      </w:del>
      <w:ins w:id="202736" w:author="Claude" w:date="2026-09-27T12:00:00Z">
        <w:r>
          <w:rPr>
            <w:color w:val="000000" w:themeColor="text1"/>
          </w:rPr>
          <w:t xml:space="preserve">Section VI</w:t>
        </w:r>
      </w:ins>
      <w:r>
        <w:rPr>
          <w:color w:val="000000" w:themeColor="text1"/>
        </w:rPr>
        <w:t xml:space="preserve">.</w:t>
      </w:r>
    </w:p>
  </w:footnote>
  <w:footnote w:id="377">
    <w:p w14:paraId="2597785B" w14:textId="5E82416E"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 Benjamin Spencer, </w:t>
      </w:r>
      <w:r>
        <w:rPr>
          <w:i/>
          <w:iCs/>
          <w:color w:val="000000" w:themeColor="text1"/>
        </w:rPr>
        <w:t>The Restrictive Ethos in Civil Procedure, 78 Geo. Wash. L. Rev. 353, 353–54</w:t>
      </w:r>
      <w:r>
        <w:rPr>
          <w:color w:val="000000" w:themeColor="text1"/>
        </w:rPr>
        <w:t xml:space="preserve"> (2010).</w:t>
      </w:r>
    </w:p>
  </w:footnote>
  <w:footnote w:id="378">
    <w:p w14:paraId="312DEE1C" w14:textId="4614FA4B"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R. Miller, </w:t>
      </w:r>
      <w:r>
        <w:rPr>
          <w:i/>
          <w:iCs/>
          <w:color w:val="000000" w:themeColor="text1"/>
        </w:rPr>
        <w:t>What Are Courts For? Have We Forsaken the Procedural Gold Standard?</w:t>
      </w:r>
      <w:r>
        <w:rPr>
          <w:color w:val="000000" w:themeColor="text1"/>
        </w:rPr>
        <w:t xml:space="preserve">, 78 </w:t>
      </w:r>
      <w:r>
        <w:rPr>
          <w:smallCaps/>
          <w:color w:val="000000" w:themeColor="text1"/>
        </w:rPr>
        <w:t>La. L. Rev.</w:t>
      </w:r>
      <w:r>
        <w:rPr>
          <w:color w:val="000000" w:themeColor="text1"/>
        </w:rPr>
        <w:t xml:space="preserve"> 739, 746, 769 (2018).</w:t>
      </w:r>
    </w:p>
  </w:footnote>
  <w:footnote w:id="379">
    <w:p w14:paraId="02869DF3" w14:textId="0EFCE5E7"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Lonny Hoffman,</w:t>
      </w:r>
      <w:r>
        <w:rPr>
          <w:i/>
          <w:iCs/>
          <w:color w:val="000000" w:themeColor="text1"/>
        </w:rPr>
        <w:t xml:space="preserve"> Plausible Theory, Implausible Conclusions</w:t>
      </w:r>
      <w:r>
        <w:rPr>
          <w:color w:val="000000" w:themeColor="text1"/>
        </w:rPr>
        <w:t xml:space="preserve">, 83 </w:t>
      </w:r>
      <w:r>
        <w:rPr>
          <w:smallCaps/>
          <w:color w:val="000000" w:themeColor="text1"/>
        </w:rPr>
        <w:t>U. Chi. L. Rev. Online</w:t>
      </w:r>
      <w:r>
        <w:rPr>
          <w:color w:val="000000" w:themeColor="text1"/>
        </w:rPr>
        <w:t xml:space="preserve"> 143, 152 (2016).</w:t>
      </w:r>
    </w:p>
  </w:footnote>
  <w:footnote w:id="380">
    <w:p w14:paraId="00010003"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w:t>
      </w:r>
      <w:del w:id="202737" w:author="Claude" w:date="2026-09-27T12:00:00Z">
        <w:r>
          <w:rPr>
            <w:color w:val="000000" w:themeColor="text1"/>
          </w:rPr>
          <w:delText xml:space="preserve">Section VII</w:delText>
        </w:r>
      </w:del>
      <w:ins w:id="202738" w:author="Claude" w:date="2026-09-27T12:00:00Z">
        <w:r>
          <w:rPr>
            <w:color w:val="000000" w:themeColor="text1"/>
          </w:rPr>
          <w:t xml:space="preserve">Section VI</w:t>
        </w:r>
      </w:ins>
      <w:r>
        <w:rPr>
          <w:color w:val="000000" w:themeColor="text1"/>
        </w:rPr>
        <w:t xml:space="preserve">.</w:t>
      </w:r>
    </w:p>
  </w:footnote>
  <w:footnote w:id="381">
    <w:p w14:paraId="12B86A34" w14:textId="7BB9D425"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Van Wezel Stone, </w:t>
      </w:r>
      <w:r>
        <w:rPr>
          <w:i/>
          <w:iCs/>
          <w:color w:val="000000" w:themeColor="text1"/>
        </w:rPr>
        <w:t>Rustic Justice: Community and Coercion Under the Federal Arbitration Act</w:t>
      </w:r>
      <w:r>
        <w:rPr>
          <w:color w:val="000000" w:themeColor="text1"/>
        </w:rPr>
        <w:t xml:space="preserve">, 77 </w:t>
      </w:r>
      <w:r>
        <w:rPr>
          <w:smallCaps/>
          <w:color w:val="000000" w:themeColor="text1"/>
        </w:rPr>
        <w:t>N.C. L. Rev.</w:t>
      </w:r>
      <w:r>
        <w:rPr>
          <w:color w:val="000000" w:themeColor="text1"/>
        </w:rPr>
        <w:t xml:space="preserve"> 931, 931, 971, 995, 1017 (1999); Lara Traum &amp; Brian Farkas, </w:t>
      </w:r>
      <w:r>
        <w:rPr>
          <w:i/>
          <w:iCs/>
          <w:color w:val="000000" w:themeColor="text1"/>
        </w:rPr>
        <w:t>The History and Legacy of the Pound Conferences</w:t>
      </w:r>
      <w:r>
        <w:rPr>
          <w:color w:val="000000" w:themeColor="text1"/>
        </w:rPr>
        <w:t xml:space="preserve">, 18 </w:t>
      </w:r>
      <w:r>
        <w:rPr>
          <w:smallCaps/>
          <w:color w:val="000000" w:themeColor="text1"/>
        </w:rPr>
        <w:t>Cardozo J. Conflict Resol</w:t>
      </w:r>
      <w:r>
        <w:rPr>
          <w:color w:val="000000" w:themeColor="text1"/>
        </w:rPr>
        <w:t>. 677, 685–86 (2017).</w:t>
      </w:r>
    </w:p>
  </w:footnote>
  <w:footnote w:id="382">
    <w:p w14:paraId="20FA3B76" w14:textId="541323F6"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John L. Comaroff &amp; Simon Roberts, Rules and processes: The Cultural Logic of Dispute in an African Context</w:t>
      </w:r>
      <w:r>
        <w:rPr>
          <w:color w:val="000000" w:themeColor="text1"/>
        </w:rPr>
        <w:t xml:space="preserve"> 107–09 (Univ. Chi. Press 1981); Amy J. Cohen, </w:t>
      </w:r>
      <w:r>
        <w:rPr>
          <w:i/>
          <w:iCs/>
          <w:color w:val="000000" w:themeColor="text1"/>
        </w:rPr>
        <w:t>The Rise and Fall and Rise Again of Informal Justice and the Death of ADR</w:t>
      </w:r>
      <w:r>
        <w:rPr>
          <w:color w:val="000000" w:themeColor="text1"/>
        </w:rPr>
        <w:t xml:space="preserve">, 54 </w:t>
      </w:r>
      <w:r>
        <w:rPr>
          <w:smallCaps/>
          <w:color w:val="000000" w:themeColor="text1"/>
        </w:rPr>
        <w:t>Conn. L. Rev.</w:t>
      </w:r>
      <w:r>
        <w:rPr>
          <w:color w:val="000000" w:themeColor="text1"/>
        </w:rPr>
        <w:t xml:space="preserve"> 197, 208–09 (2022).</w:t>
      </w:r>
    </w:p>
  </w:footnote>
  <w:footnote w:id="383">
    <w:p w14:paraId="570CBE47"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V; </w:t>
      </w:r>
      <w:r>
        <w:rPr>
          <w:i/>
          <w:iCs/>
          <w:color w:val="000000" w:themeColor="text1"/>
        </w:rPr>
        <w:t>see supra</w:t>
      </w:r>
      <w:r>
        <w:rPr>
          <w:color w:val="000000" w:themeColor="text1"/>
        </w:rPr>
        <w:t xml:space="preserve"> </w:t>
      </w:r>
      <w:del w:id="202739" w:author="Claude" w:date="2026-09-27T12:00:00Z">
        <w:r>
          <w:rPr>
            <w:color w:val="000000" w:themeColor="text1"/>
          </w:rPr>
          <w:delText xml:space="preserve">Section III</w:delText>
        </w:r>
      </w:del>
      <w:ins w:id="202740" w:author="Claude" w:date="2026-09-27T12:00:00Z">
        <w:r>
          <w:rPr>
            <w:color w:val="000000" w:themeColor="text1"/>
          </w:rPr>
          <w:t xml:space="preserve">Section II</w:t>
        </w:r>
      </w:ins>
      <w:r>
        <w:rPr>
          <w:color w:val="000000" w:themeColor="text1"/>
        </w:rPr>
        <w:t xml:space="preserve">.</w:t>
      </w:r>
    </w:p>
  </w:footnote>
  <w:footnote w:id="384">
    <w:p w14:paraId="5D74751C" w14:textId="1DC15DB7" w:rsidR="003B1038" w:rsidRPr="005B3E31" w:rsidRDefault="003B10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143–44 (2013);</w:t>
      </w:r>
      <w:r>
        <w:rPr>
          <w:i/>
          <w:color w:val="000000" w:themeColor="text1"/>
        </w:rPr>
        <w:t xml:space="preserve"> </w:t>
      </w:r>
      <w:r>
        <w:rPr>
          <w:smallCaps/>
          <w:color w:val="000000" w:themeColor="text1"/>
        </w:rPr>
        <w:t>Comaroff &amp; Roberts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t>382</w:t>
      </w:r>
      <w:r>
        <w:rPr>
          <w:color w:val="000000" w:themeColor="text1"/>
        </w:rPr>
        <w:fldChar w:fldCharType="end"/>
      </w:r>
      <w:r>
        <w:rPr>
          <w:color w:val="000000" w:themeColor="text1"/>
        </w:rPr>
        <w:t xml:space="preserve">, at 107–09;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226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 . .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385">
    <w:p w14:paraId="41E22207" w14:textId="3FD7B459" w:rsidR="00C83D59" w:rsidRPr="005B3E31" w:rsidRDefault="00C83D5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ch. 11 (counted pp. 247–67; juries, 259–61; European judicial torture, 262; China, 263).</w:t>
      </w:r>
    </w:p>
  </w:footnote>
  <w:footnote w:id="386">
    <w:p w14:paraId="71CDB32D" w14:textId="512E9D88" w:rsidR="00FD62BC" w:rsidRPr="005B3E31" w:rsidRDefault="00FD62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E. Nelson, Dispute and Conflict Resolution in Plymouth County, Massachusetts</w:t>
      </w:r>
      <w:r>
        <w:rPr>
          <w:color w:val="000000" w:themeColor="text1"/>
        </w:rPr>
        <w:t>, 1725–1825, at ch. 2 (1981); </w:t>
      </w:r>
      <w:r>
        <w:rPr>
          <w:smallCaps/>
          <w:color w:val="000000" w:themeColor="text1"/>
        </w:rPr>
        <w:t>Peter Charles Hoffer, Law and People in Colonial America</w:t>
      </w:r>
      <w:r>
        <w:rPr>
          <w:color w:val="000000" w:themeColor="text1"/>
        </w:rPr>
        <w:t xml:space="preserve"> 47–62 (1992); Michael McManus &amp; Brianna Silverstein, </w:t>
      </w:r>
      <w:r>
        <w:rPr>
          <w:i/>
          <w:iCs/>
          <w:color w:val="000000" w:themeColor="text1"/>
        </w:rPr>
        <w:t>Brief History of Alternative Dispute Resolution in the United States</w:t>
      </w:r>
      <w:r>
        <w:rPr>
          <w:color w:val="000000" w:themeColor="text1"/>
        </w:rPr>
        <w:t>, 1 </w:t>
      </w:r>
      <w:r>
        <w:rPr>
          <w:smallCaps/>
          <w:color w:val="000000" w:themeColor="text1"/>
        </w:rPr>
        <w:t>Cadmus</w:t>
      </w:r>
      <w:r>
        <w:rPr>
          <w:color w:val="000000" w:themeColor="text1"/>
        </w:rPr>
        <w:t xml:space="preserve"> 100, 101 (2011); </w:t>
      </w:r>
      <w:r>
        <w:rPr>
          <w:i/>
          <w:iCs/>
          <w:color w:val="000000" w:themeColor="text1"/>
        </w:rPr>
        <w:t>see generally</w:t>
      </w:r>
      <w:r>
        <w:rPr>
          <w:color w:val="000000" w:themeColor="text1"/>
        </w:rPr>
        <w:t> </w:t>
      </w:r>
      <w:r>
        <w:rPr>
          <w:smallCaps/>
          <w:color w:val="000000" w:themeColor="text1"/>
        </w:rPr>
        <w:t>Jerold S. Auerbach,</w:t>
      </w:r>
      <w:r>
        <w:rPr>
          <w:color w:val="000000" w:themeColor="text1"/>
        </w:rPr>
        <w:t xml:space="preserve"> </w:t>
      </w:r>
      <w:r>
        <w:rPr>
          <w:smallCaps/>
          <w:color w:val="000000" w:themeColor="text1"/>
        </w:rPr>
        <w:t>Justice Without Law?</w:t>
      </w:r>
      <w:r>
        <w:rPr>
          <w:color w:val="000000" w:themeColor="text1"/>
        </w:rPr>
        <w:t xml:space="preserve"> 19–46 (1983); </w:t>
      </w:r>
      <w:r>
        <w:rPr>
          <w:smallCaps/>
          <w:color w:val="000000" w:themeColor="text1"/>
        </w:rPr>
        <w:t>Jaap Jacobs,</w:t>
      </w:r>
      <w:r>
        <w:rPr>
          <w:color w:val="000000" w:themeColor="text1"/>
        </w:rPr>
        <w:t xml:space="preserve"> </w:t>
      </w:r>
      <w:r>
        <w:rPr>
          <w:smallCaps/>
          <w:color w:val="000000" w:themeColor="text1"/>
        </w:rPr>
        <w:t>New Netherland: A Dutch Colony in Seventeenth-Century America</w:t>
      </w:r>
      <w:r>
        <w:rPr>
          <w:color w:val="000000" w:themeColor="text1"/>
        </w:rPr>
        <w:t xml:space="preserve"> 143–44, 168–69 (Brill 2005).</w:t>
      </w:r>
    </w:p>
  </w:footnote>
  <w:footnote w:id="387">
    <w:p w14:paraId="42121C39" w14:textId="04905AD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23–31; </w:t>
      </w:r>
      <w:r>
        <w:rPr>
          <w:smallCaps/>
          <w:color w:val="000000" w:themeColor="text1"/>
        </w:rPr>
        <w:t>Sumner Chilton Powell, Puritan Village: The Formation of a New England Town</w:t>
      </w:r>
      <w:r>
        <w:rPr>
          <w:color w:val="000000" w:themeColor="text1"/>
        </w:rPr>
        <w:t xml:space="preserve"> 81 (1963); </w:t>
      </w:r>
      <w:r>
        <w:rPr>
          <w:smallCaps/>
          <w:color w:val="000000" w:themeColor="text1"/>
        </w:rPr>
        <w:t>Bruce H. Mann, Neighbors and Strangers: Law and Community in Early Connecticut</w:t>
      </w:r>
      <w:r>
        <w:rPr>
          <w:color w:val="000000" w:themeColor="text1"/>
        </w:rPr>
        <w:t xml:space="preserve"> 2–19 (1987); Mark McGarvie &amp; Elizabeth Mensch, </w:t>
      </w:r>
      <w:r>
        <w:rPr>
          <w:i/>
          <w:iCs/>
          <w:color w:val="000000" w:themeColor="text1"/>
        </w:rPr>
        <w:t>Law and Religion in Colonial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324, 334, 336 (Michael Grossberg &amp; Christopher Tomlins eds., 2008) (“Before the 1670s most disputes were arbitrated by clergy and resolved on principles </w:t>
      </w:r>
    </w:p>
    <w:p w14:paraId="6EA8F846" w14:textId="3562667F" w:rsidR="00453149" w:rsidRPr="005B3E31" w:rsidRDefault="00453149" w:rsidP="003D74D8">
      <w:pPr>
        <w:pStyle w:val="FootnoteText"/>
        <w:spacing w:line="480" w:lineRule="auto"/>
        <w:rPr>
          <w:color w:val="000000" w:themeColor="text1"/>
        </w:rPr>
      </w:pPr>
      <w:r>
        <w:rPr>
          <w:color w:val="000000" w:themeColor="text1"/>
        </w:rPr>
        <w:t>of equity and community norms, with the goal of preserving the integrity of the community. Puritans did not think that this communitarianism compromised individual liberty. Rather, they defined liberty as the freedom necessary to conform one’s life to God’s teachings. . . . Salem ended its persecutions with grave doubts about the efficacy of spectral evidence (visions and spiritual forms), bringing into question the extent to which law could fully incorporate religious belief.”).</w:t>
      </w:r>
    </w:p>
  </w:footnote>
  <w:footnote w:id="388">
    <w:p w14:paraId="6349890B" w14:textId="2BB41FD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 L. Bushman, From Puritan to Yankee: Character and the Social Order in Connecticut</w:t>
      </w:r>
      <w:r>
        <w:rPr>
          <w:color w:val="000000" w:themeColor="text1"/>
        </w:rPr>
        <w:t xml:space="preserve">, 1690–1765 4, 10, 14–15 (1970); </w:t>
      </w:r>
      <w:r>
        <w:rPr>
          <w:i/>
          <w:iCs/>
          <w:color w:val="000000" w:themeColor="text1"/>
        </w:rPr>
        <w:t>see also</w:t>
      </w:r>
      <w:r>
        <w:rPr>
          <w:color w:val="000000" w:themeColor="text1"/>
        </w:rPr>
        <w:t xml:space="preserve"> Richard J. Ross, </w:t>
      </w:r>
      <w:r>
        <w:rPr>
          <w:i/>
          <w:iCs/>
          <w:color w:val="000000" w:themeColor="text1"/>
        </w:rPr>
        <w:t>Legal Communications and Imperial Governance: British North America and Spanish America Compared</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104, 139 (Michael Grossberg &amp; Christopher Tomlins eds., 2008) (“New England Congregationalists, Quakers, Dutch Reformed congregants, and German Pietists particularly encouraged co-religionists to settle disputes under the auspices of the church rather than in the state’s courts”).</w:t>
      </w:r>
    </w:p>
  </w:footnote>
  <w:footnote w:id="389">
    <w:p w14:paraId="171B4F54" w14:textId="29AB0F7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34, 38, 41;</w:t>
      </w:r>
      <w:r>
        <w:rPr>
          <w:smallCaps/>
          <w:color w:val="000000" w:themeColor="text1"/>
        </w:rPr>
        <w:t xml:space="preserve">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110–34;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118, 145–46. </w:t>
      </w:r>
    </w:p>
  </w:footnote>
  <w:footnote w:id="390">
    <w:p w14:paraId="0DBF0550" w14:textId="38362FB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Thomas Konig, </w:t>
      </w:r>
      <w:r>
        <w:rPr>
          <w:i/>
          <w:iCs/>
          <w:color w:val="000000" w:themeColor="text1"/>
        </w:rPr>
        <w:t>Regionalism in Early American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144, 158–61 (Michael Grossberg &amp; Christopher Tomlins eds., 2008).</w:t>
      </w:r>
    </w:p>
  </w:footnote>
  <w:footnote w:id="391">
    <w:p w14:paraId="743B7F96" w14:textId="227DE37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38, 208.</w:t>
      </w:r>
    </w:p>
  </w:footnote>
  <w:footnote w:id="392">
    <w:p w14:paraId="299AA02B" w14:textId="528BF06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26, 35–36; </w:t>
      </w:r>
      <w:r>
        <w:rPr>
          <w:i/>
          <w:iCs/>
          <w:color w:val="000000" w:themeColor="text1"/>
        </w:rPr>
        <w:t>see also</w:t>
      </w:r>
      <w:r>
        <w:rPr>
          <w:color w:val="000000" w:themeColor="text1"/>
        </w:rPr>
        <w:t> Honestus (Benjamin Austin), </w:t>
      </w:r>
      <w:r>
        <w:rPr>
          <w:i/>
          <w:iCs/>
          <w:color w:val="000000" w:themeColor="text1"/>
        </w:rPr>
        <w:t>Observations on the Pernicious Practice of the Law</w:t>
      </w:r>
      <w:r>
        <w:rPr>
          <w:color w:val="000000" w:themeColor="text1"/>
        </w:rPr>
        <w:t> (1786), </w:t>
      </w:r>
      <w:r>
        <w:rPr>
          <w:i/>
          <w:iCs/>
          <w:color w:val="000000" w:themeColor="text1"/>
        </w:rPr>
        <w:t>reprinted in</w:t>
      </w:r>
      <w:r>
        <w:rPr>
          <w:color w:val="000000" w:themeColor="text1"/>
        </w:rPr>
        <w:t> </w:t>
      </w:r>
      <w:r>
        <w:rPr>
          <w:smallCaps/>
          <w:color w:val="000000" w:themeColor="text1"/>
        </w:rPr>
        <w:t>Observations on the Pernicious Practice of the Law</w:t>
      </w:r>
      <w:r>
        <w:rPr>
          <w:color w:val="000000" w:themeColor="text1"/>
        </w:rPr>
        <w:t xml:space="preserve"> 4, 4–10 (Joshua Belcher ed., 1814); </w:t>
      </w:r>
      <w:r>
        <w:rPr>
          <w:smallCaps/>
          <w:color w:val="000000" w:themeColor="text1"/>
        </w:rPr>
        <w:t>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35–36, 149–155;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108, 145–46. </w:t>
      </w:r>
    </w:p>
  </w:footnote>
  <w:footnote w:id="393">
    <w:p w14:paraId="2BFF6312" w14:textId="5D932EC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Konig,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_Ref222229128 \h  \* MERGEFORMAT </w:instrText>
      </w:r>
      <w:r>
        <w:rPr>
          <w:color w:val="000000" w:themeColor="text1"/>
        </w:rPr>
      </w:r>
      <w:r>
        <w:rPr>
          <w:color w:val="000000" w:themeColor="text1"/>
        </w:rPr>
        <w:fldChar w:fldCharType="separate"/>
      </w:r>
      <w:r>
        <w:rPr>
          <w:color w:val="000000" w:themeColor="text1"/>
        </w:rPr>
        <w:t>390</w:t>
      </w:r>
      <w:r>
        <w:rPr>
          <w:color w:val="000000" w:themeColor="text1"/>
        </w:rPr>
        <w:fldChar w:fldCharType="end"/>
      </w:r>
      <w:r>
        <w:rPr>
          <w:color w:val="000000" w:themeColor="text1"/>
        </w:rPr>
        <w:t>, at 163–64.</w:t>
      </w:r>
    </w:p>
  </w:footnote>
  <w:footnote w:id="394">
    <w:p w14:paraId="7F886E05" w14:textId="11D0F9D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ch. 12 (counted pp. 276, 278, 280–81).</w:t>
      </w:r>
    </w:p>
  </w:footnote>
  <w:footnote w:id="395">
    <w:p w14:paraId="2FF1B6C5" w14:textId="190E553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generally </w:t>
      </w:r>
      <w:r>
        <w:rPr>
          <w:smallCaps/>
          <w:color w:val="000000" w:themeColor="text1"/>
        </w:rPr>
        <w:t>Morton J. Horwitz, The Transformation of American Law</w:t>
      </w:r>
      <w:r>
        <w:rPr>
          <w:color w:val="000000" w:themeColor="text1"/>
        </w:rPr>
        <w:t>, 1780–1860, ch. 5, at 140, 144, 150–55, 159 (1977); </w:t>
      </w:r>
      <w:r>
        <w:rPr>
          <w:i/>
          <w:iCs/>
          <w:color w:val="000000" w:themeColor="text1"/>
        </w:rPr>
        <w:t>see also</w:t>
      </w:r>
      <w:r>
        <w:rPr>
          <w:color w:val="000000" w:themeColor="text1"/>
        </w:rPr>
        <w:t> De Hart v. Covenhoven</w:t>
      </w:r>
      <w:r>
        <w:rPr>
          <w:smallCaps/>
          <w:color w:val="000000" w:themeColor="text1"/>
        </w:rPr>
        <w:t xml:space="preserve">, </w:t>
      </w:r>
      <w:r>
        <w:rPr>
          <w:color w:val="000000" w:themeColor="text1"/>
        </w:rPr>
        <w:t>2 Johns. Cas. 402 (N.Y. Sup. Ct. 1801)</w:t>
      </w:r>
      <w:r>
        <w:rPr>
          <w:smallCaps/>
          <w:color w:val="000000" w:themeColor="text1"/>
        </w:rPr>
        <w:t>;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163–67. </w:t>
      </w:r>
    </w:p>
  </w:footnote>
  <w:footnote w:id="396">
    <w:p w14:paraId="66FD6E45" w14:textId="5496E71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Curtis J. Milhaupt &amp; Katharina Pistor, Law and Capitalism</w:t>
      </w:r>
      <w:r>
        <w:rPr>
          <w:color w:val="000000" w:themeColor="text1"/>
        </w:rPr>
        <w:t xml:space="preserve"> 184 (2008) (“In no other country are lawyers so entrepreneurial in seeking out new kinds of business, so eager to challenge authority, or so quick to propose new liability-expanding legal theories.” (quoting </w:t>
      </w:r>
      <w:r>
        <w:rPr>
          <w:smallCaps/>
          <w:color w:val="000000" w:themeColor="text1"/>
        </w:rPr>
        <w:t>Robert A. Kagan, Adversarial Legalism: The American Way of Law</w:t>
      </w:r>
      <w:r>
        <w:rPr>
          <w:color w:val="000000" w:themeColor="text1"/>
        </w:rPr>
        <w:t xml:space="preserve"> 8–9 (2001))); </w:t>
      </w:r>
      <w:r>
        <w:rPr>
          <w:i/>
          <w:iCs/>
          <w:color w:val="000000" w:themeColor="text1"/>
        </w:rPr>
        <w:t>id.</w:t>
      </w:r>
      <w:r>
        <w:rPr>
          <w:color w:val="000000" w:themeColor="text1"/>
        </w:rPr>
        <w:t xml:space="preserve"> (“Under pressure from the private bar, which greatly expanded its powers after World War II, courts increasingly recognized private rights of action . . . .” (citation and footnote omitted)); Marc Galanter, </w:t>
      </w:r>
      <w:r>
        <w:rPr>
          <w:i/>
          <w:iCs/>
          <w:color w:val="000000" w:themeColor="text1"/>
        </w:rPr>
        <w:t>Reading the Landscape of Disputes: What We Know and Don’t Know (and Think We Know) about Our Allegedly Contentious and Litigious Society</w:t>
      </w:r>
      <w:r>
        <w:rPr>
          <w:color w:val="000000" w:themeColor="text1"/>
        </w:rPr>
        <w:t xml:space="preserve">, 31 </w:t>
      </w:r>
      <w:r>
        <w:rPr>
          <w:smallCaps/>
          <w:color w:val="000000" w:themeColor="text1"/>
        </w:rPr>
        <w:t>UCLA L. Rev.</w:t>
      </w:r>
      <w:r>
        <w:rPr>
          <w:color w:val="000000" w:themeColor="text1"/>
        </w:rPr>
        <w:t xml:space="preserve"> 4, 49–51 (1983).</w:t>
      </w:r>
    </w:p>
  </w:footnote>
  <w:footnote w:id="397">
    <w:p w14:paraId="237C2A94" w14:textId="3C2D1C7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Bruce H. Mann, </w:t>
      </w:r>
      <w:r>
        <w:rPr>
          <w:i/>
          <w:iCs/>
          <w:color w:val="000000" w:themeColor="text1"/>
        </w:rPr>
        <w:t>The Transformation of Law and Economy in Early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365, 373, 378, 390–91 (Michael Grossberg &amp; Christopher Tomlins eds., 2008).</w:t>
      </w:r>
    </w:p>
  </w:footnote>
  <w:footnote w:id="398">
    <w:p w14:paraId="6D7A3D9D" w14:textId="1EB9FC0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Fonts w:eastAsiaTheme="majorEastAsia"/>
          <w:color w:val="000000" w:themeColor="text1"/>
        </w:rPr>
        <w:t xml:space="preserve"> at 378, 380.</w:t>
      </w:r>
    </w:p>
  </w:footnote>
  <w:footnote w:id="399">
    <w:p w14:paraId="059AA5AD" w14:textId="6C826EC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Mark McGarvie &amp; Elizabeth Mensch, </w:t>
      </w:r>
      <w:r>
        <w:rPr>
          <w:i/>
          <w:iCs/>
          <w:color w:val="000000" w:themeColor="text1"/>
        </w:rPr>
        <w:t>Law and Religion in Colonial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324, 329, 363 (Michael Grossberg &amp; Christopher Tomlins eds., 2008).</w:t>
      </w:r>
    </w:p>
  </w:footnote>
  <w:footnote w:id="400">
    <w:p w14:paraId="18D29812" w14:textId="489D9FD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Claire Priest, </w:t>
      </w:r>
      <w:r>
        <w:rPr>
          <w:i/>
          <w:iCs/>
          <w:color w:val="000000" w:themeColor="text1"/>
        </w:rPr>
        <w:t>Law and Commerce, 1580–1815</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400, 433–34 (Michael Grossberg &amp; Christopher Tomlins eds., 2008).</w:t>
      </w:r>
    </w:p>
  </w:footnote>
  <w:footnote w:id="401">
    <w:p w14:paraId="31604882" w14:textId="77777777" w:rsidR="001A6B9B" w:rsidRPr="005B3E31" w:rsidRDefault="001A6B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A. Kagan, Adversarial Legalism</w:t>
      </w:r>
      <w:r>
        <w:rPr>
          <w:color w:val="000000" w:themeColor="text1"/>
        </w:rPr>
        <w:t xml:space="preserve"> 18 (2d ed. 2019); Giulia Oskian, </w:t>
      </w:r>
      <w:r>
        <w:rPr>
          <w:i/>
          <w:iCs/>
          <w:color w:val="000000" w:themeColor="text1"/>
        </w:rPr>
        <w:t>Tocqueville and the Legal Culture of Jacksonian America</w:t>
      </w:r>
      <w:r>
        <w:rPr>
          <w:color w:val="000000" w:themeColor="text1"/>
        </w:rPr>
        <w:t xml:space="preserve">, 39 J. </w:t>
      </w:r>
      <w:r>
        <w:rPr>
          <w:smallCaps/>
          <w:color w:val="000000" w:themeColor="text1"/>
        </w:rPr>
        <w:t>Early Republic</w:t>
      </w:r>
      <w:r>
        <w:rPr>
          <w:color w:val="000000" w:themeColor="text1"/>
        </w:rPr>
        <w:t xml:space="preserve"> 135, 138 (2019). </w:t>
      </w:r>
    </w:p>
  </w:footnote>
  <w:footnote w:id="402">
    <w:p w14:paraId="72BC6892" w14:textId="4C01BA9E" w:rsidR="006D1A52" w:rsidRPr="005B3E31" w:rsidRDefault="006D1A52" w:rsidP="003D74D8">
      <w:pPr>
        <w:pStyle w:val="FootnoteText"/>
        <w:spacing w:line="480" w:lineRule="auto"/>
      </w:pPr>
      <w:r>
        <w:rPr>
          <w:rStyle w:val="FootnoteReference"/>
        </w:rPr>
        <w:footnoteRef/>
      </w:r>
      <w:r>
        <w:t xml:space="preserve"> </w:t>
      </w:r>
      <w:r>
        <w:rPr>
          <w:smallCaps/>
        </w:rPr>
        <w:t>Lawrence M. Friedman, A History of American Law</w:t>
      </w:r>
      <w:r>
        <w:rPr>
          <w:rStyle w:val="FootnoteReference"/>
        </w:rPr>
        <w:t xml:space="preserve"> 370</w:t>
      </w:r>
      <w:r>
        <w:t xml:space="preserve"> (4th ed. 2019) (“The history of American courts is thus also a history of events that passed them by. . . . The economy—industry and commerce—was exploding. A vast army of middle-class consumers used the law—used contracts, mortgages, deeds, sales on time, and other devices. The courts—slow, expensive, and relatively technical—could not meet the needs of economy and society.”). </w:t>
      </w:r>
    </w:p>
  </w:footnote>
  <w:footnote w:id="403">
    <w:p w14:paraId="6220A32F" w14:textId="27279B0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409–12 and accompanying text. </w:t>
      </w:r>
    </w:p>
  </w:footnote>
  <w:footnote w:id="404">
    <w:p w14:paraId="1921283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Griffiths, </w:t>
      </w:r>
      <w:r>
        <w:rPr>
          <w:i/>
          <w:iCs/>
          <w:color w:val="000000" w:themeColor="text1"/>
        </w:rPr>
        <w:t>What Is Legal Pluralism</w:t>
      </w:r>
      <w:r>
        <w:rPr>
          <w:color w:val="000000" w:themeColor="text1"/>
        </w:rPr>
        <w:t xml:space="preserve">, 24 J. </w:t>
      </w:r>
      <w:r>
        <w:rPr>
          <w:smallCaps/>
          <w:color w:val="000000" w:themeColor="text1"/>
        </w:rPr>
        <w:t>Legal Pluralism &amp; Unofficial L</w:t>
      </w:r>
      <w:r>
        <w:rPr>
          <w:color w:val="000000" w:themeColor="text1"/>
        </w:rPr>
        <w:t>. 1, 4 (1986).</w:t>
      </w:r>
    </w:p>
  </w:footnote>
  <w:footnote w:id="405">
    <w:p w14:paraId="28101C7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w:t>
      </w:r>
      <w:r>
        <w:rPr>
          <w:smallCaps/>
          <w:color w:val="000000" w:themeColor="text1"/>
        </w:rPr>
        <w:t>Robert C. Ellickson, Order Without Law: How Neighbors Settle Disputes</w:t>
      </w:r>
      <w:r>
        <w:rPr>
          <w:color w:val="000000" w:themeColor="text1"/>
        </w:rPr>
        <w:t xml:space="preserve"> chs. 7–8 (1991).</w:t>
      </w:r>
    </w:p>
  </w:footnote>
  <w:footnote w:id="406">
    <w:p w14:paraId="3A2F568D" w14:textId="79612B24" w:rsidR="005324C4" w:rsidRPr="005B3E31" w:rsidRDefault="005324C4" w:rsidP="003D74D8">
      <w:pPr>
        <w:pStyle w:val="FootnoteText"/>
        <w:spacing w:line="480" w:lineRule="auto"/>
      </w:pPr>
      <w:r>
        <w:rPr>
          <w:rStyle w:val="FootnoteReference"/>
        </w:rPr>
        <w:footnoteRef/>
      </w:r>
      <w:r>
        <w:t xml:space="preserve"> Jerold S. Auerbach, Justice Without Law? 15 (1983).</w:t>
      </w:r>
    </w:p>
  </w:footnote>
  <w:footnote w:id="407">
    <w:p w14:paraId="0D210FA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Sally Falk Moore, </w:t>
      </w:r>
      <w:r>
        <w:rPr>
          <w:i/>
          <w:iCs/>
          <w:color w:val="000000" w:themeColor="text1"/>
        </w:rPr>
        <w:t>Law and Social Change: The Semi-Autonomous Social Field as an Appropriate Subject of Study</w:t>
      </w:r>
      <w:r>
        <w:rPr>
          <w:color w:val="000000" w:themeColor="text1"/>
        </w:rPr>
        <w:t xml:space="preserve">, 7 </w:t>
      </w:r>
      <w:r>
        <w:rPr>
          <w:smallCaps/>
          <w:color w:val="000000" w:themeColor="text1"/>
        </w:rPr>
        <w:t>L. &amp; Soc’y Rev</w:t>
      </w:r>
      <w:r>
        <w:rPr>
          <w:color w:val="000000" w:themeColor="text1"/>
        </w:rPr>
        <w:t xml:space="preserve">. 719, 720 (1973) (defining semi-autonomous social fields as possessing rule-making capacities and means to induce compliance while simultaneously existing within larger social matrices that can affect and invade them). </w:t>
      </w:r>
    </w:p>
  </w:footnote>
  <w:footnote w:id="408">
    <w:p w14:paraId="4862F86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Ellickson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_Ref214120963 \h  \* MERGEFORMAT </w:instrText>
      </w:r>
      <w:r>
        <w:rPr>
          <w:color w:val="000000" w:themeColor="text1"/>
        </w:rPr>
      </w:r>
      <w:r>
        <w:rPr>
          <w:color w:val="000000" w:themeColor="text1"/>
        </w:rPr>
        <w:fldChar w:fldCharType="separate"/>
      </w:r>
      <w:r>
        <w:rPr>
          <w:color w:val="000000" w:themeColor="text1"/>
        </w:rPr>
        <w:t>405</w:t>
      </w:r>
      <w:r>
        <w:rPr>
          <w:color w:val="000000" w:themeColor="text1"/>
        </w:rPr>
        <w:fldChar w:fldCharType="end"/>
      </w:r>
      <w:r>
        <w:rPr>
          <w:color w:val="000000" w:themeColor="text1"/>
        </w:rPr>
        <w:t xml:space="preserve">, at 251 (“[T]he reluctance to use law is not limited to remote rural areas.”);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22; Griffiths,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_Ref217240807 \h  \* MERGEFORMAT </w:instrText>
      </w:r>
      <w:r>
        <w:rPr>
          <w:color w:val="000000" w:themeColor="text1"/>
        </w:rPr>
      </w:r>
      <w:r>
        <w:rPr>
          <w:color w:val="000000" w:themeColor="text1"/>
        </w:rPr>
        <w:fldChar w:fldCharType="separate"/>
      </w:r>
      <w:r>
        <w:rPr>
          <w:color w:val="000000" w:themeColor="text1"/>
        </w:rPr>
        <w:t>404</w:t>
      </w:r>
      <w:r>
        <w:rPr>
          <w:color w:val="000000" w:themeColor="text1"/>
        </w:rPr>
        <w:fldChar w:fldCharType="end"/>
      </w:r>
      <w:r>
        <w:rPr>
          <w:color w:val="000000" w:themeColor="text1"/>
        </w:rPr>
        <w:t xml:space="preserve">, at 29; Nils Christie, </w:t>
      </w:r>
      <w:r>
        <w:rPr>
          <w:i/>
          <w:iCs/>
          <w:color w:val="000000" w:themeColor="text1"/>
        </w:rPr>
        <w:t>Conflicts as Property</w:t>
      </w:r>
      <w:r>
        <w:rPr>
          <w:color w:val="000000" w:themeColor="text1"/>
        </w:rPr>
        <w:t xml:space="preserve">, 17 </w:t>
      </w:r>
      <w:r>
        <w:rPr>
          <w:smallCaps/>
          <w:color w:val="000000" w:themeColor="text1"/>
        </w:rPr>
        <w:t>Brit. J. Criminology</w:t>
      </w:r>
      <w:r>
        <w:rPr>
          <w:color w:val="000000" w:themeColor="text1"/>
        </w:rPr>
        <w:t xml:space="preserve"> 1, 4 (1977); </w:t>
      </w:r>
      <w:r>
        <w:rPr>
          <w:i/>
          <w:iCs/>
          <w:color w:val="000000" w:themeColor="text1"/>
        </w:rPr>
        <w:t>see also</w:t>
      </w:r>
      <w:r>
        <w:rPr>
          <w:color w:val="000000" w:themeColor="text1"/>
        </w:rPr>
        <w:t xml:space="preserve"> Stewart Macaulay, </w:t>
      </w:r>
      <w:r>
        <w:rPr>
          <w:i/>
          <w:iCs/>
          <w:color w:val="000000" w:themeColor="text1"/>
        </w:rPr>
        <w:t>Non-Contractual Relations in Business: A Preliminary Study</w:t>
      </w:r>
      <w:r>
        <w:rPr>
          <w:color w:val="000000" w:themeColor="text1"/>
        </w:rPr>
        <w:t xml:space="preserve">, 28 </w:t>
      </w:r>
      <w:r>
        <w:rPr>
          <w:smallCaps/>
          <w:color w:val="000000" w:themeColor="text1"/>
        </w:rPr>
        <w:t>Am. Soc. Rev.</w:t>
      </w:r>
      <w:r>
        <w:rPr>
          <w:color w:val="000000" w:themeColor="text1"/>
        </w:rPr>
        <w:t xml:space="preserve"> 55, 58–63 (1963).</w:t>
      </w:r>
    </w:p>
  </w:footnote>
  <w:footnote w:id="409">
    <w:p w14:paraId="17E1374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w:t>
      </w:r>
      <w:r>
        <w:rPr>
          <w:i/>
          <w:iCs/>
          <w:color w:val="000000" w:themeColor="text1"/>
        </w:rPr>
        <w:t>Justice in Many Rooms: Courts, Private Ordering, and Indigenous Law</w:t>
      </w:r>
      <w:r>
        <w:rPr>
          <w:color w:val="000000" w:themeColor="text1"/>
        </w:rPr>
        <w:t xml:space="preserve">, 19 J. </w:t>
      </w:r>
      <w:r>
        <w:rPr>
          <w:smallCaps/>
          <w:color w:val="000000" w:themeColor="text1"/>
        </w:rPr>
        <w:t>Legal Pluralism</w:t>
      </w:r>
      <w:r>
        <w:rPr>
          <w:color w:val="000000" w:themeColor="text1"/>
        </w:rPr>
        <w:t xml:space="preserve"> 1, 17–18 (1981) (“By indigenous law I refer not to some diffuse folk consciousness, but to concrete patterns of social ordering to be found in a variety of institutional settings—in universities, sports leagues, housing developments, hospitals, etc.”).</w:t>
      </w:r>
    </w:p>
  </w:footnote>
  <w:footnote w:id="410">
    <w:p w14:paraId="3611814B" w14:textId="1FC10BE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334 (counted).</w:t>
      </w:r>
    </w:p>
  </w:footnote>
  <w:footnote w:id="411">
    <w:p w14:paraId="5899FB6D" w14:textId="35725D24"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6 (explaining how participants often devise more satisfactory solutions than professionals constrained by general rules due to variability of preferences and situations and the loss of meaning in transforming disputes into professional categories); </w:t>
      </w:r>
      <w:r>
        <w:rPr>
          <w:i/>
          <w:iCs/>
          <w:color w:val="000000" w:themeColor="text1"/>
        </w:rPr>
        <w:t>id.</w:t>
      </w:r>
      <w:r>
        <w:rPr>
          <w:color w:val="000000" w:themeColor="text1"/>
        </w:rPr>
        <w:t xml:space="preserve"> at 10 (describing how expense, remoteness, and overload of Courts transform their incapacity into regulatory authority exercised by other institutions through legal alchemy); </w:t>
      </w:r>
      <w:r>
        <w:rPr>
          <w:i/>
          <w:iCs/>
          <w:color w:val="000000" w:themeColor="text1"/>
        </w:rPr>
        <w:t>id.</w:t>
      </w:r>
      <w:r>
        <w:rPr>
          <w:color w:val="000000" w:themeColor="text1"/>
        </w:rPr>
        <w:t xml:space="preserve"> at 33–34 (explaining how chronic overcommitment of legal agencies results in massive covert delegation of power to decide which commitments to fulfill); Moore,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4–6 (describing how internally generated rules within semi-autonomous social fields often prove effectively stronger than new laws thrust upon existing social arrangements); Sally Engle Merry, </w:t>
      </w:r>
      <w:r>
        <w:rPr>
          <w:i/>
          <w:iCs/>
          <w:color w:val="000000" w:themeColor="text1"/>
        </w:rPr>
        <w:t>Legal Pluralism</w:t>
      </w:r>
      <w:r>
        <w:rPr>
          <w:color w:val="000000" w:themeColor="text1"/>
        </w:rPr>
        <w:t xml:space="preserve">, 22 L. &amp; </w:t>
      </w:r>
      <w:r>
        <w:rPr>
          <w:smallCaps/>
          <w:color w:val="000000" w:themeColor="text1"/>
        </w:rPr>
        <w:t>Soc’y Rev</w:t>
      </w:r>
      <w:r>
        <w:rPr>
          <w:color w:val="000000" w:themeColor="text1"/>
        </w:rPr>
        <w:t>. 869, 872–74 (1988) (analyzing the “new legal pluralism” and its application to “noncolonized societies, particularly to the advanced industrial countries of Europe and the United States”); Moore,</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725–29 (For instance, in the New York garment industry, despite formal contracts and extensive state regulation, jobbers, contractors, union agents, and workers maintain a dense web of reciprocal “fictive friendships,” gift exchanges, and moral obligations that effectively govern behavior and resolve conflicts outside the formal legal system); Bernstein,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412</w:t>
      </w:r>
      <w:r>
        <w:rPr>
          <w:color w:val="000000" w:themeColor="text1"/>
        </w:rPr>
        <w:fldChar w:fldCharType="end"/>
      </w:r>
      <w:r>
        <w:rPr>
          <w:color w:val="000000" w:themeColor="text1"/>
        </w:rPr>
        <w:t xml:space="preserve">, at 140;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347–48 (counted).</w:t>
      </w:r>
    </w:p>
  </w:footnote>
  <w:footnote w:id="412">
    <w:p w14:paraId="264F74FE" w14:textId="6C03105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349–51 (counted); Lisa Bernstein, </w:t>
      </w:r>
      <w:r>
        <w:rPr>
          <w:i/>
          <w:iCs/>
          <w:color w:val="000000" w:themeColor="text1"/>
        </w:rPr>
        <w:t>Opting out of the Legal System: Extralegal Contractual Relations in the Diamond Industry</w:t>
      </w:r>
      <w:r>
        <w:rPr>
          <w:color w:val="000000" w:themeColor="text1"/>
        </w:rPr>
        <w:t xml:space="preserve">, 21 </w:t>
      </w:r>
      <w:r>
        <w:rPr>
          <w:smallCaps/>
          <w:color w:val="000000" w:themeColor="text1"/>
        </w:rPr>
        <w:t>J. Legal Stud</w:t>
      </w:r>
      <w:r>
        <w:rPr>
          <w:color w:val="000000" w:themeColor="text1"/>
        </w:rPr>
        <w:t>. 115, 117–19 (1992).</w:t>
      </w:r>
    </w:p>
  </w:footnote>
  <w:footnote w:id="413">
    <w:p w14:paraId="5147F96E" w14:textId="39015B2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Bernstein, </w:t>
      </w:r>
      <w:r>
        <w:rPr>
          <w:i/>
          <w:iCs/>
          <w:color w:val="000000" w:themeColor="text1"/>
        </w:rPr>
        <w:t>supra</w:t>
      </w:r>
      <w:r>
        <w:rPr>
          <w:color w:val="000000" w:themeColor="text1"/>
        </w:rPr>
        <w:t xml:space="preserve"> note 412, at 140, 156;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351 (counted).</w:t>
      </w:r>
    </w:p>
  </w:footnote>
  <w:footnote w:id="414">
    <w:p w14:paraId="5138E3E6" w14:textId="3CAD4CA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Barak D. Richman, An Autopsy of Cooperation: Diamond Dealers and the Limits of Trust-Based Exchange, Journal of Legal Analysis, Volume 9, Issue 2</w:t>
      </w:r>
      <w:r>
        <w:rPr>
          <w:color w:val="000000" w:themeColor="text1"/>
        </w:rPr>
        <w:t xml:space="preserve"> 247–283 (2018); Barak D. Richman, </w:t>
      </w:r>
      <w:r>
        <w:rPr>
          <w:i/>
          <w:iCs/>
          <w:color w:val="000000" w:themeColor="text1"/>
        </w:rPr>
        <w:t>The Antitrust of Reputation Mechanisms: Institutional Economics and Concerted Refusals to Deal</w:t>
      </w:r>
      <w:r>
        <w:rPr>
          <w:color w:val="000000" w:themeColor="text1"/>
        </w:rPr>
        <w:t>, 95 </w:t>
      </w:r>
      <w:r>
        <w:rPr>
          <w:smallCaps/>
          <w:color w:val="000000" w:themeColor="text1"/>
        </w:rPr>
        <w:t>Va. L. Rev</w:t>
      </w:r>
      <w:r>
        <w:rPr>
          <w:i/>
          <w:iCs/>
          <w:smallCaps/>
          <w:color w:val="000000" w:themeColor="text1"/>
        </w:rPr>
        <w:t>.</w:t>
      </w:r>
      <w:r>
        <w:rPr>
          <w:color w:val="000000" w:themeColor="text1"/>
        </w:rPr>
        <w:t> 325–87 (2009).</w:t>
      </w:r>
    </w:p>
  </w:footnote>
  <w:footnote w:id="415">
    <w:p w14:paraId="0E8BE0D3" w14:textId="555C84C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6–7 (1948).</w:t>
      </w:r>
    </w:p>
  </w:footnote>
  <w:footnote w:id="416">
    <w:p w14:paraId="273CB234" w14:textId="3E073B6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r>
        <w:rPr>
          <w:i/>
          <w:iCs/>
          <w:color w:val="000000" w:themeColor="text1"/>
        </w:rPr>
        <w:t>see also</w:t>
      </w:r>
      <w:r>
        <w:rPr>
          <w:color w:val="000000" w:themeColor="text1"/>
        </w:rPr>
        <w:t xml:space="preserve"> Alexander A. Reinert, </w:t>
      </w:r>
      <w:r>
        <w:rPr>
          <w:i/>
          <w:iCs/>
          <w:color w:val="000000" w:themeColor="text1"/>
        </w:rPr>
        <w:t>Screening Out Innovation: The Merits of Meritless Litigation</w:t>
      </w:r>
      <w:r>
        <w:rPr>
          <w:color w:val="000000" w:themeColor="text1"/>
        </w:rPr>
        <w:t xml:space="preserve">, 89 </w:t>
      </w:r>
      <w:r>
        <w:rPr>
          <w:smallCaps/>
          <w:color w:val="000000" w:themeColor="text1"/>
        </w:rPr>
        <w:t>Ind. L.J.</w:t>
      </w:r>
      <w:r>
        <w:rPr>
          <w:color w:val="000000" w:themeColor="text1"/>
        </w:rPr>
        <w:t xml:space="preserve"> 1191, 1191 (2014) (arguing that meritless, as distinct from frivolous, litigation “has a distinct and identifiable value”).</w:t>
      </w:r>
    </w:p>
  </w:footnote>
  <w:footnote w:id="417">
    <w:p w14:paraId="5E8D4D87" w14:textId="1269DF6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8.</w:t>
      </w:r>
    </w:p>
  </w:footnote>
  <w:footnote w:id="418">
    <w:p w14:paraId="7E909EF1" w14:textId="1C431B1C" w:rsidR="00C30081" w:rsidRPr="005B3E31" w:rsidRDefault="00C30081" w:rsidP="003D74D8">
      <w:pPr>
        <w:pStyle w:val="FootnoteText"/>
        <w:spacing w:line="480" w:lineRule="auto"/>
      </w:pPr>
      <w:r>
        <w:rPr>
          <w:rStyle w:val="FootnoteReference"/>
        </w:rPr>
        <w:footnoteRef/>
      </w:r>
      <w:r>
        <w:t xml:space="preserve"> </w:t>
      </w:r>
      <w:r>
        <w:rPr>
          <w:smallCaps/>
        </w:rPr>
        <w:t>Hoffer</w:t>
      </w:r>
      <w:r>
        <w:t xml:space="preserve">, </w:t>
      </w:r>
      <w:r>
        <w:rPr>
          <w:i/>
          <w:iCs/>
        </w:rPr>
        <w:t>supra</w:t>
      </w:r>
      <w:r>
        <w:t xml:space="preserve"> note 386, at 64.</w:t>
      </w:r>
    </w:p>
  </w:footnote>
  <w:footnote w:id="419">
    <w:p w14:paraId="6DE42FAC" w14:textId="5D5C04B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21.</w:t>
      </w:r>
    </w:p>
  </w:footnote>
  <w:footnote w:id="420">
    <w:p w14:paraId="6605CE72" w14:textId="1040FEA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 </w:t>
      </w:r>
      <w:r>
        <w:rPr>
          <w:i/>
          <w:iCs/>
          <w:color w:val="000000" w:themeColor="text1"/>
        </w:rPr>
        <w:t>see also</w:t>
      </w:r>
      <w:r>
        <w:rPr>
          <w:color w:val="000000" w:themeColor="text1"/>
        </w:rPr>
        <w:t xml:space="preserve"> Alfred S. Konefsky, </w:t>
      </w:r>
      <w:r>
        <w:rPr>
          <w:i/>
          <w:iCs/>
          <w:color w:val="000000" w:themeColor="text1"/>
        </w:rPr>
        <w:t>The Legal Profession: From the Revolution to the Civil War</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Cambridge History of Law in America</w:t>
      </w:r>
      <w:r>
        <w:rPr>
          <w:color w:val="000000" w:themeColor="text1"/>
        </w:rPr>
        <w:t xml:space="preserve"> 68, 74 (Michael Grossberg &amp; Christopher Tomlins eds., 2008) (“Given that a lawyer’s job was to represent interests, the new republicanism dovetailed neatly with a professional norm that insisted on pursuing the best interests of clients in an adversarial environment. If the Constitution and the common law created a framework within which private interest had to be recognized, who better than lawyers to mediate between these interests by getting everyone to play by the rules, by laws, and by procedures so that social order and not chaos would ensue? The problem, of course, was that lawyers could be accused of fomenting private disputes for their own personal gain and of tearing at the fiber of society, rather than preserving it. The lawyers’ response was that they were only representing the interests that the country’s constitutions recognized and that they would be shirking their republican responsibilities if they did not participate in the system of resolving disputes that helped preserve the rule of law. There was public virtue in representing the interests of others.”).</w:t>
      </w:r>
    </w:p>
  </w:footnote>
  <w:footnote w:id="421">
    <w:p w14:paraId="07CDDA16" w14:textId="146B65A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James A. Henretta,</w:t>
      </w:r>
      <w:r>
        <w:rPr>
          <w:color w:val="000000" w:themeColor="text1"/>
        </w:rPr>
        <w:t xml:space="preserve"> </w:t>
      </w:r>
      <w:r>
        <w:rPr>
          <w:i/>
          <w:iCs/>
          <w:color w:val="000000" w:themeColor="text1"/>
        </w:rPr>
        <w:t>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563, 570 (Michael Grossberg &amp; Christopher Tomlins eds., 2008).</w:t>
      </w:r>
    </w:p>
  </w:footnote>
  <w:footnote w:id="422">
    <w:p w14:paraId="7F343C54" w14:textId="28761D1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Mark R. Wilson, </w:t>
      </w:r>
      <w:r>
        <w:rPr>
          <w:i/>
          <w:iCs/>
          <w:color w:val="000000" w:themeColor="text1"/>
        </w:rPr>
        <w:t>Law and the American State,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 18–19, 29–30 (Michael Grossberg &amp; Christopher Tomlins eds., 2008).</w:t>
      </w:r>
    </w:p>
  </w:footnote>
  <w:footnote w:id="423">
    <w:p w14:paraId="11FB6784" w14:textId="7726720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Kermit L. Hall, </w:t>
      </w:r>
      <w:r>
        <w:rPr>
          <w:i/>
          <w:iCs/>
          <w:color w:val="000000" w:themeColor="text1"/>
        </w:rPr>
        <w:t>The Courts, 1790–1920</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106, 107–08 (Michael Grossberg &amp; Christopher Tomlins eds., 2008); </w:t>
      </w:r>
      <w:r>
        <w:rPr>
          <w:rStyle w:val="ng-star-inserted"/>
          <w:rFonts w:eastAsiaTheme="majorEastAsia"/>
          <w:smallCaps/>
          <w:color w:val="000000" w:themeColor="text1"/>
        </w:rPr>
        <w:t>Auerbach</w:t>
      </w:r>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386, at 41.</w:t>
      </w:r>
    </w:p>
  </w:footnote>
  <w:footnote w:id="424">
    <w:p w14:paraId="74BEF650" w14:textId="7C42D88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color w:val="000000" w:themeColor="text1"/>
        </w:rPr>
        <w:t>T</w:t>
      </w:r>
      <w:r>
        <w:rPr>
          <w:rStyle w:val="ng-star-inserted"/>
          <w:rFonts w:eastAsiaTheme="majorEastAsia"/>
          <w:color w:val="000000" w:themeColor="text1"/>
        </w:rPr>
        <w:t xml:space="preserve">ony A. Freyer, </w:t>
      </w:r>
      <w:r>
        <w:rPr>
          <w:i/>
          <w:iCs/>
          <w:color w:val="000000" w:themeColor="text1"/>
        </w:rPr>
        <w:t>Legal Innovation and Market Capitalism,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449, 459–60 (Michael Grossberg &amp; Christopher Tomlins eds., 2008).</w:t>
      </w:r>
    </w:p>
  </w:footnote>
  <w:footnote w:id="425">
    <w:p w14:paraId="5CFC4037" w14:textId="2E2EFFCF" w:rsidR="00453149" w:rsidRPr="005B3E31" w:rsidRDefault="00453149" w:rsidP="003D74D8">
      <w:pPr>
        <w:pStyle w:val="FootnoteText"/>
        <w:tabs>
          <w:tab w:val="left" w:pos="8460"/>
        </w:tabs>
        <w:spacing w:line="480" w:lineRule="auto"/>
        <w:rPr>
          <w:color w:val="000000" w:themeColor="text1"/>
        </w:rPr>
      </w:pPr>
      <w:r>
        <w:rPr>
          <w:rStyle w:val="FootnoteReference"/>
          <w:color w:val="000000" w:themeColor="text1"/>
        </w:rPr>
        <w:footnoteRef/>
      </w:r>
      <w:r>
        <w:rPr>
          <w:color w:val="000000" w:themeColor="text1"/>
        </w:rPr>
        <w:t xml:space="preserve"> Geoffrey Swenson, </w:t>
      </w:r>
      <w:r>
        <w:rPr>
          <w:i/>
          <w:iCs/>
          <w:color w:val="000000" w:themeColor="text1"/>
        </w:rPr>
        <w:t>Legal Pluralism in Theory and Practice</w:t>
      </w:r>
      <w:r>
        <w:rPr>
          <w:color w:val="000000" w:themeColor="text1"/>
        </w:rPr>
        <w:t xml:space="preserve">, 20 </w:t>
      </w:r>
      <w:r>
        <w:rPr>
          <w:smallCaps/>
          <w:color w:val="000000" w:themeColor="text1"/>
        </w:rPr>
        <w:t>Int’l Stud. Rev</w:t>
      </w:r>
      <w:r>
        <w:rPr>
          <w:color w:val="000000" w:themeColor="text1"/>
        </w:rPr>
        <w:t xml:space="preserve">. 438, 445 (2018) (“Legal pluralism does not disappear in a state with a high-capacity, effective legal system, but it is complementary.”); Henretta,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_Ref222230254 \h  \* MERGEFORMAT </w:instrText>
      </w:r>
      <w:r>
        <w:rPr>
          <w:color w:val="000000" w:themeColor="text1"/>
        </w:rPr>
      </w:r>
      <w:r>
        <w:rPr>
          <w:color w:val="000000" w:themeColor="text1"/>
        </w:rPr>
        <w:fldChar w:fldCharType="separate"/>
      </w:r>
      <w:r>
        <w:rPr>
          <w:color w:val="000000" w:themeColor="text1"/>
        </w:rPr>
        <w:t>421</w:t>
      </w:r>
      <w:r>
        <w:rPr>
          <w:color w:val="000000" w:themeColor="text1"/>
        </w:rPr>
        <w:fldChar w:fldCharType="end"/>
      </w:r>
      <w:r>
        <w:rPr>
          <w:color w:val="000000" w:themeColor="text1"/>
        </w:rPr>
        <w:t xml:space="preserve">, at 555, 563; </w:t>
      </w:r>
      <w:r>
        <w:rPr>
          <w:smallCaps/>
          <w:color w:val="000000" w:themeColor="text1"/>
        </w:rPr>
        <w:t>David Sehat, This Earthly Frame: The Making of American Secularism</w:t>
      </w:r>
      <w:r>
        <w:rPr>
          <w:color w:val="000000" w:themeColor="text1"/>
        </w:rPr>
        <w:t xml:space="preserve"> 25 (2022).</w:t>
      </w:r>
    </w:p>
  </w:footnote>
  <w:footnote w:id="426">
    <w:p w14:paraId="54386010" w14:textId="0B875BA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Hugh C. MacGill &amp; R. Kent Newmyer, </w:t>
      </w:r>
      <w:r>
        <w:rPr>
          <w:i/>
          <w:iCs/>
          <w:color w:val="000000" w:themeColor="text1"/>
        </w:rPr>
        <w:t>Legal Education and Legal Thought,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36, 43–44 (Michael Grossberg &amp; Christopher Tomlins eds., 2008)</w:t>
      </w:r>
    </w:p>
  </w:footnote>
  <w:footnote w:id="427">
    <w:p w14:paraId="11CA16B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41; Alfred S. Konefsky, </w:t>
      </w:r>
      <w:r>
        <w:rPr>
          <w:i/>
          <w:iCs/>
          <w:color w:val="000000" w:themeColor="text1"/>
        </w:rPr>
        <w:t>The Legal Profession: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68, 82 (Michael Grossberg &amp; Christopher Tomlins eds., 2008)</w:t>
      </w:r>
    </w:p>
  </w:footnote>
  <w:footnote w:id="428">
    <w:p w14:paraId="10D70ABC" w14:textId="5C187BA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75–76; 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at 450.</w:t>
      </w:r>
    </w:p>
  </w:footnote>
  <w:footnote w:id="429">
    <w:p w14:paraId="24C37902" w14:textId="324D364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at 76, 96.</w:t>
      </w:r>
    </w:p>
  </w:footnote>
  <w:footnote w:id="430">
    <w:p w14:paraId="7A0609BB" w14:textId="02C8A28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rStyle w:val="ng-star-inserted"/>
          <w:rFonts w:eastAsiaTheme="majorEastAsia"/>
          <w:color w:val="000000" w:themeColor="text1"/>
        </w:rPr>
        <w:t xml:space="preserve"> </w:t>
      </w:r>
      <w:r>
        <w:rPr>
          <w:rStyle w:val="ng-star-inserted"/>
          <w:rFonts w:eastAsiaTheme="majorEastAsia"/>
          <w:smallCaps/>
          <w:color w:val="000000" w:themeColor="text1"/>
        </w:rPr>
        <w:t xml:space="preserve">Frances Kellor, </w:t>
      </w:r>
      <w:r>
        <w:rPr>
          <w:smallCaps/>
          <w:color w:val="000000" w:themeColor="text1"/>
        </w:rPr>
        <w:t>American Arbitration: Its History, Functions and Achievements</w:t>
      </w:r>
      <w:r>
        <w:rPr>
          <w:rStyle w:val="ng-star-inserted"/>
          <w:rFonts w:eastAsiaTheme="majorEastAsia"/>
          <w:color w:val="000000" w:themeColor="text1"/>
        </w:rPr>
        <w:t xml:space="preserve"> </w:t>
      </w:r>
      <w:r>
        <w:rPr>
          <w:rStyle w:val="ng-star-inserted"/>
          <w:color w:val="000000" w:themeColor="text1"/>
        </w:rPr>
        <w:t>5, 8</w:t>
      </w:r>
      <w:r>
        <w:rPr>
          <w:rStyle w:val="ng-star-inserted"/>
          <w:rFonts w:eastAsiaTheme="majorEastAsia"/>
          <w:color w:val="000000" w:themeColor="text1"/>
        </w:rPr>
        <w:t xml:space="preserve"> (1948</w:t>
      </w:r>
      <w:r>
        <w:rPr>
          <w:rStyle w:val="ng-star-inserted"/>
          <w:color w:val="000000" w:themeColor="text1"/>
        </w:rPr>
        <w:t>).</w:t>
      </w:r>
    </w:p>
  </w:footnote>
  <w:footnote w:id="431">
    <w:p w14:paraId="54B03A20" w14:textId="2789AC0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 Stone, </w:t>
      </w:r>
      <w:r>
        <w:rPr>
          <w:i/>
          <w:iCs/>
          <w:color w:val="000000" w:themeColor="text1"/>
        </w:rPr>
        <w:t>infra</w:t>
      </w:r>
      <w:r>
        <w:rPr>
          <w:rStyle w:val="ng-star-inserted"/>
          <w:rFonts w:eastAsiaTheme="majorEastAsia"/>
          <w:color w:val="000000" w:themeColor="text1"/>
        </w:rPr>
        <w:t xml:space="preserve"> note 463, at 971 (New York Chamber of Commerce arbitration system, 1768).</w:t>
      </w:r>
    </w:p>
  </w:footnote>
  <w:footnote w:id="432">
    <w:p w14:paraId="07B2CCBF" w14:textId="5728E00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75, 82, 97.</w:t>
      </w:r>
    </w:p>
  </w:footnote>
  <w:footnote w:id="433">
    <w:p w14:paraId="71657D2C" w14:textId="6799881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49–52; </w:t>
      </w:r>
      <w:r>
        <w:rPr>
          <w:smallCaps/>
          <w:color w:val="000000" w:themeColor="text1"/>
        </w:rPr>
        <w:t>Amalia D. Kessler, Inventing American Exceptionalism: The Origins of American Adversarial Legal Culture, 1800–1877</w:t>
      </w:r>
      <w:r>
        <w:rPr>
          <w:color w:val="000000" w:themeColor="text1"/>
        </w:rPr>
        <w:t xml:space="preserve"> at 271–75 (2017); </w:t>
      </w:r>
      <w:r>
        <w:rPr>
          <w:smallCaps/>
          <w:color w:val="000000" w:themeColor="text1"/>
        </w:rPr>
        <w:t>Edwin Brown Firmage &amp; Richard Collin Mangrum, Zion in the Courts: A Legal History of the Church of Jesus Christ of Latter-day Saints</w:t>
      </w:r>
      <w:r>
        <w:rPr>
          <w:i/>
          <w:iCs/>
          <w:smallCaps/>
          <w:color w:val="000000" w:themeColor="text1"/>
        </w:rPr>
        <w:t xml:space="preserve">, </w:t>
      </w:r>
      <w:r>
        <w:rPr>
          <w:smallCaps/>
          <w:color w:val="000000" w:themeColor="text1"/>
        </w:rPr>
        <w:t>1830–1900</w:t>
      </w:r>
      <w:r>
        <w:rPr>
          <w:color w:val="000000" w:themeColor="text1"/>
        </w:rPr>
        <w:t xml:space="preserve"> at 13 (1988).</w:t>
      </w:r>
    </w:p>
  </w:footnote>
  <w:footnote w:id="434">
    <w:p w14:paraId="5D7FED41" w14:textId="0805FA3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 53–54; </w:t>
      </w:r>
      <w:r>
        <w:rPr>
          <w:smallCaps/>
          <w:color w:val="000000" w:themeColor="text1"/>
        </w:rPr>
        <w:t>Laura F. Edwards, The People and Their Peace: Legal Culture and the Transformation of Inequality in the Post-Revolutionary South</w:t>
      </w:r>
      <w:r>
        <w:rPr>
          <w:i/>
          <w:iCs/>
          <w:color w:val="000000" w:themeColor="text1"/>
        </w:rPr>
        <w:t xml:space="preserve"> </w:t>
      </w:r>
      <w:r>
        <w:rPr>
          <w:color w:val="000000" w:themeColor="text1"/>
        </w:rPr>
        <w:t>67–69 (2009).</w:t>
      </w:r>
    </w:p>
  </w:footnote>
  <w:footnote w:id="435">
    <w:p w14:paraId="152A014E" w14:textId="685D34D2"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Barringer Gordon, </w:t>
      </w:r>
      <w:r>
        <w:rPr>
          <w:i/>
          <w:iCs/>
          <w:color w:val="000000" w:themeColor="text1"/>
        </w:rPr>
        <w:t>Law and Religion</w:t>
      </w:r>
      <w:r>
        <w:rPr>
          <w:color w:val="000000" w:themeColor="text1"/>
        </w:rPr>
        <w:t xml:space="preserve">, 1790–1920, in 2 </w:t>
      </w:r>
      <w:r>
        <w:rPr>
          <w:smallCaps/>
          <w:color w:val="000000" w:themeColor="text1"/>
        </w:rPr>
        <w:t>The Cambridge History of Law in America</w:t>
      </w:r>
      <w:r>
        <w:rPr>
          <w:color w:val="000000" w:themeColor="text1"/>
        </w:rPr>
        <w:t xml:space="preserve"> 417, 421–22, 437–38 (Michael Grossberg &amp; Christopher Tomlins eds., 2008).</w:t>
      </w:r>
    </w:p>
  </w:footnote>
  <w:footnote w:id="436">
    <w:p w14:paraId="6E3BFC50" w14:textId="5626F48F"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449, 463.</w:t>
      </w:r>
    </w:p>
  </w:footnote>
  <w:footnote w:id="437">
    <w:p w14:paraId="0FBDC297" w14:textId="1E6A395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82, 100–01.</w:t>
      </w:r>
    </w:p>
  </w:footnote>
  <w:footnote w:id="438">
    <w:p w14:paraId="7DDEC483" w14:textId="746CD18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101–02.</w:t>
      </w:r>
    </w:p>
  </w:footnote>
  <w:footnote w:id="439">
    <w:p w14:paraId="6625D57E" w14:textId="5645EB3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L. Shaffer, </w:t>
      </w:r>
      <w:r>
        <w:rPr>
          <w:i/>
          <w:iCs/>
          <w:color w:val="000000" w:themeColor="text1"/>
        </w:rPr>
        <w:t>David Hoffman’s Law School Lectures, 1822–1833</w:t>
      </w:r>
      <w:r>
        <w:rPr>
          <w:color w:val="000000" w:themeColor="text1"/>
        </w:rPr>
        <w:t xml:space="preserve">, 32 </w:t>
      </w:r>
      <w:r>
        <w:rPr>
          <w:smallCaps/>
          <w:color w:val="000000" w:themeColor="text1"/>
        </w:rPr>
        <w:t>J. Legal Educ</w:t>
      </w:r>
      <w:r>
        <w:rPr>
          <w:color w:val="000000" w:themeColor="text1"/>
        </w:rPr>
        <w:t>. 127, 127 (1982).</w:t>
      </w:r>
    </w:p>
  </w:footnote>
  <w:footnote w:id="440">
    <w:p w14:paraId="547C1F02" w14:textId="0263793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 xml:space="preserve">100–01; </w:t>
      </w:r>
      <w:r>
        <w:rPr>
          <w:smallCaps/>
          <w:color w:val="000000" w:themeColor="text1"/>
        </w:rPr>
        <w:t>David Luban, Lawyers and Justice: An Ethical Study</w:t>
      </w:r>
      <w:r>
        <w:rPr>
          <w:color w:val="000000" w:themeColor="text1"/>
        </w:rPr>
        <w:t xml:space="preserve"> 54 (1988) (quoting Lord Henry Brougham).</w:t>
      </w:r>
    </w:p>
  </w:footnote>
  <w:footnote w:id="441">
    <w:p w14:paraId="38BE8092" w14:textId="2428129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754–55 (2d ed. 1836).</w:t>
      </w:r>
    </w:p>
  </w:footnote>
  <w:footnote w:id="442">
    <w:p w14:paraId="7F5729A4" w14:textId="230C252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101–02.</w:t>
      </w:r>
    </w:p>
  </w:footnote>
  <w:footnote w:id="443">
    <w:p w14:paraId="4DE57928" w14:textId="5790F19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id.</w:t>
      </w:r>
      <w:r>
        <w:rPr>
          <w:color w:val="000000" w:themeColor="text1"/>
        </w:rPr>
        <w:t xml:space="preserve"> at 86, 101.</w:t>
      </w:r>
    </w:p>
  </w:footnote>
  <w:footnote w:id="444">
    <w:p w14:paraId="182E3210" w14:textId="711DD870" w:rsidR="0065012F" w:rsidRPr="005B3E31" w:rsidRDefault="006501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Lawrence M. Friedman, </w:t>
      </w:r>
      <w:r>
        <w:rPr>
          <w:i/>
          <w:iCs/>
          <w:color w:val="000000" w:themeColor="text1"/>
        </w:rPr>
        <w:t>A History of American Law</w:t>
      </w:r>
      <w:r>
        <w:rPr>
          <w:rStyle w:val="FootnoteReference"/>
          <w:color w:val="000000" w:themeColor="text1"/>
        </w:rPr>
        <w:t xml:space="preserve"> 303 (4th ed. 2019)</w:t>
      </w:r>
      <w:r>
        <w:t>.</w:t>
      </w:r>
    </w:p>
  </w:footnote>
  <w:footnote w:id="445">
    <w:p w14:paraId="7765C1AE" w14:textId="5F49F70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Konefsky, </w:t>
      </w:r>
      <w:r>
        <w:rPr>
          <w:i/>
          <w:iCs/>
          <w:color w:val="000000" w:themeColor="text1"/>
        </w:rPr>
        <w:t>supra</w:t>
      </w:r>
      <w:r>
        <w:rPr>
          <w:color w:val="000000" w:themeColor="text1"/>
        </w:rPr>
        <w:t xml:space="preserve"> note 420, at 76 (lawyers were “embedded like everyone else in the marketplace”); </w:t>
      </w:r>
      <w:r>
        <w:rPr>
          <w:smallCaps/>
          <w:color w:val="000000" w:themeColor="text1"/>
        </w:rPr>
        <w:t>P.W. Grayson, Vice Unmasked</w:t>
      </w:r>
      <w:r>
        <w:rPr>
          <w:color w:val="000000" w:themeColor="text1"/>
        </w:rPr>
        <w:t xml:space="preserve"> 93 (1830).</w:t>
      </w:r>
    </w:p>
  </w:footnote>
  <w:footnote w:id="446">
    <w:p w14:paraId="15C41B5C" w14:textId="53A9F36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George Sharswood, An Essay on Professional Ethics</w:t>
      </w:r>
      <w:r>
        <w:rPr>
          <w:color w:val="000000" w:themeColor="text1"/>
        </w:rPr>
        <w:t xml:space="preserve"> 138 (2d ed. 1860).</w:t>
      </w:r>
    </w:p>
  </w:footnote>
  <w:footnote w:id="447">
    <w:p w14:paraId="70A52D62" w14:textId="39EAA390" w:rsidR="005E758E" w:rsidRPr="005B3E31" w:rsidRDefault="005E758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192.</w:t>
      </w:r>
    </w:p>
  </w:footnote>
  <w:footnote w:id="448">
    <w:p w14:paraId="1F5A6886" w14:textId="1DC9667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Konefsky, </w:t>
      </w:r>
      <w:r>
        <w:rPr>
          <w:i/>
          <w:iCs/>
          <w:color w:val="000000" w:themeColor="text1"/>
        </w:rPr>
        <w:t>supra</w:t>
      </w:r>
      <w:r>
        <w:rPr>
          <w:color w:val="000000" w:themeColor="text1"/>
        </w:rPr>
        <w:t xml:space="preserve"> note 420, at 101.</w:t>
      </w:r>
    </w:p>
  </w:footnote>
  <w:footnote w:id="449">
    <w:p w14:paraId="6A6896D2" w14:textId="23F9D77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Amber Murphy Parris, </w:t>
      </w:r>
      <w:r>
        <w:rPr>
          <w:i/>
          <w:iCs/>
          <w:color w:val="000000" w:themeColor="text1"/>
        </w:rPr>
        <w:t>Alternative Dispute Resolution: The Final Frontier of the Legal Profession</w:t>
      </w:r>
      <w:r>
        <w:rPr>
          <w:color w:val="000000" w:themeColor="text1"/>
        </w:rPr>
        <w:t xml:space="preserve">, 37 J. </w:t>
      </w:r>
      <w:r>
        <w:rPr>
          <w:smallCaps/>
          <w:color w:val="000000" w:themeColor="text1"/>
        </w:rPr>
        <w:t>Legal Prof.</w:t>
      </w:r>
      <w:r>
        <w:rPr>
          <w:color w:val="000000" w:themeColor="text1"/>
        </w:rPr>
        <w:t xml:space="preserve"> 295, 301 (2013);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57–68; </w:t>
      </w:r>
      <w:r>
        <w:rPr>
          <w:smallCaps/>
          <w:color w:val="000000" w:themeColor="text1"/>
        </w:rPr>
        <w:t>Firmage &amp; Mangrum</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xml:space="preserve">, at 139; </w:t>
      </w:r>
      <w:r>
        <w:rPr>
          <w:smallCaps/>
          <w:color w:val="000000" w:themeColor="text1"/>
        </w:rPr>
        <w:t>Ian R. Macneil, American Arbitration Law: Reformation, Nationalization, Internationalization</w:t>
      </w:r>
      <w:r>
        <w:rPr>
          <w:color w:val="000000" w:themeColor="text1"/>
        </w:rPr>
        <w:t xml:space="preserve"> 26 (1992).</w:t>
      </w:r>
    </w:p>
  </w:footnote>
  <w:footnote w:id="450">
    <w:p w14:paraId="496EF4B1" w14:textId="344F91A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bookmarkStart w:id="72" w:name="OLE_LINK11"/>
      <w:bookmarkStart w:id="73" w:name="OLE_LINK12"/>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bookmarkEnd w:id="72"/>
      <w:bookmarkEnd w:id="73"/>
      <w:r>
        <w:rPr>
          <w:color w:val="000000" w:themeColor="text1"/>
        </w:rPr>
        <w:t xml:space="preserve">, at 66; </w:t>
      </w:r>
      <w:r>
        <w:rPr>
          <w:i/>
          <w:iCs/>
          <w:color w:val="000000" w:themeColor="text1"/>
        </w:rPr>
        <w:t>but see</w:t>
      </w:r>
      <w:r>
        <w:rPr>
          <w:color w:val="000000" w:themeColor="text1"/>
        </w:rPr>
        <w:t xml:space="preserve"> </w:t>
      </w:r>
      <w:r>
        <w:rPr>
          <w:smallCaps/>
          <w:color w:val="000000" w:themeColor="text1"/>
        </w:rPr>
        <w:t>Kessler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at 345 (describing the Freedmen’s Bureau courts’ goal as “quite simply remedial—to do justice, where no other institution would”).</w:t>
      </w:r>
    </w:p>
  </w:footnote>
  <w:footnote w:id="451">
    <w:p w14:paraId="40AE148D" w14:textId="6B93AE4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62; </w:t>
      </w:r>
      <w:r>
        <w:rPr>
          <w:smallCaps/>
          <w:color w:val="000000" w:themeColor="text1"/>
        </w:rPr>
        <w:t>Donald G. Nieman, To Set the Law in Motion: The Freedmen’s Bureau and the Legal Rights of Blacks, 1865–1868</w:t>
      </w:r>
      <w:r>
        <w:rPr>
          <w:color w:val="000000" w:themeColor="text1"/>
        </w:rPr>
        <w:t xml:space="preserve"> at 10 (1979); </w:t>
      </w:r>
      <w:r>
        <w:rPr>
          <w:smallCaps/>
          <w:color w:val="000000" w:themeColor="text1"/>
        </w:rPr>
        <w:t>William E. Forbath, Law and the Shaping of the American Labor Movement</w:t>
      </w:r>
      <w:r>
        <w:rPr>
          <w:color w:val="000000" w:themeColor="text1"/>
        </w:rPr>
        <w:t xml:space="preserve"> 43 (1991).</w:t>
      </w:r>
    </w:p>
  </w:footnote>
  <w:footnote w:id="452">
    <w:p w14:paraId="71572E6D" w14:textId="1B90AD6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William E. Forbath, </w:t>
      </w:r>
      <w:r>
        <w:rPr>
          <w:i/>
          <w:iCs/>
          <w:color w:val="000000" w:themeColor="text1"/>
        </w:rPr>
        <w:t>Politics, State-Building, and the Courts, 1870–1920, in</w:t>
      </w:r>
      <w:r>
        <w:rPr>
          <w:color w:val="000000" w:themeColor="text1"/>
        </w:rPr>
        <w:t xml:space="preserve"> 2 </w:t>
      </w:r>
      <w:r>
        <w:rPr>
          <w:smallCaps/>
          <w:color w:val="000000" w:themeColor="text1"/>
        </w:rPr>
        <w:t>The Cambridge History of Law in America</w:t>
      </w:r>
      <w:r>
        <w:rPr>
          <w:color w:val="000000" w:themeColor="text1"/>
        </w:rPr>
        <w:t xml:space="preserve"> 643, 648–49 (Michael Grossberg &amp; Christopher Tomlins eds., 2008).</w:t>
      </w:r>
    </w:p>
  </w:footnote>
  <w:footnote w:id="453">
    <w:p w14:paraId="389CF732" w14:textId="49F8EF4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Karen Orren, </w:t>
      </w:r>
      <w:r>
        <w:rPr>
          <w:i/>
          <w:iCs/>
          <w:color w:val="000000" w:themeColor="text1"/>
        </w:rPr>
        <w:t>The Laws of Industrial Organization, 1870–1920, in</w:t>
      </w:r>
      <w:r>
        <w:rPr>
          <w:color w:val="000000" w:themeColor="text1"/>
        </w:rPr>
        <w:t xml:space="preserve"> 2 </w:t>
      </w:r>
      <w:r>
        <w:rPr>
          <w:smallCaps/>
          <w:color w:val="000000" w:themeColor="text1"/>
        </w:rPr>
        <w:t>The Cambridge History of Law in America</w:t>
      </w:r>
      <w:r>
        <w:rPr>
          <w:color w:val="000000" w:themeColor="text1"/>
        </w:rPr>
        <w:t xml:space="preserve"> 531, 533, 564 (Michael Grossberg &amp; Christopher Tomlins eds., 2008); Forbath, </w:t>
      </w:r>
      <w:r>
        <w:rPr>
          <w:i/>
          <w:iCs/>
          <w:color w:val="000000" w:themeColor="text1"/>
        </w:rPr>
        <w:t>supra</w:t>
      </w:r>
      <w:r>
        <w:rPr>
          <w:color w:val="000000" w:themeColor="text1"/>
        </w:rPr>
        <w:t xml:space="preserve"> note 452, at 655 (quoting John R. Commons); Tony A. Freyer,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471, 480 (Michael Grossberg &amp; Christopher Tomlins eds., 2008).</w:t>
      </w:r>
    </w:p>
  </w:footnote>
  <w:footnote w:id="454">
    <w:p w14:paraId="78C40CB5" w14:textId="7B697E8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Hugh C. MacGill &amp; R. Kent Newmyer,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37 (Michael Grossberg &amp; Christopher Tomlins eds., 2008).</w:t>
      </w:r>
    </w:p>
  </w:footnote>
  <w:footnote w:id="455">
    <w:p w14:paraId="142869E7" w14:textId="4FDC842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Jud Campbell, </w:t>
      </w:r>
      <w:r>
        <w:rPr>
          <w:i/>
          <w:iCs/>
          <w:color w:val="000000" w:themeColor="text1"/>
        </w:rPr>
        <w:t>Testimonial Exclusions and Religious Freedom in Early America</w:t>
      </w:r>
      <w:r>
        <w:rPr>
          <w:color w:val="000000" w:themeColor="text1"/>
        </w:rPr>
        <w:t xml:space="preserve">, 37 </w:t>
      </w:r>
      <w:r>
        <w:rPr>
          <w:smallCaps/>
          <w:color w:val="000000" w:themeColor="text1"/>
        </w:rPr>
        <w:t>L. &amp; Hist. Rev</w:t>
      </w:r>
      <w:r>
        <w:rPr>
          <w:color w:val="000000" w:themeColor="text1"/>
        </w:rPr>
        <w:t>. 431, 432 (2019) (quoting Perry v. Commonwealth, 44 Va. (3 Gratt.) 645, 646 (1846)).</w:t>
      </w:r>
    </w:p>
  </w:footnote>
  <w:footnote w:id="456">
    <w:p w14:paraId="6D7376D7" w14:textId="2ADF83C4"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 </w:t>
      </w:r>
      <w:r>
        <w:rPr>
          <w:i/>
          <w:iCs/>
          <w:color w:val="000000" w:themeColor="text1"/>
        </w:rPr>
        <w:t>supra</w:t>
      </w:r>
      <w:r>
        <w:rPr>
          <w:color w:val="000000" w:themeColor="text1"/>
        </w:rPr>
        <w:t xml:space="preserve"> note 452, at 655–56; Hugh C. MacGill &amp; R. Kent Newmyer,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51 (Michael Grossberg &amp; Christopher Tomlins eds., 2008); </w:t>
      </w:r>
      <w:r>
        <w:rPr>
          <w:rStyle w:val="ng-star-inserted"/>
          <w:rFonts w:eastAsiaTheme="majorEastAsia"/>
          <w:color w:val="000000" w:themeColor="text1"/>
        </w:rPr>
        <w:t xml:space="preserve">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460–81.</w:t>
      </w:r>
    </w:p>
  </w:footnote>
  <w:footnote w:id="457">
    <w:p w14:paraId="01A31197" w14:textId="5BCEC6E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_Ref222242702 \h  \* MERGEFORMAT </w:instrText>
      </w:r>
      <w:r>
        <w:rPr>
          <w:color w:val="000000" w:themeColor="text1"/>
        </w:rPr>
      </w:r>
      <w:r>
        <w:rPr>
          <w:color w:val="000000" w:themeColor="text1"/>
        </w:rPr>
        <w:fldChar w:fldCharType="separate"/>
      </w:r>
      <w:r>
        <w:rPr>
          <w:color w:val="000000" w:themeColor="text1"/>
        </w:rPr>
        <w:t>451</w:t>
      </w:r>
      <w:r>
        <w:rPr>
          <w:color w:val="000000" w:themeColor="text1"/>
        </w:rPr>
        <w:fldChar w:fldCharType="end"/>
      </w:r>
      <w:r>
        <w:rPr>
          <w:color w:val="000000" w:themeColor="text1"/>
        </w:rPr>
        <w:t>, at 669–70.</w:t>
      </w:r>
    </w:p>
  </w:footnote>
  <w:footnote w:id="458">
    <w:p w14:paraId="67E68E8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677.</w:t>
      </w:r>
    </w:p>
  </w:footnote>
  <w:footnote w:id="459">
    <w:p w14:paraId="12F654CB" w14:textId="50D5D74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8 (1948).</w:t>
      </w:r>
    </w:p>
  </w:footnote>
  <w:footnote w:id="460">
    <w:p w14:paraId="0F1FB1D6" w14:textId="14906AE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69–73.</w:t>
      </w:r>
    </w:p>
  </w:footnote>
  <w:footnote w:id="461">
    <w:p w14:paraId="4DF61A29" w14:textId="7E1FC80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81; Robert W. Gordon, </w:t>
      </w:r>
      <w:r>
        <w:rPr>
          <w:i/>
          <w:iCs/>
          <w:color w:val="000000" w:themeColor="text1"/>
        </w:rPr>
        <w:t>The American Legal Profession</w:t>
      </w:r>
      <w:r>
        <w:rPr>
          <w:color w:val="000000" w:themeColor="text1"/>
        </w:rPr>
        <w:t xml:space="preserve">, 1870–2000, </w:t>
      </w:r>
      <w:r>
        <w:rPr>
          <w:i/>
          <w:iCs/>
          <w:color w:val="000000" w:themeColor="text1"/>
        </w:rPr>
        <w:t>in</w:t>
      </w:r>
      <w:r>
        <w:rPr>
          <w:color w:val="000000" w:themeColor="text1"/>
        </w:rPr>
        <w:t xml:space="preserve"> 3 </w:t>
      </w:r>
      <w:r>
        <w:rPr>
          <w:smallCaps/>
          <w:color w:val="000000" w:themeColor="text1"/>
        </w:rPr>
        <w:t>The Cambridge History of Law in America</w:t>
      </w:r>
      <w:r>
        <w:rPr>
          <w:color w:val="000000" w:themeColor="text1"/>
        </w:rPr>
        <w:t xml:space="preserve"> 73, 86 (Michael Grossberg &amp; Christopher Tomlins eds., 2008).</w:t>
      </w:r>
    </w:p>
  </w:footnote>
  <w:footnote w:id="462">
    <w:p w14:paraId="7556724E" w14:textId="708BD0B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Tony A. Freyer,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477 (Michael Grossberg &amp; Christopher Tomlins eds., 2008);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90.</w:t>
      </w:r>
    </w:p>
  </w:footnote>
  <w:footnote w:id="463">
    <w:p w14:paraId="74D73F53" w14:textId="1858643E" w:rsidR="00DC61DB" w:rsidRPr="005B3E31" w:rsidRDefault="00DC61DB" w:rsidP="003D74D8">
      <w:pPr>
        <w:pStyle w:val="FootnoteText"/>
        <w:spacing w:line="480" w:lineRule="auto"/>
      </w:pPr>
      <w:r>
        <w:rPr>
          <w:rStyle w:val="FootnoteReference"/>
        </w:rPr>
        <w:footnoteRef/>
      </w:r>
      <w:r>
        <w:t xml:space="preserve"> Katherine Van Wezel Stone, </w:t>
      </w:r>
      <w:r>
        <w:rPr>
          <w:i/>
          <w:iCs/>
        </w:rPr>
        <w:t>Rustic Justice: Community and Coercion Under the Federal Arbitration Act,</w:t>
      </w:r>
      <w:r>
        <w:t xml:space="preserve"> </w:t>
      </w:r>
      <w:r>
        <w:rPr>
          <w:rStyle w:val="FootnoteReference"/>
        </w:rPr>
        <w:t xml:space="preserve">77 </w:t>
      </w:r>
      <w:r>
        <w:rPr>
          <w:smallCaps/>
        </w:rPr>
        <w:t>N.C. L. Rev.</w:t>
      </w:r>
      <w:r>
        <w:rPr>
          <w:rStyle w:val="FootnoteReference"/>
        </w:rPr>
        <w:t xml:space="preserve"> 931, 970–71 (1999) (“Early forms of arbitration were dispute resolution procedures created and administered by trade groups—merchant or producer communities. . . . In the arbitration, community elders were expected to resolve the dispute by drawing on the formal and informal norms of the community. . . . The merchant guilds established arbitration tribunals because they felt that the courts were not sufficiently knowledgeable about commercial customs and were excessively slow and cumbersome.”); </w:t>
      </w:r>
      <w:r>
        <w:rPr>
          <w:i/>
          <w:iCs/>
        </w:rPr>
        <w:t>id.</w:t>
      </w:r>
      <w:r>
        <w:rPr>
          <w:rStyle w:val="FootnoteReference"/>
        </w:rPr>
        <w:t xml:space="preserve"> at 980 (quoting Julius Henry Cohen, in turn quoting Samuel Rosenbaum’s 1917 American Judicature Society report) (“What was true in 1891 is even more true in 1916, and every business has its expert arbitrators, generally older and seasoned veterans who were in the thick of the fight for years and retired to make way for the younger men.”)</w:t>
      </w:r>
      <w:r>
        <w:t xml:space="preserve">; </w:t>
      </w:r>
      <w:r>
        <w:rPr>
          <w:i/>
          <w:iCs/>
        </w:rPr>
        <w:t>id.</w:t>
      </w:r>
      <w:r>
        <w:t xml:space="preserve"> at 988–91 (describing Herbert Hoover, “a spokesman of the new associationalism,” as “a principal advocate of the FAA”)</w:t>
      </w:r>
      <w:r>
        <w:rPr>
          <w:rStyle w:val="FootnoteReference"/>
        </w:rPr>
        <w:t>.</w:t>
      </w:r>
    </w:p>
  </w:footnote>
  <w:footnote w:id="464">
    <w:p w14:paraId="249C2D5A"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Henry Schlegel, </w:t>
      </w:r>
      <w:r>
        <w:rPr>
          <w:i/>
          <w:iCs/>
          <w:color w:val="000000" w:themeColor="text1"/>
        </w:rPr>
        <w:t>Law and Economic Change During the Short Twentieth Century, in</w:t>
      </w:r>
      <w:r>
        <w:rPr>
          <w:color w:val="000000" w:themeColor="text1"/>
        </w:rPr>
        <w:t xml:space="preserve"> 3 </w:t>
      </w:r>
      <w:r>
        <w:rPr>
          <w:smallCaps/>
          <w:color w:val="000000" w:themeColor="text1"/>
        </w:rPr>
        <w:t>The Cambridge History of Law in America</w:t>
      </w:r>
      <w:r>
        <w:rPr>
          <w:color w:val="000000" w:themeColor="text1"/>
        </w:rPr>
        <w:t xml:space="preserve"> 563, 568–69 (Michael Grossberg &amp; Christopher Tomlins eds., 2008); Lawrence M. Friedman, </w:t>
      </w:r>
      <w:r>
        <w:rPr>
          <w:i/>
          <w:iCs/>
          <w:color w:val="000000" w:themeColor="text1"/>
        </w:rPr>
        <w:t>The Litigation Revolution</w:t>
      </w:r>
      <w:r>
        <w:rPr>
          <w:color w:val="000000" w:themeColor="text1"/>
        </w:rPr>
        <w:t xml:space="preserve">, in 3 </w:t>
      </w:r>
      <w:r>
        <w:rPr>
          <w:smallCaps/>
          <w:color w:val="000000" w:themeColor="text1"/>
        </w:rPr>
        <w:t>The Cambridge History of Law in America</w:t>
      </w:r>
      <w:r>
        <w:rPr>
          <w:color w:val="000000" w:themeColor="text1"/>
        </w:rPr>
        <w:t xml:space="preserve"> 175, 193 (Michael Grossberg &amp; Christopher Tomlins eds., 2008).</w:t>
      </w:r>
    </w:p>
  </w:footnote>
  <w:footnote w:id="465">
    <w:p w14:paraId="1684A86B" w14:textId="120A579F"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104–08; </w:t>
      </w:r>
      <w:r>
        <w:rPr>
          <w:smallCaps/>
          <w:color w:val="000000" w:themeColor="text1"/>
        </w:rPr>
        <w:t>Edward Brunet et al., Alternative Dispute Resolution: The Advocate’s Perspective: Cases and Materials 453–54</w:t>
      </w:r>
      <w:r>
        <w:rPr>
          <w:color w:val="000000" w:themeColor="text1"/>
        </w:rPr>
        <w:t xml:space="preserve"> (5th ed. 2016);</w:t>
      </w:r>
      <w:r>
        <w:rPr>
          <w:smallCaps/>
          <w:color w:val="000000" w:themeColor="text1"/>
        </w:rPr>
        <w:t xml:space="preserve"> Macneil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28; Judith Resnik, </w:t>
      </w:r>
      <w:r>
        <w:rPr>
          <w:i/>
          <w:iCs/>
          <w:color w:val="000000" w:themeColor="text1"/>
        </w:rPr>
        <w:t>Diffusing Disputes: The Public in the Private of Arbitration, the Private in Courts, and the Erasure of Rights</w:t>
      </w:r>
      <w:r>
        <w:rPr>
          <w:color w:val="000000" w:themeColor="text1"/>
        </w:rPr>
        <w:t xml:space="preserve">, 124 </w:t>
      </w:r>
      <w:r>
        <w:rPr>
          <w:smallCaps/>
          <w:color w:val="000000" w:themeColor="text1"/>
        </w:rPr>
        <w:t>Yale L.J.</w:t>
      </w:r>
      <w:r>
        <w:rPr>
          <w:color w:val="000000" w:themeColor="text1"/>
        </w:rPr>
        <w:t xml:space="preserve"> 2804, 2860 (2015); Szalai, </w:t>
      </w:r>
      <w:r>
        <w:rPr>
          <w:i/>
          <w:iCs/>
          <w:color w:val="000000" w:themeColor="text1"/>
        </w:rPr>
        <w:t>supra</w:t>
      </w:r>
      <w:r>
        <w:rPr>
          <w:color w:val="000000" w:themeColor="text1"/>
        </w:rPr>
        <w:t xml:space="preserve"> note 72, at 135, 138.</w:t>
      </w:r>
    </w:p>
  </w:footnote>
  <w:footnote w:id="466">
    <w:p w14:paraId="7A3DD8B9" w14:textId="1B19F4AD"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Brittany L. Pushkin, </w:t>
      </w:r>
      <w:r>
        <w:rPr>
          <w:i/>
          <w:iCs/>
          <w:color w:val="000000" w:themeColor="text1"/>
          <w:sz w:val="20"/>
          <w:szCs w:val="20"/>
        </w:rPr>
        <w:t>A Means to an End: How the Expansion of the Federal Arbitration Act of 1925 by the Supreme Court Created a Loophole for Corporations to Avoid Claims by Consumers and Workers Alike</w:t>
      </w:r>
      <w:r>
        <w:rPr>
          <w:color w:val="000000" w:themeColor="text1"/>
          <w:sz w:val="20"/>
          <w:szCs w:val="20"/>
        </w:rPr>
        <w:t xml:space="preserve">, 29 </w:t>
      </w:r>
      <w:r>
        <w:rPr>
          <w:smallCaps/>
          <w:color w:val="000000" w:themeColor="text1"/>
          <w:sz w:val="20"/>
          <w:szCs w:val="20"/>
        </w:rPr>
        <w:t>U. Mia. Bus. L. Rev.</w:t>
      </w:r>
      <w:r>
        <w:rPr>
          <w:color w:val="000000" w:themeColor="text1"/>
          <w:sz w:val="20"/>
          <w:szCs w:val="20"/>
        </w:rPr>
        <w:t xml:space="preserve"> 142, 146–48 (2021); Brief of Arbitration Scholar Imre S. Szalai as Amicus Curiae in Support of Respondents at 10, Kindred Nursing Ctrs. Ltd. P’ship v. Clark, 137 S. Ct. 1421 (2017) (No. 16-32).</w:t>
      </w:r>
    </w:p>
  </w:footnote>
  <w:footnote w:id="467">
    <w:p w14:paraId="31B038D4" w14:textId="4D7BFFF9"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w:t>
      </w:r>
      <w:r>
        <w:rPr>
          <w:i/>
          <w:iCs/>
          <w:color w:val="000000" w:themeColor="text1"/>
        </w:rPr>
        <w:t>Arbitration—From Sacred Cow to Golden Calf: Three Phases in the History of the Federal Arbitration Act</w:t>
      </w:r>
      <w:r>
        <w:rPr>
          <w:color w:val="000000" w:themeColor="text1"/>
        </w:rPr>
        <w:t xml:space="preserve">, 23 </w:t>
      </w:r>
      <w:r>
        <w:rPr>
          <w:smallCaps/>
          <w:color w:val="000000" w:themeColor="text1"/>
        </w:rPr>
        <w:t>Pepp. Disp. Resol. L.J.</w:t>
      </w:r>
      <w:r>
        <w:rPr>
          <w:color w:val="000000" w:themeColor="text1"/>
        </w:rPr>
        <w:t xml:space="preserve"> 113, 117 (2023).</w:t>
      </w:r>
    </w:p>
  </w:footnote>
  <w:footnote w:id="468">
    <w:p w14:paraId="5080EE03" w14:textId="01AE90A5"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Auerbach</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_Ref214125879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386</w:t>
      </w:r>
      <w:r>
        <w:rPr>
          <w:color w:val="000000" w:themeColor="text1"/>
          <w:sz w:val="20"/>
          <w:szCs w:val="20"/>
        </w:rPr>
        <w:fldChar w:fldCharType="end"/>
      </w:r>
      <w:r>
        <w:rPr>
          <w:color w:val="000000" w:themeColor="text1"/>
          <w:sz w:val="20"/>
          <w:szCs w:val="20"/>
        </w:rPr>
        <w:t xml:space="preserve">, at 95; </w:t>
      </w:r>
      <w:r>
        <w:rPr>
          <w:smallCaps/>
          <w:color w:val="000000" w:themeColor="text1"/>
          <w:sz w:val="20"/>
          <w:szCs w:val="20"/>
        </w:rPr>
        <w:t>Carrie J. Menkel-Meadow et al., Dispute Resolution: Beyond the Adversarial Model</w:t>
      </w:r>
      <w:r>
        <w:rPr>
          <w:color w:val="000000" w:themeColor="text1"/>
          <w:sz w:val="20"/>
          <w:szCs w:val="20"/>
        </w:rPr>
        <w:t xml:space="preserve"> 397 (2d ed. 2011); </w:t>
      </w:r>
      <w:r>
        <w:rPr>
          <w:smallCaps/>
          <w:color w:val="000000" w:themeColor="text1"/>
          <w:sz w:val="20"/>
          <w:szCs w:val="20"/>
        </w:rPr>
        <w:t>Jacqueline M. Nolan-Haley, Alternative Dispute Resolution in a Nutshell</w:t>
      </w:r>
      <w:r>
        <w:rPr>
          <w:color w:val="000000" w:themeColor="text1"/>
          <w:sz w:val="20"/>
          <w:szCs w:val="20"/>
        </w:rPr>
        <w:t xml:space="preserve"> 161 (4th ed. 2013); Marine Transit Corp. v. Dreyfus, 284 U.S. 263, 272–73 (1932); Szalai,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_Ref217242120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72</w:t>
      </w:r>
      <w:r>
        <w:rPr>
          <w:color w:val="000000" w:themeColor="text1"/>
          <w:sz w:val="20"/>
          <w:szCs w:val="20"/>
        </w:rPr>
        <w:fldChar w:fldCharType="end"/>
      </w:r>
      <w:r>
        <w:rPr>
          <w:color w:val="000000" w:themeColor="text1"/>
          <w:sz w:val="20"/>
          <w:szCs w:val="20"/>
        </w:rPr>
        <w:t>, at 128, 137.</w:t>
      </w:r>
    </w:p>
  </w:footnote>
  <w:footnote w:id="469">
    <w:p w14:paraId="7D37D07D" w14:textId="11CE1965"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James A. Henretta, 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561 (Michael Grossberg &amp; Christopher Tomlins eds., 2008).</w:t>
      </w:r>
    </w:p>
  </w:footnote>
  <w:footnote w:id="470">
    <w:p w14:paraId="61463EB9" w14:textId="786FE828"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Allied-Bruce Terminix Cos. v. Dobson, 513 U.S. 265, 283 (1995) (O’Connor, J., concurring); </w:t>
      </w:r>
      <w:r>
        <w:rPr>
          <w:i/>
          <w:iCs/>
          <w:color w:val="000000" w:themeColor="text1"/>
          <w:sz w:val="20"/>
          <w:szCs w:val="20"/>
        </w:rPr>
        <w:t>see</w:t>
      </w:r>
      <w:r>
        <w:rPr>
          <w:color w:val="000000" w:themeColor="text1"/>
          <w:sz w:val="20"/>
          <w:szCs w:val="20"/>
        </w:rPr>
        <w:t xml:space="preserve"> Szalai, </w:t>
      </w:r>
      <w:r>
        <w:rPr>
          <w:i/>
          <w:iCs/>
          <w:color w:val="000000" w:themeColor="text1"/>
          <w:sz w:val="20"/>
          <w:szCs w:val="20"/>
        </w:rPr>
        <w:t>supra</w:t>
      </w:r>
      <w:r>
        <w:rPr>
          <w:color w:val="000000" w:themeColor="text1"/>
          <w:sz w:val="20"/>
          <w:szCs w:val="20"/>
        </w:rPr>
        <w:t xml:space="preserve"> note 72, at 118–22; </w:t>
      </w:r>
      <w:r>
        <w:rPr>
          <w:smallCaps/>
          <w:color w:val="000000" w:themeColor="text1"/>
          <w:sz w:val="20"/>
          <w:szCs w:val="20"/>
        </w:rPr>
        <w:t>Macneil</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449, at 90–91.</w:t>
      </w:r>
    </w:p>
  </w:footnote>
  <w:footnote w:id="471">
    <w:p w14:paraId="5EE12E06" w14:textId="20EFA95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108–11; Szalai,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_Ref217242120 \h  \* MERGEFORMAT </w:instrText>
      </w:r>
      <w:r>
        <w:rPr>
          <w:color w:val="000000" w:themeColor="text1"/>
        </w:rPr>
      </w:r>
      <w:r>
        <w:rPr>
          <w:color w:val="000000" w:themeColor="text1"/>
        </w:rPr>
        <w:fldChar w:fldCharType="separate"/>
      </w:r>
      <w:r>
        <w:rPr>
          <w:color w:val="000000" w:themeColor="text1"/>
        </w:rPr>
        <w:t>72</w:t>
      </w:r>
      <w:r>
        <w:rPr>
          <w:color w:val="000000" w:themeColor="text1"/>
        </w:rPr>
        <w:fldChar w:fldCharType="end"/>
      </w:r>
      <w:r>
        <w:rPr>
          <w:color w:val="000000" w:themeColor="text1"/>
        </w:rPr>
        <w:t xml:space="preserve">; Philip G. Phillips, </w:t>
      </w:r>
      <w:r>
        <w:rPr>
          <w:i/>
          <w:iCs/>
          <w:color w:val="000000" w:themeColor="text1"/>
        </w:rPr>
        <w:t>The Paradox in Arbitration Law: Compulsion as Applied to a Voluntary Proceeding</w:t>
      </w:r>
      <w:r>
        <w:rPr>
          <w:color w:val="000000" w:themeColor="text1"/>
        </w:rPr>
        <w:t xml:space="preserve">, 46 </w:t>
      </w:r>
      <w:r>
        <w:rPr>
          <w:smallCaps/>
          <w:color w:val="000000" w:themeColor="text1"/>
        </w:rPr>
        <w:t>Harv. L. Rev.</w:t>
      </w:r>
      <w:r>
        <w:rPr>
          <w:color w:val="000000" w:themeColor="text1"/>
        </w:rPr>
        <w:t xml:space="preserve"> 1258, 1264 (1933).</w:t>
      </w:r>
    </w:p>
  </w:footnote>
  <w:footnote w:id="472">
    <w:p w14:paraId="5C7FD1AF" w14:textId="7D990862"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Stone, </w:t>
      </w:r>
      <w:r>
        <w:rPr>
          <w:i/>
          <w:iCs/>
          <w:color w:val="000000" w:themeColor="text1"/>
        </w:rPr>
        <w:t>supra</w:t>
      </w:r>
      <w:r>
        <w:rPr>
          <w:color w:val="000000" w:themeColor="text1"/>
        </w:rPr>
        <w:t xml:space="preserve"> note 463, at 995, 1017.</w:t>
      </w:r>
    </w:p>
  </w:footnote>
  <w:footnote w:id="473">
    <w:p w14:paraId="2E9C04AF" w14:textId="72E39494"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Phillips, </w:t>
      </w:r>
      <w:r>
        <w:rPr>
          <w:i/>
          <w:iCs/>
          <w:color w:val="000000" w:themeColor="text1"/>
        </w:rPr>
        <w:t>supra</w:t>
      </w:r>
      <w:r>
        <w:rPr>
          <w:color w:val="000000" w:themeColor="text1"/>
        </w:rPr>
        <w:t xml:space="preserve"> note 471, at 1267 (“The commencement of an arbitration proceeding by court compulsion means a vanishing of its voluntary nature, and a spirit of litigation prevails.”);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109–10; </w:t>
      </w:r>
      <w:r>
        <w:rPr>
          <w:smallCaps/>
          <w:color w:val="000000" w:themeColor="text1"/>
        </w:rPr>
        <w:t>Abel Vol 1</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235–40; </w:t>
      </w:r>
      <w:r>
        <w:rPr>
          <w:smallCaps/>
          <w:color w:val="000000" w:themeColor="text1"/>
        </w:rPr>
        <w:t>Abel Vol 2</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_Ref217243451 \h  \* MERGEFORMAT </w:instrText>
      </w:r>
      <w:r>
        <w:rPr>
          <w:color w:val="000000" w:themeColor="text1"/>
        </w:rPr>
      </w:r>
      <w:r>
        <w:rPr>
          <w:color w:val="000000" w:themeColor="text1"/>
        </w:rPr>
        <w:fldChar w:fldCharType="separate"/>
      </w:r>
      <w:r>
        <w:rPr>
          <w:color w:val="000000" w:themeColor="text1"/>
        </w:rPr>
        <w:t>527</w:t>
      </w:r>
      <w:r>
        <w:rPr>
          <w:color w:val="000000" w:themeColor="text1"/>
        </w:rPr>
        <w:fldChar w:fldCharType="end"/>
      </w:r>
      <w:r>
        <w:rPr>
          <w:color w:val="000000" w:themeColor="text1"/>
        </w:rPr>
        <w:t xml:space="preserve">, at 37–41;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xml:space="preserve">, at 182; </w:t>
      </w:r>
      <w:r>
        <w:rPr>
          <w:smallCaps/>
          <w:color w:val="000000" w:themeColor="text1"/>
        </w:rPr>
        <w:t>Harrington</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171.</w:t>
      </w:r>
    </w:p>
  </w:footnote>
  <w:footnote w:id="474">
    <w:p w14:paraId="52C85354"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111.</w:t>
      </w:r>
    </w:p>
  </w:footnote>
  <w:footnote w:id="475">
    <w:p w14:paraId="6A319E52" w14:textId="1FC7F112"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 xml:space="preserve">at 112–13; </w:t>
      </w:r>
      <w:r>
        <w:rPr>
          <w:smallCaps/>
          <w:color w:val="000000" w:themeColor="text1"/>
        </w:rPr>
        <w:t>Macneil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61–63. </w:t>
      </w:r>
    </w:p>
  </w:footnote>
  <w:footnote w:id="476">
    <w:p w14:paraId="326C8CCF" w14:textId="2A8369DB" w:rsidR="00DC61DB" w:rsidRPr="005B3E31" w:rsidRDefault="00DC61DB" w:rsidP="003D74D8">
      <w:pPr>
        <w:spacing w:line="480" w:lineRule="auto"/>
        <w:ind w:left="-15"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Carrie Menkel-Meadow, </w:t>
      </w:r>
      <w:r>
        <w:rPr>
          <w:i/>
          <w:iCs/>
          <w:color w:val="000000" w:themeColor="text1"/>
          <w:sz w:val="20"/>
          <w:szCs w:val="20"/>
        </w:rPr>
        <w:t>Toward Another View of Legal Negotiation: The Structure of Problem Solving</w:t>
      </w:r>
      <w:r>
        <w:rPr>
          <w:color w:val="000000" w:themeColor="text1"/>
          <w:sz w:val="20"/>
          <w:szCs w:val="20"/>
        </w:rPr>
        <w:t xml:space="preserve">, 31 </w:t>
      </w:r>
      <w:r>
        <w:rPr>
          <w:smallCaps/>
          <w:color w:val="000000" w:themeColor="text1"/>
          <w:sz w:val="20"/>
          <w:szCs w:val="20"/>
        </w:rPr>
        <w:t>UCLA L. Rev</w:t>
      </w:r>
      <w:r>
        <w:rPr>
          <w:color w:val="000000" w:themeColor="text1"/>
          <w:sz w:val="20"/>
          <w:szCs w:val="20"/>
        </w:rPr>
        <w:t>. 754 (1984)</w:t>
      </w:r>
      <w:r>
        <w:rPr>
          <w:i/>
          <w:color w:val="000000" w:themeColor="text1"/>
          <w:sz w:val="20"/>
          <w:szCs w:val="20"/>
        </w:rPr>
        <w:t xml:space="preserve">; </w:t>
      </w:r>
      <w:r>
        <w:rPr>
          <w:iCs/>
          <w:color w:val="000000" w:themeColor="text1"/>
          <w:sz w:val="20"/>
          <w:szCs w:val="20"/>
        </w:rPr>
        <w:t xml:space="preserve">William L. F. Felstiner et al., </w:t>
      </w:r>
      <w:r>
        <w:rPr>
          <w:i/>
          <w:color w:val="000000" w:themeColor="text1"/>
          <w:sz w:val="20"/>
          <w:szCs w:val="20"/>
        </w:rPr>
        <w:t>The Emergence and Transformation of Disputes: Naming, Blaming, Claiming</w:t>
      </w:r>
      <w:r>
        <w:rPr>
          <w:iCs/>
          <w:color w:val="000000" w:themeColor="text1"/>
          <w:sz w:val="20"/>
          <w:szCs w:val="20"/>
        </w:rPr>
        <w:t xml:space="preserve">, 15 </w:t>
      </w:r>
      <w:r>
        <w:rPr>
          <w:iCs/>
          <w:smallCaps/>
          <w:color w:val="000000" w:themeColor="text1"/>
          <w:sz w:val="20"/>
          <w:szCs w:val="20"/>
        </w:rPr>
        <w:t>Law &amp; Soc’y Rev</w:t>
      </w:r>
      <w:r>
        <w:rPr>
          <w:iCs/>
          <w:color w:val="000000" w:themeColor="text1"/>
          <w:sz w:val="20"/>
          <w:szCs w:val="20"/>
        </w:rPr>
        <w:t>. 631, 647–49 (1980–81).</w:t>
      </w:r>
      <w:r>
        <w:rPr>
          <w:color w:val="000000" w:themeColor="text1"/>
          <w:sz w:val="20"/>
          <w:szCs w:val="20"/>
        </w:rPr>
        <w:t xml:space="preserve"> </w:t>
      </w:r>
    </w:p>
  </w:footnote>
  <w:footnote w:id="477">
    <w:p w14:paraId="0962B5DF" w14:textId="54780A64"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Roman Arbitration</w:t>
      </w:r>
      <w:r>
        <w:rPr>
          <w:color w:val="000000" w:themeColor="text1"/>
        </w:rPr>
        <w:t xml:space="preserve"> 94, 103, 171, 196 (2004).</w:t>
      </w:r>
    </w:p>
  </w:footnote>
  <w:footnote w:id="478">
    <w:p w14:paraId="2AE7E93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Fredric L. Cheyette, </w:t>
      </w:r>
      <w:r>
        <w:rPr>
          <w:i/>
          <w:iCs/>
          <w:color w:val="000000" w:themeColor="text1"/>
          <w:lang w:val="en"/>
        </w:rPr>
        <w:t>Suum Cuique Tribuere</w:t>
      </w:r>
      <w:r>
        <w:rPr>
          <w:color w:val="000000" w:themeColor="text1"/>
          <w:lang w:val="en"/>
        </w:rPr>
        <w:t xml:space="preserve">, 6 </w:t>
      </w:r>
      <w:r>
        <w:rPr>
          <w:smallCaps/>
          <w:color w:val="000000" w:themeColor="text1"/>
          <w:lang w:val="en"/>
        </w:rPr>
        <w:t>French Hist. Stud</w:t>
      </w:r>
      <w:r>
        <w:rPr>
          <w:color w:val="000000" w:themeColor="text1"/>
          <w:lang w:val="en"/>
        </w:rPr>
        <w:t>. 287, 296–97 (1970).</w:t>
      </w:r>
    </w:p>
  </w:footnote>
  <w:footnote w:id="479">
    <w:p w14:paraId="1DEB3F46" w14:textId="00395CE8"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Bruce H. Mann, </w:t>
      </w:r>
      <w:r>
        <w:rPr>
          <w:i/>
          <w:iCs/>
          <w:color w:val="000000" w:themeColor="text1"/>
        </w:rPr>
        <w:t>The Formalization of Informal Law: Arbitration Before the American Revolution</w:t>
      </w:r>
      <w:r>
        <w:rPr>
          <w:color w:val="000000" w:themeColor="text1"/>
          <w:lang w:val="en"/>
        </w:rPr>
        <w:t xml:space="preserve">, 59 </w:t>
      </w:r>
      <w:r>
        <w:rPr>
          <w:smallCaps/>
          <w:color w:val="000000" w:themeColor="text1"/>
          <w:lang w:val="en"/>
        </w:rPr>
        <w:t>N.Y.U. L. Rev</w:t>
      </w:r>
      <w:r>
        <w:rPr>
          <w:color w:val="000000" w:themeColor="text1"/>
          <w:lang w:val="en"/>
        </w:rPr>
        <w:t>. 443, 477 &amp; n.139 (1984).</w:t>
      </w:r>
    </w:p>
  </w:footnote>
  <w:footnote w:id="480">
    <w:p w14:paraId="106C0B42" w14:textId="33ADD9F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84–85.</w:t>
      </w:r>
    </w:p>
  </w:footnote>
  <w:footnote w:id="481">
    <w:p w14:paraId="4739A8E9" w14:textId="38CFE60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Kermit L. Hall, </w:t>
      </w:r>
      <w:r>
        <w:rPr>
          <w:i/>
          <w:iCs/>
          <w:color w:val="000000" w:themeColor="text1"/>
        </w:rPr>
        <w:t>The Courts, 1790–1920</w:t>
      </w:r>
      <w:r>
        <w:rPr>
          <w:color w:val="000000" w:themeColor="text1"/>
        </w:rPr>
        <w:t xml:space="preserve">, in 2 </w:t>
      </w:r>
      <w:r>
        <w:rPr>
          <w:smallCaps/>
          <w:color w:val="000000" w:themeColor="text1"/>
        </w:rPr>
        <w:t>The Cambridge History of Law in America</w:t>
      </w:r>
      <w:r>
        <w:rPr>
          <w:color w:val="000000" w:themeColor="text1"/>
        </w:rPr>
        <w:t xml:space="preserve"> 106, 118 (Michael Grossberg &amp; Christopher Tomlins eds., 2008);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97, 125.</w:t>
      </w:r>
    </w:p>
  </w:footnote>
  <w:footnote w:id="482">
    <w:p w14:paraId="423A10D2" w14:textId="55831AF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Daniel R. Ernst, Law and the State, 1920–2000: Institutional Growth and Structural Change, in 3 The Cambridge History of Law in America 1, 6–7, 13–15 (Michael Grossberg &amp; Christopher Tomlins eds., 2008).</w:t>
      </w:r>
    </w:p>
  </w:footnote>
  <w:footnote w:id="483">
    <w:p w14:paraId="18B2EAA8" w14:textId="295951A2" w:rsidR="006E4097" w:rsidRPr="005B3E31" w:rsidRDefault="006E409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Christine B. Harrington, </w:t>
      </w:r>
      <w:r>
        <w:rPr>
          <w:i/>
          <w:iCs/>
          <w:color w:val="000000" w:themeColor="text1"/>
        </w:rPr>
        <w:t>Delegalization Reform Movements: A Historical Analysis</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35, 41–45 (Richard L. Abel ed., 1982).</w:t>
      </w:r>
    </w:p>
  </w:footnote>
  <w:footnote w:id="484">
    <w:p w14:paraId="6496F0DE" w14:textId="1A2C38B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Amalia D. Kessler, </w:t>
      </w:r>
      <w:r>
        <w:rPr>
          <w:i/>
          <w:iCs/>
          <w:color w:val="000000" w:themeColor="text1"/>
          <w:lang w:val="en"/>
        </w:rPr>
        <w:t>Arbitration and Americanization: The Paternalism of Progressive Procedural Reform</w:t>
      </w:r>
      <w:r>
        <w:rPr>
          <w:color w:val="000000" w:themeColor="text1"/>
          <w:lang w:val="en"/>
        </w:rPr>
        <w:t xml:space="preserve">, 124 </w:t>
      </w:r>
      <w:r>
        <w:rPr>
          <w:smallCaps/>
          <w:color w:val="000000" w:themeColor="text1"/>
          <w:lang w:val="en"/>
        </w:rPr>
        <w:t>Yale L.J.</w:t>
      </w:r>
      <w:r>
        <w:rPr>
          <w:color w:val="000000" w:themeColor="text1"/>
          <w:lang w:val="en"/>
        </w:rPr>
        <w:t xml:space="preserve"> 2940, 2951–56 (2015).</w:t>
      </w:r>
    </w:p>
  </w:footnote>
  <w:footnote w:id="485">
    <w:p w14:paraId="0DA35A08" w14:textId="2B0B379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Mann, </w:t>
      </w:r>
      <w:r>
        <w:rPr>
          <w:i/>
          <w:iCs/>
          <w:color w:val="000000" w:themeColor="text1"/>
          <w:lang w:val="en"/>
        </w:rPr>
        <w:t>supra</w:t>
      </w:r>
      <w:r>
        <w:rPr>
          <w:color w:val="000000" w:themeColor="text1"/>
          <w:lang w:val="en"/>
        </w:rPr>
        <w:t xml:space="preserve"> note </w:t>
      </w:r>
      <w:r>
        <w:rPr>
          <w:color w:val="000000" w:themeColor="text1"/>
          <w:lang w:val="en"/>
        </w:rPr>
        <w:fldChar w:fldCharType="begin"/>
      </w:r>
      <w:r>
        <w:rPr>
          <w:color w:val="000000" w:themeColor="text1"/>
          <w:lang w:val="en"/>
        </w:rPr>
        <w:instrText xml:space="preserve"> NOTEREF _Ref218970328 \h  \* MERGEFORMAT </w:instrText>
      </w:r>
      <w:r>
        <w:rPr>
          <w:color w:val="000000" w:themeColor="text1"/>
          <w:lang w:val="en"/>
        </w:rPr>
      </w:r>
      <w:r>
        <w:rPr>
          <w:color w:val="000000" w:themeColor="text1"/>
          <w:lang w:val="en"/>
        </w:rPr>
        <w:fldChar w:fldCharType="separate"/>
      </w:r>
      <w:r>
        <w:rPr>
          <w:color w:val="000000" w:themeColor="text1"/>
          <w:lang w:val="en"/>
        </w:rPr>
        <w:t>387</w:t>
      </w:r>
      <w:r>
        <w:rPr>
          <w:color w:val="000000" w:themeColor="text1"/>
          <w:lang w:val="en"/>
        </w:rPr>
        <w:fldChar w:fldCharType="end"/>
      </w:r>
      <w:r>
        <w:rPr>
          <w:color w:val="000000" w:themeColor="text1"/>
          <w:lang w:val="en"/>
        </w:rPr>
        <w:t xml:space="preserve">, </w:t>
      </w:r>
      <w:r>
        <w:rPr>
          <w:color w:val="000000" w:themeColor="text1"/>
        </w:rPr>
        <w:t xml:space="preserve">at 444 &amp; n.4; Richard L. Abel, </w:t>
      </w:r>
      <w:r>
        <w:rPr>
          <w:i/>
          <w:iCs/>
          <w:color w:val="000000" w:themeColor="text1"/>
          <w:lang w:val="en"/>
        </w:rPr>
        <w:t>The Contradictions of Informal Justice</w:t>
      </w:r>
      <w:r>
        <w:rPr>
          <w:color w:val="000000" w:themeColor="text1"/>
        </w:rPr>
        <w:t xml:space="preserve">, </w:t>
      </w:r>
      <w:r>
        <w:rPr>
          <w:i/>
          <w:iCs/>
          <w:color w:val="000000" w:themeColor="text1"/>
          <w:lang w:val="en"/>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267, 270–79 (Richard L. Abel ed., 1982).</w:t>
      </w:r>
    </w:p>
  </w:footnote>
  <w:footnote w:id="486">
    <w:p w14:paraId="4EC18F2A" w14:textId="3DBCA8C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Abel,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267–69, 275–76; Harrington, </w:t>
      </w:r>
      <w:r>
        <w:rPr>
          <w:i/>
          <w:iCs/>
          <w:color w:val="000000" w:themeColor="text1"/>
        </w:rPr>
        <w:t>supra</w:t>
      </w:r>
      <w:r>
        <w:rPr>
          <w:color w:val="000000" w:themeColor="text1"/>
        </w:rPr>
        <w:t xml:space="preserve"> note 483, at 41–42; Menkel-Meadow,</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_Ref218974499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at 13–25.</w:t>
      </w:r>
    </w:p>
  </w:footnote>
  <w:footnote w:id="487">
    <w:p w14:paraId="729E292D" w14:textId="3379EE4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Edward Powell, </w:t>
      </w:r>
      <w:r>
        <w:rPr>
          <w:i/>
          <w:iCs/>
          <w:color w:val="000000" w:themeColor="text1"/>
          <w:lang w:val="en"/>
        </w:rPr>
        <w:t>Settlement of Disputes by Arbitration in Fifteenth-Century England</w:t>
      </w:r>
      <w:r>
        <w:rPr>
          <w:color w:val="000000" w:themeColor="text1"/>
          <w:lang w:val="en"/>
        </w:rPr>
        <w:t xml:space="preserve">, 2 </w:t>
      </w:r>
      <w:r>
        <w:rPr>
          <w:smallCaps/>
          <w:color w:val="000000" w:themeColor="text1"/>
          <w:lang w:val="en"/>
        </w:rPr>
        <w:t>Law &amp; Hist. Rev</w:t>
      </w:r>
      <w:r>
        <w:rPr>
          <w:color w:val="000000" w:themeColor="text1"/>
          <w:lang w:val="en"/>
        </w:rPr>
        <w:t>. 21, 21 (1984).</w:t>
      </w:r>
    </w:p>
  </w:footnote>
  <w:footnote w:id="488">
    <w:p w14:paraId="389EAB45" w14:textId="352C9BF5"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w:t>
      </w:r>
      <w:r>
        <w:rPr>
          <w:color w:val="000000" w:themeColor="text1"/>
          <w:lang w:val="en"/>
        </w:rPr>
        <w:t>24.</w:t>
      </w:r>
    </w:p>
  </w:footnote>
  <w:footnote w:id="489">
    <w:p w14:paraId="6F95DFEC" w14:textId="77777777" w:rsidR="00A46F96" w:rsidRPr="005B3E31" w:rsidRDefault="00A46F96"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Sharswood</w:t>
      </w:r>
      <w:r>
        <w:rPr>
          <w:color w:val="000000" w:themeColor="text1"/>
        </w:rPr>
        <w:t xml:space="preserve">, </w:t>
      </w:r>
      <w:r>
        <w:rPr>
          <w:i/>
          <w:iCs/>
          <w:color w:val="000000" w:themeColor="text1"/>
        </w:rPr>
        <w:t>supra</w:t>
      </w:r>
      <w:r>
        <w:rPr>
          <w:color w:val="000000" w:themeColor="text1"/>
        </w:rPr>
        <w:t xml:space="preserve"> note 446, at 192; Robert A. Kagan, </w:t>
      </w:r>
      <w:r>
        <w:rPr>
          <w:i/>
          <w:iCs/>
          <w:color w:val="000000" w:themeColor="text1"/>
        </w:rPr>
        <w:t>Do Lawyers Cause Adversarial Legalism?</w:t>
      </w:r>
      <w:r>
        <w:rPr>
          <w:color w:val="000000" w:themeColor="text1"/>
        </w:rPr>
        <w:t xml:space="preserve">, 19 </w:t>
      </w:r>
      <w:r>
        <w:rPr>
          <w:smallCaps/>
          <w:color w:val="000000" w:themeColor="text1"/>
        </w:rPr>
        <w:t>Law &amp; Soc. Inquiry</w:t>
      </w:r>
      <w:r>
        <w:rPr>
          <w:color w:val="000000" w:themeColor="text1"/>
        </w:rPr>
        <w:t xml:space="preserve"> 1, 34–38 (1994); Brian A. Pappas, </w:t>
      </w:r>
      <w:r>
        <w:rPr>
          <w:i/>
          <w:iCs/>
          <w:color w:val="000000" w:themeColor="text1"/>
        </w:rPr>
        <w:t>Med-Arb and the Legalization of Alternative Dispute Resolution</w:t>
      </w:r>
      <w:r>
        <w:rPr>
          <w:color w:val="000000" w:themeColor="text1"/>
        </w:rPr>
        <w:t xml:space="preserve">, 20 </w:t>
      </w:r>
      <w:r>
        <w:rPr>
          <w:smallCaps/>
          <w:color w:val="000000" w:themeColor="text1"/>
        </w:rPr>
        <w:t>Harv. Negot. L. Rev.</w:t>
      </w:r>
      <w:r>
        <w:rPr>
          <w:color w:val="000000" w:themeColor="text1"/>
        </w:rPr>
        <w:t xml:space="preserve"> 157, 163–64 (2015). </w:t>
      </w:r>
    </w:p>
  </w:footnote>
  <w:footnote w:id="490">
    <w:p w14:paraId="3A1D3C93" w14:textId="1FD9FBDB"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Kristen Blankley, </w:t>
      </w:r>
      <w:r>
        <w:rPr>
          <w:i/>
          <w:iCs/>
          <w:color w:val="000000" w:themeColor="text1"/>
        </w:rPr>
        <w:t>The New Federal Arbitration Law: A Call to Ethical Practice Not Yet Realized, in</w:t>
      </w:r>
      <w:r>
        <w:rPr>
          <w:color w:val="000000" w:themeColor="text1"/>
        </w:rPr>
        <w:t xml:space="preserve"> </w:t>
      </w:r>
      <w:r>
        <w:rPr>
          <w:smallCaps/>
          <w:color w:val="000000" w:themeColor="text1"/>
        </w:rPr>
        <w:t>Discussions in Dispute Resolution: The Foundational Articles</w:t>
      </w:r>
      <w:r>
        <w:rPr>
          <w:color w:val="000000" w:themeColor="text1"/>
        </w:rPr>
        <w:t xml:space="preserve"> 216, 219 (Art Hinshaw et al. eds., 2021).</w:t>
      </w:r>
    </w:p>
  </w:footnote>
  <w:footnote w:id="491">
    <w:p w14:paraId="1DF7DA3E"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142.</w:t>
      </w:r>
    </w:p>
  </w:footnote>
  <w:footnote w:id="492">
    <w:p w14:paraId="2168051A" w14:textId="3D34CAED" w:rsidR="00690999" w:rsidRPr="005B3E31" w:rsidRDefault="006909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Lisa Bernstein, </w:t>
      </w:r>
      <w:r>
        <w:rPr>
          <w:i/>
          <w:iCs/>
          <w:color w:val="000000" w:themeColor="text1"/>
        </w:rPr>
        <w:t>Understanding the Limits of Court-Connected ADR: A Critique of Federal Court-Annexed Arbitration Programs</w:t>
      </w:r>
      <w:r>
        <w:rPr>
          <w:color w:val="000000" w:themeColor="text1"/>
        </w:rPr>
        <w:t xml:space="preserve">, 141 </w:t>
      </w:r>
      <w:r>
        <w:rPr>
          <w:smallCaps/>
          <w:color w:val="000000" w:themeColor="text1"/>
        </w:rPr>
        <w:t>U. Pa. L. Rev.</w:t>
      </w:r>
      <w:r>
        <w:rPr>
          <w:color w:val="000000" w:themeColor="text1"/>
        </w:rPr>
        <w:t xml:space="preserve"> 2169, 2181–87 (1993);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1659 (2023).</w:t>
      </w:r>
    </w:p>
  </w:footnote>
  <w:footnote w:id="493">
    <w:p w14:paraId="487C36D1" w14:textId="09A4031C" w:rsidR="00573FFD" w:rsidRPr="005B3E31" w:rsidRDefault="00573FFD" w:rsidP="003D74D8">
      <w:pPr>
        <w:pStyle w:val="FootnoteText"/>
        <w:spacing w:line="480" w:lineRule="auto"/>
        <w:rPr>
          <w:i/>
          <w:iCs/>
          <w:color w:val="000000" w:themeColor="text1"/>
        </w:rPr>
      </w:pPr>
      <w:r>
        <w:rPr>
          <w:rStyle w:val="FootnoteReference"/>
          <w:color w:val="000000" w:themeColor="text1"/>
        </w:rPr>
        <w:footnoteRef/>
      </w:r>
      <w:r>
        <w:rPr>
          <w:color w:val="000000" w:themeColor="text1"/>
        </w:rPr>
        <w:t xml:space="preserve"> D. Michael Risinger, </w:t>
      </w:r>
      <w:r>
        <w:rPr>
          <w:i/>
          <w:iCs/>
          <w:color w:val="000000" w:themeColor="text1"/>
        </w:rPr>
        <w:t>Honesty in Pleading and Its Enforcement: Some “Striking” Problems with Federal Rule of Civil Procedure 11</w:t>
      </w:r>
      <w:r>
        <w:rPr>
          <w:color w:val="000000" w:themeColor="text1"/>
        </w:rPr>
        <w:t xml:space="preserve">, 61 </w:t>
      </w:r>
      <w:r>
        <w:rPr>
          <w:smallCaps/>
          <w:color w:val="000000" w:themeColor="text1"/>
        </w:rPr>
        <w:t>Minn. L. Rev</w:t>
      </w:r>
      <w:r>
        <w:rPr>
          <w:color w:val="000000" w:themeColor="text1"/>
        </w:rPr>
        <w:t>. 1, 34–36 (1976)</w:t>
      </w:r>
    </w:p>
    <w:p w14:paraId="604FD5E7" w14:textId="19739566" w:rsidR="00573FFD" w:rsidRPr="005B3E31" w:rsidRDefault="00573FFD" w:rsidP="003D74D8">
      <w:pPr>
        <w:pStyle w:val="FootnoteText"/>
        <w:spacing w:line="480" w:lineRule="auto"/>
        <w:rPr>
          <w:color w:val="000000" w:themeColor="text1"/>
        </w:rPr>
      </w:pPr>
      <w:r>
        <w:rPr>
          <w:color w:val="000000" w:themeColor="text1"/>
        </w:rPr>
        <w:t>.</w:t>
      </w:r>
    </w:p>
  </w:footnote>
  <w:footnote w:id="494">
    <w:p w14:paraId="71CDE0EC" w14:textId="58A00E54" w:rsidR="00573FFD" w:rsidRPr="005B3E31" w:rsidRDefault="00573FFD" w:rsidP="003D74D8">
      <w:pPr>
        <w:spacing w:line="480" w:lineRule="auto"/>
        <w:ind w:right="17"/>
        <w:rPr>
          <w:smallCap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Sally Engle Merry, Getting Justice and Getting Even: Legal Consciousness Among Working-Class Americans</w:t>
      </w:r>
      <w:r>
        <w:rPr>
          <w:color w:val="000000" w:themeColor="text1"/>
          <w:sz w:val="20"/>
          <w:szCs w:val="20"/>
        </w:rPr>
        <w:t xml:space="preserve"> 98–108 (1990); </w:t>
      </w:r>
      <w:r>
        <w:rPr>
          <w:smallCaps/>
          <w:color w:val="000000" w:themeColor="text1"/>
          <w:sz w:val="20"/>
          <w:szCs w:val="20"/>
        </w:rPr>
        <w:t>Pirie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_Ref218971611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w:t>
      </w:r>
      <w:r>
        <w:rPr>
          <w:color w:val="000000" w:themeColor="text1"/>
          <w:sz w:val="20"/>
          <w:szCs w:val="20"/>
        </w:rPr>
        <w:fldChar w:fldCharType="end"/>
      </w:r>
      <w:r>
        <w:rPr>
          <w:color w:val="000000" w:themeColor="text1"/>
          <w:sz w:val="20"/>
          <w:szCs w:val="20"/>
        </w:rPr>
        <w:t>, at 53–56;</w:t>
      </w:r>
      <w:r>
        <w:rPr>
          <w:i/>
          <w:color w:val="000000" w:themeColor="text1"/>
          <w:sz w:val="20"/>
          <w:szCs w:val="20"/>
        </w:rPr>
        <w:t xml:space="preserve"> </w:t>
      </w:r>
      <w:r>
        <w:rPr>
          <w:color w:val="000000" w:themeColor="text1"/>
          <w:sz w:val="20"/>
          <w:szCs w:val="20"/>
        </w:rPr>
        <w:t xml:space="preserve"> Lynn Mather &amp; Barbara Yngvesson, </w:t>
      </w:r>
      <w:r>
        <w:rPr>
          <w:i/>
          <w:iCs/>
          <w:color w:val="000000" w:themeColor="text1"/>
          <w:sz w:val="20"/>
          <w:szCs w:val="20"/>
        </w:rPr>
        <w:t>Language, Audience, and the Transformation of Disputes</w:t>
      </w:r>
      <w:r>
        <w:rPr>
          <w:color w:val="000000" w:themeColor="text1"/>
          <w:sz w:val="20"/>
          <w:szCs w:val="20"/>
        </w:rPr>
        <w:t xml:space="preserve">, 15 </w:t>
      </w:r>
      <w:r>
        <w:rPr>
          <w:smallCaps/>
          <w:color w:val="000000" w:themeColor="text1"/>
          <w:sz w:val="20"/>
          <w:szCs w:val="20"/>
        </w:rPr>
        <w:t>Law &amp; Soc’y Rev</w:t>
      </w:r>
      <w:r>
        <w:rPr>
          <w:color w:val="000000" w:themeColor="text1"/>
          <w:sz w:val="20"/>
          <w:szCs w:val="20"/>
        </w:rPr>
        <w:t>. 775, 776–78 (1980–81).</w:t>
      </w:r>
    </w:p>
  </w:footnote>
  <w:footnote w:id="495">
    <w:p w14:paraId="023AAE0E" w14:textId="3D221E63"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Stephen J. Ware, Principles of Alternative Dispute Resolution</w:t>
      </w:r>
      <w:r>
        <w:rPr>
          <w:color w:val="000000" w:themeColor="text1"/>
          <w:sz w:val="20"/>
          <w:szCs w:val="20"/>
        </w:rPr>
        <w:t xml:space="preserve"> 290–91 (4th ed. 2023); </w:t>
      </w:r>
      <w:r>
        <w:rPr>
          <w:smallCaps/>
          <w:color w:val="000000" w:themeColor="text1"/>
          <w:sz w:val="20"/>
          <w:szCs w:val="20"/>
        </w:rPr>
        <w:t>Lieberman</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178; </w:t>
      </w:r>
      <w:r>
        <w:rPr>
          <w:smallCaps/>
          <w:color w:val="000000" w:themeColor="text1"/>
          <w:sz w:val="20"/>
          <w:szCs w:val="20"/>
        </w:rPr>
        <w:t>Abel Vol 2</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_Ref217243451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527</w:t>
      </w:r>
      <w:r>
        <w:rPr>
          <w:color w:val="000000" w:themeColor="text1"/>
          <w:sz w:val="20"/>
          <w:szCs w:val="20"/>
        </w:rPr>
        <w:fldChar w:fldCharType="end"/>
      </w:r>
      <w:r>
        <w:rPr>
          <w:color w:val="000000" w:themeColor="text1"/>
          <w:sz w:val="20"/>
          <w:szCs w:val="20"/>
        </w:rPr>
        <w:t xml:space="preserve">, at 192; Derek C. Bok, </w:t>
      </w:r>
      <w:r>
        <w:rPr>
          <w:i/>
          <w:iCs/>
          <w:color w:val="000000" w:themeColor="text1"/>
          <w:sz w:val="20"/>
          <w:szCs w:val="20"/>
        </w:rPr>
        <w:t>A Flawed System of Law Practice and Training</w:t>
      </w:r>
      <w:r>
        <w:rPr>
          <w:color w:val="000000" w:themeColor="text1"/>
          <w:sz w:val="20"/>
          <w:szCs w:val="20"/>
        </w:rPr>
        <w:t xml:space="preserve">, 33 </w:t>
      </w:r>
      <w:r>
        <w:rPr>
          <w:smallCaps/>
          <w:color w:val="000000" w:themeColor="text1"/>
          <w:sz w:val="20"/>
          <w:szCs w:val="20"/>
        </w:rPr>
        <w:t>J. Legal Educ.</w:t>
      </w:r>
      <w:r>
        <w:rPr>
          <w:color w:val="000000" w:themeColor="text1"/>
          <w:sz w:val="20"/>
          <w:szCs w:val="20"/>
        </w:rPr>
        <w:t xml:space="preserve"> 570, 582 (1983) (“Law schools celebrate this effort by constantly telling students that they are being taught ‘to think like a lawyer.’ . . . [T]he capacity to think like a lawyer has produced many triumphs, but it has also helped to produce a legal system that is among the most expensive and least efficient in the world”); Deborah R. Hensler, </w:t>
      </w:r>
      <w:r>
        <w:rPr>
          <w:i/>
          <w:iCs/>
          <w:color w:val="000000" w:themeColor="text1"/>
          <w:sz w:val="20"/>
          <w:szCs w:val="20"/>
        </w:rPr>
        <w:t>Suppose It's Not True: Challenging Mediation Ideology</w:t>
      </w:r>
      <w:r>
        <w:rPr>
          <w:color w:val="000000" w:themeColor="text1"/>
          <w:sz w:val="20"/>
          <w:szCs w:val="20"/>
        </w:rPr>
        <w:t xml:space="preserve">, 2002 </w:t>
      </w:r>
      <w:r>
        <w:rPr>
          <w:smallCaps/>
          <w:color w:val="000000" w:themeColor="text1"/>
          <w:sz w:val="20"/>
          <w:szCs w:val="20"/>
        </w:rPr>
        <w:t>J. Disp. Resol.</w:t>
      </w:r>
      <w:r>
        <w:rPr>
          <w:color w:val="000000" w:themeColor="text1"/>
          <w:sz w:val="20"/>
          <w:szCs w:val="20"/>
        </w:rPr>
        <w:t xml:space="preserve"> 81, 97 (“The measure of success of dispute resolution training in law school would be that more lawyers could more effectively advise their clients on when litigation is and is not appropriate, and when they chose litigation, that more of these lawyers could negotiate effectively resolution of legal disputes in the shadow of the law”).</w:t>
      </w:r>
    </w:p>
  </w:footnote>
  <w:footnote w:id="496">
    <w:p w14:paraId="20340D5B" w14:textId="74E327F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Luban, </w:t>
      </w:r>
      <w:r>
        <w:rPr>
          <w:i/>
          <w:iCs/>
          <w:color w:val="000000" w:themeColor="text1"/>
        </w:rPr>
        <w:t>Settlements and the Erosion of the Public Realm</w:t>
      </w:r>
      <w:r>
        <w:rPr>
          <w:color w:val="000000" w:themeColor="text1"/>
        </w:rPr>
        <w:t xml:space="preserve">, 83 </w:t>
      </w:r>
      <w:r>
        <w:rPr>
          <w:smallCaps/>
          <w:color w:val="000000" w:themeColor="text1"/>
        </w:rPr>
        <w:t>Geo. L.J.</w:t>
      </w:r>
      <w:r>
        <w:rPr>
          <w:color w:val="000000" w:themeColor="text1"/>
        </w:rPr>
        <w:t xml:space="preserve"> 2619, 2626–39 (1995); </w:t>
      </w:r>
      <w:r>
        <w:rPr>
          <w:i/>
          <w:iCs/>
          <w:color w:val="000000" w:themeColor="text1"/>
        </w:rPr>
        <w:t>see also</w:t>
      </w:r>
      <w:r>
        <w:rPr>
          <w:color w:val="000000" w:themeColor="text1"/>
        </w:rPr>
        <w:t xml:space="preserve"> Felstiner, Abel &amp; Sarat, </w:t>
      </w:r>
      <w:r>
        <w:rPr>
          <w:i/>
          <w:iCs/>
          <w:color w:val="000000" w:themeColor="text1"/>
        </w:rPr>
        <w:t>supra</w:t>
      </w:r>
      <w:r>
        <w:rPr>
          <w:color w:val="000000" w:themeColor="text1"/>
        </w:rPr>
        <w:t xml:space="preserve"> note 476, at 648 (describing a transformation “from a collective good (safety) into individual enrichment, a transformation greatly encouraged by the lawyer’s interest in creating a fund out of which his fee can be paid”).</w:t>
      </w:r>
    </w:p>
  </w:footnote>
  <w:footnote w:id="497">
    <w:p w14:paraId="07F10D5E" w14:textId="7372E46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Felstiner, Abel &amp; Sarat, </w:t>
      </w:r>
      <w:r>
        <w:rPr>
          <w:i/>
          <w:iCs/>
          <w:color w:val="000000" w:themeColor="text1"/>
        </w:rPr>
        <w:t>supra</w:t>
      </w:r>
      <w:r>
        <w:rPr>
          <w:color w:val="000000" w:themeColor="text1"/>
        </w:rPr>
        <w:t xml:space="preserve"> note 476, at 645–47.</w:t>
      </w:r>
    </w:p>
  </w:footnote>
  <w:footnote w:id="498">
    <w:p w14:paraId="459A8732" w14:textId="1E75A7D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w:t>
      </w:r>
      <w:r>
        <w:rPr>
          <w:color w:val="000000" w:themeColor="text1"/>
          <w:lang w:val="en"/>
        </w:rPr>
        <w:t xml:space="preserve">obert Yazzie, </w:t>
      </w:r>
      <w:r>
        <w:rPr>
          <w:i/>
          <w:iCs/>
          <w:color w:val="000000" w:themeColor="text1"/>
          <w:lang w:val="en"/>
        </w:rPr>
        <w:t>Life Comes from It: Navajo Justice Concepts</w:t>
      </w:r>
      <w:r>
        <w:rPr>
          <w:color w:val="000000" w:themeColor="text1"/>
          <w:lang w:val="en"/>
        </w:rPr>
        <w:t xml:space="preserve">, 24 </w:t>
      </w:r>
      <w:r>
        <w:rPr>
          <w:smallCaps/>
          <w:color w:val="000000" w:themeColor="text1"/>
          <w:lang w:val="en"/>
        </w:rPr>
        <w:t>N.M. L. Rev</w:t>
      </w:r>
      <w:r>
        <w:rPr>
          <w:color w:val="000000" w:themeColor="text1"/>
          <w:lang w:val="en"/>
        </w:rPr>
        <w:t>. 175, 178–79, 185 (1994).</w:t>
      </w:r>
    </w:p>
  </w:footnote>
  <w:footnote w:id="499">
    <w:p w14:paraId="760B9CB3" w14:textId="6738EBC3" w:rsidR="007F70E9" w:rsidRPr="005B3E31" w:rsidRDefault="007F70E9" w:rsidP="003D74D8">
      <w:pPr>
        <w:pStyle w:val="FootnoteText"/>
        <w:spacing w:line="480" w:lineRule="auto"/>
      </w:pPr>
      <w:r>
        <w:rPr>
          <w:rStyle w:val="FootnoteReference"/>
        </w:rPr>
        <w:footnoteRef/>
      </w:r>
      <w:r>
        <w:rPr>
          <w:smallCaps/>
        </w:rPr>
        <w:t xml:space="preserve"> William G. Ross, The Honest Hour: The Ethics of Time-Based Billing by Attorneys</w:t>
      </w:r>
      <w:r>
        <w:rPr>
          <w:rStyle w:val="FootnoteReference"/>
        </w:rPr>
        <w:t xml:space="preserve"> 14, 16 (1996)</w:t>
      </w:r>
      <w:r>
        <w:t>; George B. Shepherd &amp; Morgan Cloud</w:t>
      </w:r>
      <w:r>
        <w:rPr>
          <w:i/>
          <w:iCs/>
        </w:rPr>
        <w:t>, Time and Money: Discovery Leads to Hourly Billing</w:t>
      </w:r>
      <w:r>
        <w:t xml:space="preserve">, </w:t>
      </w:r>
      <w:r>
        <w:rPr>
          <w:rStyle w:val="FootnoteReference"/>
        </w:rPr>
        <w:t xml:space="preserve">1999 </w:t>
      </w:r>
      <w:r>
        <w:rPr>
          <w:smallCaps/>
        </w:rPr>
        <w:t>U. Ill. L. Rev.</w:t>
      </w:r>
      <w:r>
        <w:rPr>
          <w:rStyle w:val="FootnoteReference"/>
        </w:rPr>
        <w:t xml:space="preserve"> 91, 105.</w:t>
      </w:r>
    </w:p>
  </w:footnote>
  <w:footnote w:id="500">
    <w:p w14:paraId="371C4210" w14:textId="63D91E3F"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126–27.</w:t>
      </w:r>
    </w:p>
  </w:footnote>
  <w:footnote w:id="501">
    <w:p w14:paraId="41FAC06A" w14:textId="151CA29A"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15–17; Shepherd &amp; Cloud, </w:t>
      </w:r>
      <w:r>
        <w:rPr>
          <w:i/>
          <w:iCs/>
        </w:rPr>
        <w:t>supra</w:t>
      </w:r>
      <w:r>
        <w:t xml:space="preserve"> note 83, at 131–33.</w:t>
      </w:r>
    </w:p>
  </w:footnote>
  <w:footnote w:id="502">
    <w:p w14:paraId="5E603E25" w14:textId="60F48984"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16–17; Shepherd &amp; Cloud, </w:t>
      </w:r>
      <w:r>
        <w:rPr>
          <w:i/>
          <w:iCs/>
        </w:rPr>
        <w:t>supra</w:t>
      </w:r>
      <w:r>
        <w:t xml:space="preserve"> note 83, at 139. </w:t>
      </w:r>
    </w:p>
  </w:footnote>
  <w:footnote w:id="503">
    <w:p w14:paraId="62E8D358" w14:textId="49A462D9"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106–08.</w:t>
      </w:r>
    </w:p>
  </w:footnote>
  <w:footnote w:id="504">
    <w:p w14:paraId="32193552" w14:textId="71222692" w:rsidR="00B53BC2" w:rsidRPr="005B3E31" w:rsidRDefault="00B53BC2" w:rsidP="003D74D8">
      <w:pPr>
        <w:pStyle w:val="FootnoteText"/>
        <w:spacing w:line="480" w:lineRule="auto"/>
      </w:pPr>
      <w:r>
        <w:rPr>
          <w:rStyle w:val="FootnoteReference"/>
        </w:rPr>
        <w:footnoteRef/>
      </w:r>
      <w:r>
        <w:t xml:space="preserve"> Menkel-Meadow, </w:t>
      </w:r>
      <w:r>
        <w:rPr>
          <w:i/>
          <w:iCs/>
        </w:rPr>
        <w:t>supra</w:t>
      </w:r>
      <w:r>
        <w:t xml:space="preserve"> note 100, at 17, </w:t>
      </w:r>
      <w:r>
        <w:rPr>
          <w:i/>
          <w:iCs/>
        </w:rPr>
        <w:t>reprinted in</w:t>
      </w:r>
      <w:r>
        <w:t xml:space="preserve"> Carrie J. Menkel-Meadow, Lela Porter Love &amp; Jean R. Sternlight, Dispute Resolution: Beyond the Adversarial Model 578 (2d ed. 2011).</w:t>
      </w:r>
    </w:p>
  </w:footnote>
  <w:footnote w:id="505">
    <w:p w14:paraId="70504272" w14:textId="706FC5C9"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30–32.</w:t>
      </w:r>
    </w:p>
  </w:footnote>
  <w:footnote w:id="506">
    <w:p w14:paraId="7F48E9D5" w14:textId="2E0D6B8C" w:rsidR="00E60F58" w:rsidRPr="005B3E31" w:rsidRDefault="00E60F58" w:rsidP="003D74D8">
      <w:pPr>
        <w:pStyle w:val="FootnoteText"/>
        <w:spacing w:line="480" w:lineRule="auto"/>
      </w:pPr>
      <w:r>
        <w:rPr>
          <w:rStyle w:val="FootnoteReference"/>
        </w:rPr>
        <w:footnoteRef/>
      </w:r>
      <w:r>
        <w:t xml:space="preserve"> </w:t>
      </w:r>
      <w:r>
        <w:rPr>
          <w:rStyle w:val="FootnoteReference"/>
        </w:rPr>
        <w:t xml:space="preserve">Nancy B. Rapoport &amp; Joseph R. Tiano Jr., </w:t>
      </w:r>
      <w:r>
        <w:rPr>
          <w:i/>
          <w:iCs/>
        </w:rPr>
        <w:t>Fighting the Hypothetical: Why Law Firms Should Rethink the Billable Hour in the Generative AI Era</w:t>
      </w:r>
      <w:r>
        <w:rPr>
          <w:rStyle w:val="FootnoteReference"/>
        </w:rPr>
        <w:t xml:space="preserve">, </w:t>
      </w:r>
      <w:r>
        <w:t xml:space="preserve">20 </w:t>
      </w:r>
      <w:r>
        <w:rPr>
          <w:smallCaps/>
        </w:rPr>
        <w:t>Wash. J.L. Tech. &amp; Arts</w:t>
      </w:r>
      <w:r>
        <w:t xml:space="preserve"> 41, 41 (2025) (“[L]aw firms haven’t moved away from the billable hour for three primary reasons: (1) there has been no external factor that has had the muscle to catalyze change; (2) clients haven’t had the collective fortitude to effectuate a change; and (3) despite their recognition of the shortcomings, law firms have not changed the model because it is making them wealthy”).</w:t>
      </w:r>
    </w:p>
  </w:footnote>
  <w:footnote w:id="507">
    <w:p w14:paraId="3FCD7964" w14:textId="6F7DE981" w:rsidR="00DC0452" w:rsidRPr="005B3E31" w:rsidRDefault="00DC0452" w:rsidP="003D74D8">
      <w:pPr>
        <w:pStyle w:val="FootnoteText"/>
        <w:spacing w:line="480" w:lineRule="auto"/>
      </w:pPr>
      <w:r>
        <w:rPr>
          <w:rStyle w:val="FootnoteReference"/>
        </w:rPr>
        <w:footnoteRef/>
      </w:r>
      <w:r>
        <w:t xml:space="preserve"> </w:t>
      </w:r>
      <w:r>
        <w:rPr>
          <w:rStyle w:val="FootnoteReference"/>
        </w:rPr>
        <w:t xml:space="preserve">Luke Nottage, </w:t>
      </w:r>
      <w:r>
        <w:rPr>
          <w:rStyle w:val="FootnoteReference"/>
          <w:i/>
          <w:iCs/>
        </w:rPr>
        <w:t>In/formalisation and Glocalisation of International Commercial Arbitration and Investment Treaty Arbitration in Asia</w:t>
      </w:r>
      <w:r>
        <w:rPr>
          <w:rStyle w:val="FootnoteReference"/>
        </w:rPr>
        <w:t xml:space="preserve">, </w:t>
      </w:r>
      <w:r>
        <w:rPr>
          <w:rStyle w:val="FootnoteReference"/>
          <w:i/>
          <w:iCs/>
        </w:rPr>
        <w:t>in</w:t>
      </w:r>
      <w:r>
        <w:rPr>
          <w:smallCaps/>
        </w:rPr>
        <w:t xml:space="preserve"> Formalisation and Flexibilisation in Dispute Resolution</w:t>
      </w:r>
      <w:r>
        <w:rPr>
          <w:rStyle w:val="FootnoteReference"/>
        </w:rPr>
        <w:t xml:space="preserve"> 211, 228 (Joachim Zekoll, Moritz Balz &amp; Iwo Amelung eds., 2014) (quoting Shahla Ali’s interview with a partner in the Hong Kong branch of an international firm).</w:t>
      </w:r>
    </w:p>
  </w:footnote>
  <w:footnote w:id="508">
    <w:p w14:paraId="056F593C" w14:textId="61FE855C" w:rsidR="00A565FB" w:rsidRPr="005B3E31" w:rsidRDefault="00A565FB" w:rsidP="003D74D8">
      <w:pPr>
        <w:pStyle w:val="FootnoteText"/>
        <w:spacing w:line="480" w:lineRule="auto"/>
      </w:pPr>
      <w:r>
        <w:rPr>
          <w:rStyle w:val="FootnoteReference"/>
        </w:rPr>
        <w:footnoteRef/>
      </w:r>
      <w:r>
        <w:t xml:space="preserve"> Shepherd &amp; Cloud, </w:t>
      </w:r>
      <w:r>
        <w:rPr>
          <w:i/>
          <w:iCs/>
        </w:rPr>
        <w:t>supra</w:t>
      </w:r>
      <w:r>
        <w:t xml:space="preserve"> note 83, at 106–08; Ross, supra note 85, at 10–11.</w:t>
      </w:r>
    </w:p>
  </w:footnote>
  <w:footnote w:id="509">
    <w:p w14:paraId="3F3CFF45" w14:textId="31607402" w:rsidR="002B07DE" w:rsidRPr="005B3E31" w:rsidRDefault="002B07DE" w:rsidP="003D74D8">
      <w:pPr>
        <w:pStyle w:val="FootnoteText"/>
        <w:spacing w:line="480" w:lineRule="auto"/>
        <w:rPr>
          <w:i/>
          <w:color w:val="000000" w:themeColor="text1"/>
        </w:rPr>
      </w:pPr>
      <w:r>
        <w:rPr>
          <w:rStyle w:val="FootnoteReference"/>
          <w:color w:val="000000" w:themeColor="text1"/>
        </w:rPr>
        <w:footnoteRef/>
      </w:r>
      <w:r>
        <w:rPr>
          <w:color w:val="000000" w:themeColor="text1"/>
        </w:rPr>
        <w:t xml:space="preserve"> </w:t>
      </w:r>
      <w:r>
        <w:rPr>
          <w:iCs/>
          <w:color w:val="000000" w:themeColor="text1"/>
        </w:rPr>
        <w:t>Kagan,</w:t>
      </w:r>
      <w:r>
        <w:rPr>
          <w:i/>
          <w:color w:val="000000" w:themeColor="text1"/>
        </w:rPr>
        <w:t xml:space="preserve"> supra</w:t>
      </w:r>
      <w:r>
        <w:rPr>
          <w:iCs/>
          <w:color w:val="000000" w:themeColor="text1"/>
        </w:rPr>
        <w:t xml:space="preserve"> note </w:t>
      </w:r>
      <w:r>
        <w:rPr>
          <w:iCs/>
          <w:color w:val="000000" w:themeColor="text1"/>
        </w:rPr>
        <w:fldChar w:fldCharType="begin"/>
      </w:r>
      <w:r>
        <w:rPr>
          <w:iCs/>
          <w:color w:val="000000" w:themeColor="text1"/>
        </w:rPr>
        <w:instrText xml:space="preserve"> NOTEREF _Ref218972456 \h  \* MERGEFORMAT </w:instrText>
      </w:r>
      <w:r>
        <w:rPr>
          <w:iCs/>
          <w:color w:val="000000" w:themeColor="text1"/>
        </w:rPr>
      </w:r>
      <w:r>
        <w:rPr>
          <w:iCs/>
          <w:color w:val="000000" w:themeColor="text1"/>
        </w:rPr>
        <w:fldChar w:fldCharType="separate"/>
      </w:r>
      <w:r>
        <w:rPr>
          <w:iCs/>
          <w:color w:val="000000" w:themeColor="text1"/>
        </w:rPr>
        <w:t>401</w:t>
      </w:r>
      <w:r>
        <w:rPr>
          <w:iCs/>
          <w:color w:val="000000" w:themeColor="text1"/>
        </w:rPr>
        <w:fldChar w:fldCharType="end"/>
      </w:r>
      <w:r>
        <w:rPr>
          <w:iCs/>
          <w:color w:val="000000" w:themeColor="text1"/>
        </w:rPr>
        <w:t>, at 48, 57 n.200;</w:t>
      </w:r>
      <w:r>
        <w:rPr>
          <w:i/>
          <w:color w:val="000000" w:themeColor="text1"/>
          <w:lang w:val="en"/>
        </w:rPr>
        <w:t xml:space="preserve"> </w:t>
      </w:r>
      <w:r>
        <w:rPr>
          <w:iCs/>
          <w:smallCaps/>
          <w:color w:val="000000" w:themeColor="text1"/>
          <w:lang w:val="en"/>
        </w:rPr>
        <w:t>U.S. Chamber Inst. for Legal Reform, International Comparisons of Litigation Costs: Canada, Europe, Japan, and the United States</w:t>
      </w:r>
      <w:r>
        <w:rPr>
          <w:iCs/>
          <w:color w:val="000000" w:themeColor="text1"/>
          <w:lang w:val="en"/>
        </w:rPr>
        <w:t xml:space="preserve"> 4 (2013).</w:t>
      </w:r>
    </w:p>
  </w:footnote>
  <w:footnote w:id="510">
    <w:p w14:paraId="2453F5D9" w14:textId="5C4F448D"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T</w:t>
      </w:r>
      <w:r>
        <w:rPr>
          <w:color w:val="000000" w:themeColor="text1"/>
          <w:lang w:val="en"/>
        </w:rPr>
        <w:t xml:space="preserve">homas D. Rowe Jr., </w:t>
      </w:r>
      <w:r>
        <w:rPr>
          <w:i/>
          <w:iCs/>
          <w:color w:val="000000" w:themeColor="text1"/>
          <w:lang w:val="en"/>
        </w:rPr>
        <w:t>The Legal Theory of Attorney Fee Shifting: A Critical Overview</w:t>
      </w:r>
      <w:r>
        <w:rPr>
          <w:color w:val="000000" w:themeColor="text1"/>
          <w:lang w:val="en"/>
        </w:rPr>
        <w:t xml:space="preserve">, 1982 </w:t>
      </w:r>
      <w:r>
        <w:rPr>
          <w:smallCaps/>
          <w:color w:val="000000" w:themeColor="text1"/>
          <w:lang w:val="en"/>
        </w:rPr>
        <w:t>Duke L.J.</w:t>
      </w:r>
      <w:r>
        <w:rPr>
          <w:color w:val="000000" w:themeColor="text1"/>
          <w:lang w:val="en"/>
        </w:rPr>
        <w:t xml:space="preserve"> 651, 655, 665–66.</w:t>
      </w:r>
    </w:p>
  </w:footnote>
  <w:footnote w:id="511">
    <w:p w14:paraId="440B4ED0"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C. Coffee, Jr., </w:t>
      </w:r>
      <w:r>
        <w:rPr>
          <w:i/>
          <w:iCs/>
          <w:color w:val="000000" w:themeColor="text1"/>
        </w:rPr>
        <w:t>Understanding the Plaintiff’s Attorney: The Implications of Economic Theory for Private Enforcement of Law Through Class and Derivative Actions</w:t>
      </w:r>
      <w:r>
        <w:rPr>
          <w:color w:val="000000" w:themeColor="text1"/>
        </w:rPr>
        <w:t xml:space="preserve">, 86 </w:t>
      </w:r>
      <w:r>
        <w:rPr>
          <w:smallCaps/>
          <w:color w:val="000000" w:themeColor="text1"/>
        </w:rPr>
        <w:t>Colum. L. Rev.</w:t>
      </w:r>
      <w:r>
        <w:rPr>
          <w:color w:val="000000" w:themeColor="text1"/>
        </w:rPr>
        <w:t xml:space="preserve"> 669, 718 (1986).</w:t>
      </w:r>
    </w:p>
  </w:footnote>
  <w:footnote w:id="512">
    <w:p w14:paraId="077FE978" w14:textId="3FC02BF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718; </w:t>
      </w:r>
      <w:r>
        <w:rPr>
          <w:i/>
          <w:iCs/>
          <w:color w:val="000000" w:themeColor="text1"/>
        </w:rPr>
        <w:t>see also</w:t>
      </w:r>
      <w:r>
        <w:rPr>
          <w:color w:val="000000" w:themeColor="text1"/>
        </w:rPr>
        <w:t xml:space="preserve"> </w:t>
      </w:r>
      <w:r>
        <w:rPr>
          <w:smallCaps/>
          <w:color w:val="000000" w:themeColor="text1"/>
        </w:rPr>
        <w:t>Morton Deutsch, The Resolution of Conflict: Constructive and Destructive Processes</w:t>
      </w:r>
      <w:r>
        <w:rPr>
          <w:color w:val="000000" w:themeColor="text1"/>
        </w:rPr>
        <w:t xml:space="preserve"> 355–59 (1973).</w:t>
      </w:r>
    </w:p>
  </w:footnote>
  <w:footnote w:id="513">
    <w:p w14:paraId="0F9F8743" w14:textId="77777777" w:rsidR="00247C4C" w:rsidRPr="005B3E31" w:rsidRDefault="00247C4C" w:rsidP="003D74D8">
      <w:pPr>
        <w:pStyle w:val="FootnoteText"/>
        <w:spacing w:line="480" w:lineRule="auto"/>
      </w:pPr>
      <w:r>
        <w:rPr>
          <w:rStyle w:val="FootnoteReference"/>
        </w:rPr>
        <w:footnoteRef/>
      </w:r>
      <w:r>
        <w:t xml:space="preserve"> </w:t>
      </w:r>
      <w:r>
        <w:rPr>
          <w:smallCaps/>
        </w:rPr>
        <w:t>Robert A. Kagan, Adversarial Legalism: The American Way of Law</w:t>
      </w:r>
      <w:r>
        <w:t xml:space="preserve"> 112 (2d ed. 2019).</w:t>
      </w:r>
    </w:p>
  </w:footnote>
  <w:footnote w:id="514">
    <w:p w14:paraId="7614D434" w14:textId="77777777" w:rsidR="00247C4C" w:rsidRPr="005B3E31" w:rsidRDefault="00247C4C" w:rsidP="003D74D8">
      <w:pPr>
        <w:pStyle w:val="FootnoteText"/>
        <w:spacing w:line="480" w:lineRule="auto"/>
      </w:pPr>
      <w:r>
        <w:rPr>
          <w:rStyle w:val="FootnoteReference"/>
        </w:rPr>
        <w:footnoteRef/>
      </w:r>
      <w:r>
        <w:t xml:space="preserve"> </w:t>
      </w:r>
      <w:r>
        <w:rPr>
          <w:i/>
          <w:iCs/>
        </w:rPr>
        <w:t>Id.</w:t>
      </w:r>
      <w:r>
        <w:t xml:space="preserve"> at 307.</w:t>
      </w:r>
    </w:p>
  </w:footnote>
  <w:footnote w:id="515">
    <w:p w14:paraId="2219CC7D" w14:textId="1D0F4543" w:rsidR="002B07DE" w:rsidRPr="005B3E31" w:rsidRDefault="002B07D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D’Amico, </w:t>
      </w:r>
      <w:r>
        <w:rPr>
          <w:i/>
          <w:iCs/>
          <w:color w:val="000000" w:themeColor="text1"/>
        </w:rPr>
        <w:t>supra</w:t>
      </w:r>
      <w:r>
        <w:rPr>
          <w:color w:val="000000" w:themeColor="text1"/>
        </w:rPr>
        <w:t xml:space="preserve"> note 306, at 429, 436. </w:t>
      </w:r>
    </w:p>
  </w:footnote>
  <w:footnote w:id="516">
    <w:p w14:paraId="5AAE5221" w14:textId="4926CFC3" w:rsidR="009C0EC5" w:rsidRPr="005B3E31" w:rsidRDefault="009C0EC5" w:rsidP="003D74D8">
      <w:pPr>
        <w:pStyle w:val="FootnoteText"/>
        <w:spacing w:line="480" w:lineRule="auto"/>
      </w:pPr>
      <w:r>
        <w:rPr>
          <w:rStyle w:val="FootnoteReference"/>
        </w:rPr>
        <w:footnoteRef/>
      </w:r>
      <w:r>
        <w:t xml:space="preserve"> </w:t>
      </w:r>
      <w:r>
        <w:rPr>
          <w:i/>
          <w:iCs/>
        </w:rPr>
        <w:t>Id.</w:t>
      </w:r>
      <w:r>
        <w:t xml:space="preserve"> at 425.</w:t>
      </w:r>
    </w:p>
  </w:footnote>
  <w:footnote w:id="517">
    <w:p w14:paraId="4B4686E3" w14:textId="3D02B16E"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Olivelle, </w:t>
      </w:r>
      <w:r>
        <w:rPr>
          <w:i/>
          <w:iCs/>
          <w:color w:val="000000" w:themeColor="text1"/>
        </w:rPr>
        <w:t>supra</w:t>
      </w:r>
      <w:r>
        <w:rPr>
          <w:color w:val="000000" w:themeColor="text1"/>
        </w:rPr>
        <w:t xml:space="preserve"> note 321, at 319.</w:t>
      </w:r>
    </w:p>
  </w:footnote>
  <w:footnote w:id="518">
    <w:p w14:paraId="57EE01BE" w14:textId="417DACAE"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 Rowe, </w:t>
      </w:r>
      <w:r>
        <w:rPr>
          <w:i/>
          <w:iCs/>
          <w:color w:val="000000" w:themeColor="text1"/>
        </w:rPr>
        <w:t>supra</w:t>
      </w:r>
      <w:r>
        <w:rPr>
          <w:color w:val="000000" w:themeColor="text1"/>
        </w:rPr>
        <w:t xml:space="preserve"> note 510, at 651.</w:t>
      </w:r>
    </w:p>
  </w:footnote>
  <w:footnote w:id="519">
    <w:p w14:paraId="48A8FB30" w14:textId="477BE439" w:rsidR="00FB2D8A" w:rsidRPr="005B3E31" w:rsidRDefault="00FB2D8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w:t>
      </w:r>
    </w:p>
  </w:footnote>
  <w:footnote w:id="520">
    <w:p w14:paraId="425AE9B7" w14:textId="7A1906A6" w:rsidR="00E60F58" w:rsidRPr="005B3E31" w:rsidRDefault="00E60F58" w:rsidP="003D74D8">
      <w:pPr>
        <w:pStyle w:val="FootnoteText"/>
        <w:spacing w:line="480" w:lineRule="auto"/>
      </w:pPr>
      <w:r>
        <w:rPr>
          <w:rStyle w:val="FootnoteReference"/>
        </w:rPr>
        <w:footnoteRef/>
      </w:r>
      <w:r>
        <w:t xml:space="preserve"> Lisa Bernstein, </w:t>
      </w:r>
      <w:r>
        <w:rPr>
          <w:i/>
          <w:iCs/>
        </w:rPr>
        <w:t>Understanding the Limits of Court-Connected ADR: A Critique of Federal Court-Annexed Arbitration Programs</w:t>
      </w:r>
      <w:r>
        <w:t xml:space="preserve">, </w:t>
      </w:r>
      <w:r>
        <w:rPr>
          <w:rStyle w:val="FootnoteReference"/>
        </w:rPr>
        <w:t xml:space="preserve">141 </w:t>
      </w:r>
      <w:r>
        <w:rPr>
          <w:smallCaps/>
        </w:rPr>
        <w:t>U. Pa. L. Rev.</w:t>
      </w:r>
      <w:r>
        <w:rPr>
          <w:rStyle w:val="FootnoteReference"/>
        </w:rPr>
        <w:t xml:space="preserve"> 2169, 2195 (1993)</w:t>
      </w:r>
      <w:r>
        <w:t xml:space="preserve"> (“A lawyer paid on an hourly basis has a strong incentive to encourage his client to request a trial since most legal fees are earned during discovery and trial”).</w:t>
      </w:r>
    </w:p>
  </w:footnote>
  <w:footnote w:id="521">
    <w:p w14:paraId="54415DE8" w14:textId="3165F412"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Amendments to the Federal Rules of Civil Procedure, 146 F.R.D. 401, 507–08 (1993) (Scalia, J., dissenting)</w:t>
      </w:r>
      <w:r>
        <w:rPr>
          <w:color w:val="000000" w:themeColor="text1"/>
          <w:lang w:val="en"/>
        </w:rPr>
        <w:t xml:space="preserve">; </w:t>
      </w:r>
      <w:r>
        <w:rPr>
          <w:color w:val="000000" w:themeColor="text1"/>
        </w:rPr>
        <w:t xml:space="preserve">Lonny Hoffman, </w:t>
      </w:r>
      <w:r>
        <w:rPr>
          <w:i/>
          <w:iCs/>
          <w:color w:val="000000" w:themeColor="text1"/>
        </w:rPr>
        <w:t>The Case against the Lawsuit Abuse Reduction Act of 2011</w:t>
      </w:r>
      <w:r>
        <w:rPr>
          <w:color w:val="000000" w:themeColor="text1"/>
        </w:rPr>
        <w:t xml:space="preserve">, 48 </w:t>
      </w:r>
      <w:r>
        <w:rPr>
          <w:smallCaps/>
          <w:color w:val="000000" w:themeColor="text1"/>
        </w:rPr>
        <w:t>Hous. L. Rev.</w:t>
      </w:r>
      <w:r>
        <w:rPr>
          <w:color w:val="000000" w:themeColor="text1"/>
        </w:rPr>
        <w:t xml:space="preserve"> 545, 547 (2011).</w:t>
      </w:r>
    </w:p>
  </w:footnote>
  <w:footnote w:id="522">
    <w:p w14:paraId="6ABC77D4" w14:textId="2F51364C"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Saul M. Kassin, An Empirical Study of Rule 11 Sanctions</w:t>
      </w:r>
      <w:r>
        <w:rPr>
          <w:color w:val="000000" w:themeColor="text1"/>
        </w:rPr>
        <w:t xml:space="preserve"> 26–27 (Fed. Jud. Ctr. 1985); </w:t>
      </w:r>
      <w:r>
        <w:rPr>
          <w:color w:val="000000" w:themeColor="text1"/>
          <w:lang w:val="en"/>
        </w:rPr>
        <w:t xml:space="preserve">William W. Schwarzer, </w:t>
      </w:r>
      <w:r>
        <w:rPr>
          <w:i/>
          <w:iCs/>
          <w:color w:val="000000" w:themeColor="text1"/>
          <w:lang w:val="en"/>
        </w:rPr>
        <w:t>Rule 11 Revisited</w:t>
      </w:r>
      <w:r>
        <w:rPr>
          <w:color w:val="000000" w:themeColor="text1"/>
          <w:lang w:val="en"/>
        </w:rPr>
        <w:t xml:space="preserve">, 101 </w:t>
      </w:r>
      <w:r>
        <w:rPr>
          <w:smallCaps/>
          <w:color w:val="000000" w:themeColor="text1"/>
          <w:lang w:val="en"/>
        </w:rPr>
        <w:t>Harv. L. Rev.</w:t>
      </w:r>
      <w:r>
        <w:rPr>
          <w:color w:val="000000" w:themeColor="text1"/>
          <w:lang w:val="en"/>
        </w:rPr>
        <w:t xml:space="preserve"> 1013, 1015–16 (1988); </w:t>
      </w:r>
      <w:r>
        <w:rPr>
          <w:i/>
          <w:iCs/>
          <w:color w:val="000000" w:themeColor="text1"/>
          <w:lang w:val="en"/>
        </w:rPr>
        <w:t>but see id.</w:t>
      </w:r>
      <w:r>
        <w:rPr>
          <w:color w:val="000000" w:themeColor="text1"/>
          <w:lang w:val="en"/>
        </w:rPr>
        <w:t xml:space="preserve"> at 1014–15 (“[R]ule 11 has raised the consciousness of lawyers to the need for a careful prefiling investigation of the facts and inquiry into the law.”).</w:t>
      </w:r>
    </w:p>
  </w:footnote>
  <w:footnote w:id="523">
    <w:p w14:paraId="5B4DE518" w14:textId="599CE0B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Daniel Kahneman &amp; Amos Tversky, </w:t>
      </w:r>
      <w:r>
        <w:rPr>
          <w:i/>
          <w:color w:val="000000" w:themeColor="text1"/>
        </w:rPr>
        <w:t>Conflict Resolution: A Cognitive Perspective</w:t>
      </w:r>
      <w:r>
        <w:rPr>
          <w:iCs/>
          <w:color w:val="000000" w:themeColor="text1"/>
        </w:rPr>
        <w:t xml:space="preserve">, </w:t>
      </w:r>
      <w:r>
        <w:rPr>
          <w:i/>
          <w:color w:val="000000" w:themeColor="text1"/>
        </w:rPr>
        <w:t>in</w:t>
      </w:r>
      <w:r>
        <w:rPr>
          <w:smallCaps/>
          <w:color w:val="000000" w:themeColor="text1"/>
        </w:rPr>
        <w:t xml:space="preserve"> Barriers to Conflict Resolution</w:t>
      </w:r>
      <w:r>
        <w:rPr>
          <w:iCs/>
          <w:color w:val="000000" w:themeColor="text1"/>
        </w:rPr>
        <w:t xml:space="preserve"> 44, 46–48 (Kenneth J. Arrow et al. eds., 1995).</w:t>
      </w:r>
    </w:p>
  </w:footnote>
  <w:footnote w:id="524">
    <w:p w14:paraId="2A30ACB8" w14:textId="4C564B1D"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Nancy A. Welsh, </w:t>
      </w:r>
      <w:r>
        <w:rPr>
          <w:i/>
          <w:iCs/>
          <w:color w:val="000000" w:themeColor="text1"/>
        </w:rPr>
        <w:t>Making Deals in Court-Connected Mediation: What’s Justice Got to Do with It?</w:t>
      </w:r>
      <w:r>
        <w:rPr>
          <w:color w:val="000000" w:themeColor="text1"/>
        </w:rPr>
        <w:t xml:space="preserve">, 79 </w:t>
      </w:r>
      <w:r>
        <w:rPr>
          <w:smallCaps/>
          <w:color w:val="000000" w:themeColor="text1"/>
        </w:rPr>
        <w:t>Wash. U. L.Q.</w:t>
      </w:r>
      <w:r>
        <w:rPr>
          <w:color w:val="000000" w:themeColor="text1"/>
        </w:rPr>
        <w:t xml:space="preserve"> 787, 797–801 (2001); Sarah R. Cole, </w:t>
      </w:r>
      <w:r>
        <w:rPr>
          <w:i/>
          <w:iCs/>
          <w:color w:val="000000" w:themeColor="text1"/>
        </w:rPr>
        <w:t>Everything Old Is New Again, in</w:t>
      </w:r>
      <w:r>
        <w:rPr>
          <w:color w:val="000000" w:themeColor="text1"/>
        </w:rPr>
        <w:t xml:space="preserve"> </w:t>
      </w:r>
      <w:r>
        <w:rPr>
          <w:smallCaps/>
          <w:color w:val="000000" w:themeColor="text1"/>
        </w:rPr>
        <w:t>Discussions in Dispute Resolution: The Foundational Articles</w:t>
      </w:r>
      <w:r>
        <w:rPr>
          <w:color w:val="000000" w:themeColor="text1"/>
        </w:rPr>
        <w:t xml:space="preserve"> 231, 232 (Art Hinshaw et al. eds., 2021); </w:t>
      </w:r>
      <w:r>
        <w:rPr>
          <w:i/>
          <w:iCs/>
          <w:color w:val="000000" w:themeColor="text1"/>
        </w:rPr>
        <w:t>see</w:t>
      </w:r>
      <w:r>
        <w:rPr>
          <w:color w:val="000000" w:themeColor="text1"/>
        </w:rPr>
        <w:t xml:space="preserve"> Stone, </w:t>
      </w:r>
      <w:r>
        <w:rPr>
          <w:i/>
          <w:iCs/>
          <w:color w:val="000000" w:themeColor="text1"/>
        </w:rPr>
        <w:t>supra</w:t>
      </w:r>
      <w:r>
        <w:rPr>
          <w:color w:val="000000" w:themeColor="text1"/>
        </w:rPr>
        <w:t xml:space="preserve"> note 463, at 942.</w:t>
      </w:r>
    </w:p>
  </w:footnote>
  <w:footnote w:id="525">
    <w:p w14:paraId="285ED5CD" w14:textId="258C804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Niall Mackay Roberts, </w:t>
      </w:r>
      <w:r>
        <w:rPr>
          <w:i/>
          <w:iCs/>
          <w:color w:val="000000" w:themeColor="text1"/>
        </w:rPr>
        <w:t>Definitional Avoidance: Arbitration’s Common-Law Meaning and the Federal Arbitration Act</w:t>
      </w:r>
      <w:r>
        <w:rPr>
          <w:color w:val="000000" w:themeColor="text1"/>
        </w:rPr>
        <w:t xml:space="preserve">, 49 </w:t>
      </w:r>
      <w:r>
        <w:rPr>
          <w:smallCaps/>
          <w:color w:val="000000" w:themeColor="text1"/>
        </w:rPr>
        <w:t>U.C. Davis L. Rev</w:t>
      </w:r>
      <w:r>
        <w:rPr>
          <w:color w:val="000000" w:themeColor="text1"/>
        </w:rPr>
        <w:t xml:space="preserve">. 1547, 1584–85 (2016); Note, </w:t>
      </w:r>
      <w:r>
        <w:rPr>
          <w:i/>
          <w:iCs/>
          <w:color w:val="000000" w:themeColor="text1"/>
        </w:rPr>
        <w:t>State Courts and the Federalization of Arbitration Law</w:t>
      </w:r>
      <w:r>
        <w:rPr>
          <w:color w:val="000000" w:themeColor="text1"/>
        </w:rPr>
        <w:t xml:space="preserve">, 134 </w:t>
      </w:r>
      <w:r>
        <w:rPr>
          <w:smallCaps/>
          <w:color w:val="000000" w:themeColor="text1"/>
        </w:rPr>
        <w:t>Harv. L. Rev.</w:t>
      </w:r>
      <w:r>
        <w:rPr>
          <w:color w:val="000000" w:themeColor="text1"/>
        </w:rPr>
        <w:t xml:space="preserve"> 1184, 1192 (2021) (“[I]n FAA cases, the Court routinely assumes that litigation and arbitration are equally acceptable methods for resolving disputes. This assumed equality has become ‘a pillar of contemporary arbitration law.’”); </w:t>
      </w:r>
      <w:r>
        <w:rPr>
          <w:i/>
          <w:iCs/>
          <w:color w:val="000000" w:themeColor="text1"/>
        </w:rPr>
        <w:t>see generally</w:t>
      </w:r>
      <w:r>
        <w:rPr>
          <w:color w:val="000000" w:themeColor="text1"/>
        </w:rPr>
        <w:t xml:space="preserve"> </w:t>
      </w:r>
      <w:r>
        <w:rPr>
          <w:smallCaps/>
          <w:color w:val="000000" w:themeColor="text1"/>
        </w:rPr>
        <w:t>Simon Roberts &amp; Michael Palmer, Dispute Processes: ADR and the Primary Forms of Decision-Making</w:t>
      </w:r>
      <w:r>
        <w:rPr>
          <w:color w:val="000000" w:themeColor="text1"/>
        </w:rPr>
        <w:t xml:space="preserve"> 11–13, 222–27 (2005) (describing how, in the common-law world, state-organized adjudication emerged as the historical novelty, exemplified by the twelfth-century rise of the English Royal Courts under Henry II).</w:t>
      </w:r>
    </w:p>
  </w:footnote>
  <w:footnote w:id="526">
    <w:p w14:paraId="593CF3D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111 (quoting Nathan Isaacs, Book Review, 40 </w:t>
      </w:r>
      <w:r>
        <w:rPr>
          <w:smallCaps/>
          <w:color w:val="000000" w:themeColor="text1"/>
        </w:rPr>
        <w:t>Yale L.J.</w:t>
      </w:r>
      <w:r>
        <w:rPr>
          <w:color w:val="000000" w:themeColor="text1"/>
        </w:rPr>
        <w:t xml:space="preserve"> 149, 149–51 (1930)).</w:t>
      </w:r>
    </w:p>
  </w:footnote>
  <w:footnote w:id="527">
    <w:p w14:paraId="126334D5" w14:textId="4CF0CAD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L. Abel, </w:t>
      </w:r>
      <w:r>
        <w:rPr>
          <w:i/>
          <w:iCs/>
          <w:color w:val="000000" w:themeColor="text1"/>
        </w:rPr>
        <w:t>Introduction</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 3 (Richard L. Abel ed., 1982); John Owen Haley, </w:t>
      </w:r>
      <w:r>
        <w:rPr>
          <w:i/>
          <w:iCs/>
          <w:color w:val="000000" w:themeColor="text1"/>
        </w:rPr>
        <w:t>The Politics of Informal Justice: The Japanese Experience, 1922–1942</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125, 141 (Richard L. Abel ed., 1982); Judith Resnik, </w:t>
      </w:r>
      <w:r>
        <w:rPr>
          <w:i/>
          <w:iCs/>
          <w:color w:val="000000" w:themeColor="text1"/>
        </w:rPr>
        <w:t>Managerial Judges</w:t>
      </w:r>
      <w:r>
        <w:rPr>
          <w:color w:val="000000" w:themeColor="text1"/>
        </w:rPr>
        <w:t xml:space="preserve">, 96 </w:t>
      </w:r>
      <w:r>
        <w:rPr>
          <w:smallCaps/>
          <w:color w:val="000000" w:themeColor="text1"/>
        </w:rPr>
        <w:t>Harv. L. Rev.</w:t>
      </w:r>
      <w:r>
        <w:rPr>
          <w:color w:val="000000" w:themeColor="text1"/>
        </w:rPr>
        <w:t xml:space="preserve"> 374, 431 (1982).</w:t>
      </w:r>
    </w:p>
  </w:footnote>
  <w:footnote w:id="528">
    <w:p w14:paraId="02EE8BED" w14:textId="75CFEECD"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 176–78.</w:t>
      </w:r>
    </w:p>
  </w:footnote>
  <w:footnote w:id="529">
    <w:p w14:paraId="147AAD96" w14:textId="4CA1E88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177; </w:t>
      </w:r>
      <w:r>
        <w:rPr>
          <w:smallCaps/>
          <w:color w:val="000000" w:themeColor="text1"/>
        </w:rPr>
        <w:t>Jethro K. Lieberman, The Litigious Society</w:t>
      </w:r>
      <w:r>
        <w:rPr>
          <w:color w:val="000000" w:themeColor="text1"/>
        </w:rPr>
        <w:t xml:space="preserve"> 113 (1981).</w:t>
      </w:r>
    </w:p>
  </w:footnote>
  <w:footnote w:id="530">
    <w:p w14:paraId="41620699" w14:textId="7A616D42"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Judicial Process and the Decline of Twentieth-Century American Liberalism</w:t>
      </w:r>
      <w:r>
        <w:rPr>
          <w:color w:val="000000" w:themeColor="text1"/>
        </w:rPr>
        <w:t xml:space="preserve">, 16 </w:t>
      </w:r>
      <w:r>
        <w:rPr>
          <w:smallCaps/>
          <w:color w:val="000000" w:themeColor="text1"/>
        </w:rPr>
        <w:t>Harv. J. on Legis</w:t>
      </w:r>
      <w:r>
        <w:rPr>
          <w:color w:val="000000" w:themeColor="text1"/>
        </w:rPr>
        <w:t>. 283, 283–84 (1979).</w:t>
      </w:r>
    </w:p>
  </w:footnote>
  <w:footnote w:id="531">
    <w:p w14:paraId="68A3E16A" w14:textId="2EA185FB"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Barbara Ashley Phillips, The Mediation Field Guide: Transcending Litigation and Resolving Conflicts in Your Business or Organization</w:t>
      </w:r>
      <w:r>
        <w:rPr>
          <w:color w:val="000000" w:themeColor="text1"/>
          <w:sz w:val="20"/>
          <w:szCs w:val="20"/>
        </w:rPr>
        <w:t xml:space="preserve"> 13–14, 36 (2001);</w:t>
      </w:r>
      <w:r>
        <w:rPr>
          <w:smallCaps/>
          <w:color w:val="000000" w:themeColor="text1"/>
          <w:sz w:val="20"/>
          <w:szCs w:val="20"/>
        </w:rPr>
        <w:t xml:space="preserve"> Lieberman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3, 186; </w:t>
      </w:r>
      <w:r>
        <w:rPr>
          <w:iCs/>
          <w:smallCaps/>
          <w:color w:val="000000" w:themeColor="text1"/>
          <w:sz w:val="20"/>
          <w:szCs w:val="20"/>
        </w:rPr>
        <w:t>Merry</w:t>
      </w:r>
      <w:r>
        <w:rPr>
          <w:iCs/>
          <w:color w:val="000000" w:themeColor="text1"/>
          <w:sz w:val="20"/>
          <w:szCs w:val="20"/>
        </w:rPr>
        <w:t xml:space="preserve">, </w:t>
      </w:r>
      <w:r>
        <w:rPr>
          <w:i/>
          <w:color w:val="000000" w:themeColor="text1"/>
          <w:sz w:val="20"/>
          <w:szCs w:val="20"/>
        </w:rPr>
        <w:t>supra</w:t>
      </w:r>
      <w:r>
        <w:rPr>
          <w:iCs/>
          <w:color w:val="000000" w:themeColor="text1"/>
          <w:sz w:val="20"/>
          <w:szCs w:val="20"/>
        </w:rPr>
        <w:t xml:space="preserve"> note </w:t>
      </w:r>
      <w:r>
        <w:rPr>
          <w:iCs/>
          <w:color w:val="000000" w:themeColor="text1"/>
          <w:sz w:val="20"/>
          <w:szCs w:val="20"/>
        </w:rPr>
        <w:fldChar w:fldCharType="begin"/>
      </w:r>
      <w:r>
        <w:rPr>
          <w:iCs/>
          <w:color w:val="000000" w:themeColor="text1"/>
          <w:sz w:val="20"/>
          <w:szCs w:val="20"/>
        </w:rPr>
        <w:instrText xml:space="preserve"> NOTEREF _Ref218973253 \h  \* MERGEFORMAT </w:instrText>
      </w:r>
      <w:r>
        <w:rPr>
          <w:iCs/>
          <w:color w:val="000000" w:themeColor="text1"/>
          <w:sz w:val="20"/>
          <w:szCs w:val="20"/>
        </w:rPr>
      </w:r>
      <w:r>
        <w:rPr>
          <w:iCs/>
          <w:color w:val="000000" w:themeColor="text1"/>
          <w:sz w:val="20"/>
          <w:szCs w:val="20"/>
        </w:rPr>
        <w:fldChar w:fldCharType="separate"/>
      </w:r>
      <w:r>
        <w:rPr>
          <w:iCs/>
          <w:color w:val="000000" w:themeColor="text1"/>
          <w:sz w:val="20"/>
          <w:szCs w:val="20"/>
        </w:rPr>
        <w:t>411</w:t>
      </w:r>
      <w:r>
        <w:rPr>
          <w:iCs/>
          <w:color w:val="000000" w:themeColor="text1"/>
          <w:sz w:val="20"/>
          <w:szCs w:val="20"/>
        </w:rPr>
        <w:fldChar w:fldCharType="end"/>
      </w:r>
      <w:r>
        <w:rPr>
          <w:iCs/>
          <w:color w:val="000000" w:themeColor="text1"/>
          <w:sz w:val="20"/>
          <w:szCs w:val="20"/>
        </w:rPr>
        <w:t xml:space="preserve">, at </w:t>
      </w:r>
      <w:r>
        <w:rPr>
          <w:color w:val="000000" w:themeColor="text1"/>
          <w:sz w:val="20"/>
          <w:szCs w:val="20"/>
        </w:rPr>
        <w:t>177.</w:t>
      </w:r>
    </w:p>
  </w:footnote>
  <w:footnote w:id="532">
    <w:p w14:paraId="720B846F" w14:textId="33D959F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R. Hensler, </w:t>
      </w:r>
      <w:r>
        <w:rPr>
          <w:i/>
          <w:iCs/>
          <w:color w:val="000000" w:themeColor="text1"/>
        </w:rPr>
        <w:t>Our Courts, Ourselves: How the Alternative Dispute Resolution Movement Is Re-Shaping Our Legal System</w:t>
      </w:r>
      <w:r>
        <w:rPr>
          <w:color w:val="000000" w:themeColor="text1"/>
        </w:rPr>
        <w:t xml:space="preserve">, 108 </w:t>
      </w:r>
      <w:r>
        <w:rPr>
          <w:smallCaps/>
          <w:color w:val="000000" w:themeColor="text1"/>
        </w:rPr>
        <w:t>Penn St. L. Rev.</w:t>
      </w:r>
      <w:r>
        <w:rPr>
          <w:color w:val="000000" w:themeColor="text1"/>
        </w:rPr>
        <w:t xml:space="preserve"> 165, 174 (2003); Derek C. Bok, </w:t>
      </w:r>
      <w:r>
        <w:rPr>
          <w:i/>
          <w:iCs/>
          <w:color w:val="000000" w:themeColor="text1"/>
        </w:rPr>
        <w:t>A Flawed System of Law Practice and Training</w:t>
      </w:r>
      <w:r>
        <w:rPr>
          <w:color w:val="000000" w:themeColor="text1"/>
        </w:rPr>
        <w:t xml:space="preserve">, 33 </w:t>
      </w:r>
      <w:r>
        <w:rPr>
          <w:smallCaps/>
          <w:color w:val="000000" w:themeColor="text1"/>
        </w:rPr>
        <w:t>J. Legal Educ.</w:t>
      </w:r>
      <w:r>
        <w:rPr>
          <w:color w:val="000000" w:themeColor="text1"/>
        </w:rPr>
        <w:t xml:space="preserve"> 570, 575, 581 (1983);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116;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174, 186;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16–17.</w:t>
      </w:r>
    </w:p>
  </w:footnote>
  <w:footnote w:id="533">
    <w:p w14:paraId="124C6E5A" w14:textId="51DAED6B" w:rsidR="00813A8F" w:rsidRPr="005B3E31" w:rsidRDefault="00813A8F"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65, 67 (A. Leo Levin &amp; Russell R. Wheeler eds., 1979) (“By and large we lawyers and law teachers have been far too single-minded when it comes to dispute resolution. . . . [W]e have tended to assume that the courts are the natural and obvious dispute resolvers.”); </w:t>
      </w:r>
      <w:r>
        <w:rPr>
          <w:i/>
          <w:iCs/>
          <w:color w:val="000000" w:themeColor="text1"/>
        </w:rPr>
        <w:t>id.</w:t>
      </w:r>
      <w:r>
        <w:rPr>
          <w:color w:val="000000" w:themeColor="text1"/>
        </w:rPr>
        <w:t xml:space="preserve"> at 82 n.47 (describing V. Aubert’s suggestion “that failure realistically to appraise a legal claim is one major reason for taking it to court rather than settling it”); Simon H. Rifkind, </w:t>
      </w:r>
      <w:r>
        <w:rPr>
          <w:i/>
          <w:iCs/>
          <w:color w:val="000000" w:themeColor="text1"/>
        </w:rPr>
        <w:t>Are We Asking Too Much of Our Courts?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51, 61 (A. Leo Levin &amp; Russell R. Wheeler eds., 1979) (“If the threshold for admission to discovery were lifted so as to require a showing of probable merit, the flow of several classes of litigation would tend to diminish. Many actions are instituted on the basis of a hope that discovery will reveal a claim.”).</w:t>
      </w:r>
    </w:p>
  </w:footnote>
  <w:footnote w:id="534">
    <w:p w14:paraId="3EE489DD" w14:textId="45092F20"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w:t>
      </w:r>
      <w:r>
        <w:rPr>
          <w:i/>
          <w:color w:val="000000" w:themeColor="text1"/>
        </w:rPr>
        <w:t xml:space="preserve"> </w:t>
      </w:r>
      <w:r>
        <w:rPr>
          <w:iCs/>
          <w:color w:val="000000" w:themeColor="text1"/>
        </w:rPr>
        <w:t xml:space="preserve">172–82 (tracing citizens’ turn to the courts to “American individualism and egalitarian values” and the legal system’s “invitation,” while doubting “the existence of a litigation explosion at all”); Rifkind, </w:t>
      </w:r>
      <w:r>
        <w:rPr>
          <w:i/>
          <w:color w:val="000000" w:themeColor="text1"/>
        </w:rPr>
        <w:t>supra</w:t>
      </w:r>
      <w:r>
        <w:rPr>
          <w:iCs/>
          <w:color w:val="000000" w:themeColor="text1"/>
        </w:rPr>
        <w:t xml:space="preserve"> note 533, at 52 (“Quantitatively, the courts are carrying too heavy a burden—and probably a burden beyond the capability of mitigation by merely increasing the number of judges.”).</w:t>
      </w:r>
    </w:p>
  </w:footnote>
  <w:footnote w:id="535">
    <w:p w14:paraId="6089C092" w14:textId="56D2F5C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Haley,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_Ref218973469 \h  \* MERGEFORMAT </w:instrText>
      </w:r>
      <w:r>
        <w:rPr>
          <w:color w:val="000000" w:themeColor="text1"/>
        </w:rPr>
      </w:r>
      <w:r>
        <w:rPr>
          <w:color w:val="000000" w:themeColor="text1"/>
        </w:rPr>
        <w:fldChar w:fldCharType="separate"/>
      </w:r>
      <w:r>
        <w:rPr>
          <w:color w:val="000000" w:themeColor="text1"/>
        </w:rPr>
        <w:t>337</w:t>
      </w:r>
      <w:r>
        <w:rPr>
          <w:color w:val="000000" w:themeColor="text1"/>
        </w:rPr>
        <w:fldChar w:fldCharType="end"/>
      </w:r>
      <w:r>
        <w:rPr>
          <w:color w:val="000000" w:themeColor="text1"/>
        </w:rPr>
        <w:t>, at 378–79.</w:t>
      </w:r>
    </w:p>
  </w:footnote>
  <w:footnote w:id="536">
    <w:p w14:paraId="1FAD805A" w14:textId="762C3101"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Judith Resnik, </w:t>
      </w:r>
      <w:r>
        <w:rPr>
          <w:i/>
          <w:color w:val="000000" w:themeColor="text1"/>
        </w:rPr>
        <w:t>Diffusing Disputes: The Public in the Private of Arbitration, the Private in Courts, and the Erasure of Rights</w:t>
      </w:r>
      <w:r>
        <w:rPr>
          <w:iCs/>
          <w:color w:val="000000" w:themeColor="text1"/>
        </w:rPr>
        <w:t xml:space="preserve">, 124 </w:t>
      </w:r>
      <w:r>
        <w:rPr>
          <w:iCs/>
          <w:smallCaps/>
          <w:color w:val="000000" w:themeColor="text1"/>
        </w:rPr>
        <w:t>Yale L.J.</w:t>
      </w:r>
      <w:r>
        <w:rPr>
          <w:iCs/>
          <w:color w:val="000000" w:themeColor="text1"/>
        </w:rPr>
        <w:t xml:space="preserve"> 2804, 2847–49, 2880–81 (2015).</w:t>
      </w:r>
    </w:p>
  </w:footnote>
  <w:footnote w:id="537">
    <w:p w14:paraId="5E21B1F8" w14:textId="1860DF6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173–82.</w:t>
      </w:r>
    </w:p>
  </w:footnote>
  <w:footnote w:id="538">
    <w:p w14:paraId="4DB5568D" w14:textId="14B7B7DC"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smallCaps/>
          <w:color w:val="000000" w:themeColor="text1"/>
        </w:rPr>
        <w:t>Abel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285–306; </w:t>
      </w:r>
      <w:r>
        <w:rPr>
          <w:smallCaps/>
          <w:color w:val="000000" w:themeColor="text1"/>
        </w:rPr>
        <w:t>Laura Nader, Harmony Ideology: Justice and Control in a Zapotec Mountain Village</w:t>
      </w:r>
      <w:r>
        <w:rPr>
          <w:color w:val="000000" w:themeColor="text1"/>
        </w:rPr>
        <w:t xml:space="preserve"> 306–22 (1990); Austin Sarat, </w:t>
      </w:r>
      <w:r>
        <w:rPr>
          <w:i/>
          <w:iCs/>
          <w:color w:val="000000" w:themeColor="text1"/>
        </w:rPr>
        <w:t>The Litigation Explosion, Access to Justice, and Court Reform: Examining the Critical Assumptions</w:t>
      </w:r>
      <w:r>
        <w:rPr>
          <w:color w:val="000000" w:themeColor="text1"/>
        </w:rPr>
        <w:t xml:space="preserve">, 37 </w:t>
      </w:r>
      <w:r>
        <w:rPr>
          <w:smallCaps/>
          <w:color w:val="000000" w:themeColor="text1"/>
        </w:rPr>
        <w:t>Rutgers L. Rev.</w:t>
      </w:r>
      <w:r>
        <w:rPr>
          <w:color w:val="000000" w:themeColor="text1"/>
        </w:rPr>
        <w:t xml:space="preserve"> 319, 320, 330 (1985); </w:t>
      </w:r>
      <w:r>
        <w:rPr>
          <w:i/>
          <w:iCs/>
          <w:color w:val="000000" w:themeColor="text1"/>
        </w:rPr>
        <w:t>see also</w:t>
      </w:r>
      <w:r>
        <w:rPr>
          <w:color w:val="000000" w:themeColor="text1"/>
        </w:rPr>
        <w:t xml:space="preserve"> Marc Galanter, </w:t>
      </w:r>
      <w:r>
        <w:rPr>
          <w:i/>
          <w:iCs/>
          <w:color w:val="000000" w:themeColor="text1"/>
        </w:rPr>
        <w:t>Introduction: Haves Ascendant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Why the Haves Come Out Ahead: The Classic Essay and New Observations</w:t>
      </w:r>
      <w:r>
        <w:rPr>
          <w:color w:val="000000" w:themeColor="text1"/>
        </w:rPr>
        <w:t xml:space="preserve"> (2014) </w:t>
      </w:r>
      <w:r>
        <w:rPr>
          <w:iCs/>
          <w:color w:val="000000" w:themeColor="text1"/>
        </w:rPr>
        <w:t xml:space="preserve">(describing how ADR “constrict[ed] access to forums capable </w:t>
      </w:r>
      <w:r>
        <w:rPr>
          <w:iCs/>
          <w:color w:val="000000" w:themeColor="text1"/>
          <w:lang w:val="en"/>
        </w:rPr>
        <w:t>of inducing consequential change</w:t>
      </w:r>
      <w:r>
        <w:rPr>
          <w:iCs/>
          <w:color w:val="000000" w:themeColor="text1"/>
        </w:rPr>
        <w:t xml:space="preserve">”). </w:t>
      </w:r>
    </w:p>
  </w:footnote>
  <w:footnote w:id="539">
    <w:p w14:paraId="40C648CC" w14:textId="4BAC935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186–90; Owen M. Fiss, </w:t>
      </w:r>
      <w:r>
        <w:rPr>
          <w:smallCaps/>
          <w:color w:val="000000" w:themeColor="text1"/>
        </w:rPr>
        <w:t>Against Settlement</w:t>
      </w:r>
      <w:r>
        <w:rPr>
          <w:color w:val="000000" w:themeColor="text1"/>
        </w:rPr>
        <w:t xml:space="preserve">, 93 </w:t>
      </w:r>
      <w:r>
        <w:rPr>
          <w:smallCaps/>
          <w:color w:val="000000" w:themeColor="text1"/>
        </w:rPr>
        <w:t>Yale L.J.</w:t>
      </w:r>
      <w:r>
        <w:rPr>
          <w:color w:val="000000" w:themeColor="text1"/>
        </w:rPr>
        <w:t xml:space="preserve"> 1073, 1087–89 (1984).</w:t>
      </w:r>
    </w:p>
  </w:footnote>
  <w:footnote w:id="540">
    <w:p w14:paraId="11E39154" w14:textId="65187E9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Stephen B. Goldberg et al., Dispute Resolution: Negotiation, Mediation, Arbitration, and Other Processes</w:t>
      </w:r>
      <w:r>
        <w:rPr>
          <w:color w:val="000000" w:themeColor="text1"/>
        </w:rPr>
        <w:t xml:space="preserve"> 5 (6th ed. 2012); </w:t>
      </w:r>
      <w:r>
        <w:rPr>
          <w:smallCaps/>
          <w:color w:val="000000" w:themeColor="text1"/>
        </w:rPr>
        <w:t>The Pound Conference: Perspectives on Justice in the Future</w:t>
      </w:r>
      <w:r>
        <w:rPr>
          <w:color w:val="000000" w:themeColor="text1"/>
        </w:rPr>
        <w:t> 306 (A. Leo Levin &amp; Russell R. Wheeler eds., 1979); Paul I. Perlman, </w:t>
      </w:r>
      <w:r>
        <w:rPr>
          <w:i/>
          <w:iCs/>
          <w:color w:val="000000" w:themeColor="text1"/>
        </w:rPr>
        <w:t>Final Offer Arbitration: A Pre-Trial Settlement Device</w:t>
      </w:r>
      <w:r>
        <w:rPr>
          <w:color w:val="000000" w:themeColor="text1"/>
        </w:rPr>
        <w:t xml:space="preserve">, 16 </w:t>
      </w:r>
      <w:r>
        <w:rPr>
          <w:smallCaps/>
          <w:color w:val="000000" w:themeColor="text1"/>
        </w:rPr>
        <w:t>Harv. J. on Legis.</w:t>
      </w:r>
      <w:r>
        <w:rPr>
          <w:color w:val="000000" w:themeColor="text1"/>
        </w:rPr>
        <w:t xml:space="preserve"> 513, 513 (1979);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w:t>
      </w:r>
    </w:p>
  </w:footnote>
  <w:footnote w:id="541">
    <w:p w14:paraId="624B0779" w14:textId="4A028B9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Warren E. Burger, </w:t>
      </w:r>
      <w:r>
        <w:rPr>
          <w:i/>
          <w:iCs/>
          <w:color w:val="000000" w:themeColor="text1"/>
        </w:rPr>
        <w:t>Agenda for 2000 A.D.—A Need for Systematic Anticipation</w:t>
      </w:r>
      <w:r>
        <w:rPr>
          <w:color w:val="000000" w:themeColor="text1"/>
        </w:rPr>
        <w:t>, </w:t>
      </w:r>
      <w:r>
        <w:rPr>
          <w:i/>
          <w:iCs/>
          <w:color w:val="000000" w:themeColor="text1"/>
        </w:rPr>
        <w:t>in</w:t>
      </w:r>
      <w:r>
        <w:rPr>
          <w:color w:val="000000" w:themeColor="text1"/>
        </w:rPr>
        <w:t>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23, 33; Frank E. A. Sander, </w:t>
      </w:r>
      <w:r>
        <w:rPr>
          <w:i/>
          <w:iCs/>
          <w:color w:val="000000" w:themeColor="text1"/>
        </w:rPr>
        <w:t>Varieties of Dispute Processing,</w:t>
      </w:r>
      <w:r>
        <w:rPr>
          <w:color w:val="000000" w:themeColor="text1"/>
        </w:rPr>
        <w:t xml:space="preserve"> 70 </w:t>
      </w:r>
      <w:r>
        <w:rPr>
          <w:smallCaps/>
          <w:color w:val="000000" w:themeColor="text1"/>
        </w:rPr>
        <w:t>F.R.D.</w:t>
      </w:r>
      <w:r>
        <w:rPr>
          <w:color w:val="000000" w:themeColor="text1"/>
        </w:rPr>
        <w:t xml:space="preserve"> 111, 131 (1976);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123–24;</w:t>
      </w:r>
      <w:r>
        <w:rPr>
          <w:smallCaps/>
          <w:color w:val="000000" w:themeColor="text1"/>
        </w:rPr>
        <w:t xml:space="preserve"> </w:t>
      </w:r>
      <w:r>
        <w:rPr>
          <w:color w:val="000000" w:themeColor="text1"/>
        </w:rPr>
        <w:t xml:space="preserve">Harrington, </w:t>
      </w:r>
      <w:r>
        <w:rPr>
          <w:i/>
          <w:iCs/>
          <w:color w:val="000000" w:themeColor="text1"/>
        </w:rPr>
        <w:t>supra</w:t>
      </w:r>
      <w:r>
        <w:rPr>
          <w:color w:val="000000" w:themeColor="text1"/>
        </w:rPr>
        <w:t xml:space="preserve"> note 483, at 37, 62. </w:t>
      </w:r>
    </w:p>
  </w:footnote>
  <w:footnote w:id="542">
    <w:p w14:paraId="736AA37E" w14:textId="2517A06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123–24; Sander, </w:t>
      </w:r>
      <w:r>
        <w:rPr>
          <w:i/>
          <w:iCs/>
          <w:color w:val="000000" w:themeColor="text1"/>
        </w:rPr>
        <w:t>supra</w:t>
      </w:r>
      <w:r>
        <w:rPr>
          <w:color w:val="000000" w:themeColor="text1"/>
        </w:rPr>
        <w:t xml:space="preserve"> note 533, at 84.</w:t>
      </w:r>
    </w:p>
  </w:footnote>
  <w:footnote w:id="543">
    <w:p w14:paraId="5D0F003F" w14:textId="5EB1F28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Edwards, </w:t>
      </w:r>
      <w:r>
        <w:rPr>
          <w:i/>
          <w:iCs/>
          <w:color w:val="000000" w:themeColor="text1"/>
        </w:rPr>
        <w:t>Renovating the Multi-Door Courthouse: Designing Trial Court Dispute Resolution Systems to Improve Results and Control Costs</w:t>
      </w:r>
      <w:r>
        <w:rPr>
          <w:color w:val="000000" w:themeColor="text1"/>
        </w:rPr>
        <w:t xml:space="preserve">, 18 </w:t>
      </w:r>
      <w:r>
        <w:rPr>
          <w:smallCaps/>
          <w:color w:val="000000" w:themeColor="text1"/>
        </w:rPr>
        <w:t>Harv. Negot. L. Rev.</w:t>
      </w:r>
      <w:r>
        <w:rPr>
          <w:color w:val="000000" w:themeColor="text1"/>
        </w:rPr>
        <w:t xml:space="preserve"> 281, 321–30 (2013);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172; </w:t>
      </w:r>
      <w:r>
        <w:rPr>
          <w:smallCaps/>
          <w:color w:val="000000" w:themeColor="text1"/>
        </w:rPr>
        <w:t>Christine B. Harrington, Shadow Justice</w:t>
      </w:r>
      <w:r>
        <w:rPr>
          <w:color w:val="000000" w:themeColor="text1"/>
        </w:rPr>
        <w:t xml:space="preserve"> 34–38 (1985). </w:t>
      </w:r>
    </w:p>
  </w:footnote>
  <w:footnote w:id="544">
    <w:p w14:paraId="23896B3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130–33;</w:t>
      </w:r>
      <w:r>
        <w:rPr>
          <w:smallCaps/>
          <w:color w:val="000000" w:themeColor="text1"/>
        </w:rPr>
        <w:t xml:space="preserve"> 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45">
    <w:p w14:paraId="69E41B1D" w14:textId="31C22CF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 Leon Higginbotham, Jr., </w:t>
      </w:r>
      <w:r>
        <w:rPr>
          <w:i/>
          <w:iCs/>
          <w:color w:val="000000" w:themeColor="text1"/>
        </w:rPr>
        <w:t>The Priority of Human Rights in Court Reform</w:t>
      </w:r>
      <w:r>
        <w:rPr>
          <w:color w:val="000000" w:themeColor="text1"/>
        </w:rPr>
        <w:t xml:space="preserve">, 15 </w:t>
      </w:r>
      <w:r>
        <w:rPr>
          <w:smallCaps/>
          <w:color w:val="000000" w:themeColor="text1"/>
        </w:rPr>
        <w:t>Judges’ J.</w:t>
      </w:r>
      <w:r>
        <w:rPr>
          <w:color w:val="000000" w:themeColor="text1"/>
        </w:rPr>
        <w:t xml:space="preserve"> 34, 36–42 (1976); Laura Nader, </w:t>
      </w:r>
      <w:r>
        <w:rPr>
          <w:i/>
          <w:iCs/>
          <w:color w:val="000000" w:themeColor="text1"/>
        </w:rPr>
        <w:t>Comment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w:t>
      </w:r>
      <w:r>
        <w:rPr>
          <w:color w:val="000000" w:themeColor="text1"/>
        </w:rPr>
        <w:t xml:space="preserve">, </w:t>
      </w:r>
      <w:r>
        <w:rPr>
          <w:i/>
          <w:iCs/>
          <w:color w:val="000000" w:themeColor="text1"/>
        </w:rPr>
        <w:t>supra</w:t>
      </w:r>
      <w:r>
        <w:rPr>
          <w:color w:val="000000" w:themeColor="text1"/>
        </w:rPr>
        <w:t xml:space="preserve"> note 540, at 114–19;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220–24;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125; Hensler, </w:t>
      </w:r>
      <w:r>
        <w:rPr>
          <w:i/>
          <w:iCs/>
          <w:color w:val="000000" w:themeColor="text1"/>
        </w:rPr>
        <w:t>supra</w:t>
      </w:r>
      <w:r>
        <w:rPr>
          <w:color w:val="000000" w:themeColor="text1"/>
        </w:rPr>
        <w:t xml:space="preserve"> note 532, at 183–86; Nader,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_Ref218976427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320–21.</w:t>
      </w:r>
    </w:p>
  </w:footnote>
  <w:footnote w:id="546">
    <w:p w14:paraId="6EF10F75" w14:textId="2FF97236"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Kimberlee Kovach, </w:t>
      </w:r>
      <w:r>
        <w:rPr>
          <w:i/>
          <w:iCs/>
          <w:color w:val="000000" w:themeColor="text1"/>
          <w:lang w:val="en"/>
        </w:rPr>
        <w:t>Growth from the Grid?,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197, 198 (Art Hinshaw et al. eds., 2021).</w:t>
      </w:r>
    </w:p>
  </w:footnote>
  <w:footnote w:id="547">
    <w:p w14:paraId="18BBA30F" w14:textId="77777777" w:rsidR="00ED4F52" w:rsidRPr="005B3E31" w:rsidRDefault="00ED4F5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Dorothy J. Della Noce, </w:t>
      </w:r>
      <w:r>
        <w:rPr>
          <w:i/>
          <w:iCs/>
          <w:color w:val="000000" w:themeColor="text1"/>
        </w:rPr>
        <w:t>Mediation Theory and Policy: The Legacy of the Pound Conference</w:t>
      </w:r>
      <w:r>
        <w:rPr>
          <w:color w:val="000000" w:themeColor="text1"/>
        </w:rPr>
        <w:t xml:space="preserve">, 17 </w:t>
      </w:r>
      <w:r>
        <w:rPr>
          <w:smallCaps/>
          <w:color w:val="000000" w:themeColor="text1"/>
        </w:rPr>
        <w:t>Ohio St. J. Disp. Resol.</w:t>
      </w:r>
      <w:r>
        <w:rPr>
          <w:color w:val="000000" w:themeColor="text1"/>
        </w:rPr>
        <w:t xml:space="preserve"> 545, 546 (2002); </w:t>
      </w:r>
      <w:r>
        <w:rPr>
          <w:smallCaps/>
          <w:color w:val="000000" w:themeColor="text1"/>
        </w:rPr>
        <w:t>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48">
    <w:p w14:paraId="1C9A489B" w14:textId="6E6AC159" w:rsidR="00113490" w:rsidRPr="005B3E31" w:rsidRDefault="0011349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Jerome T. Barrett &amp; Joseph P. Barrett, A History of Alternative Dispute Resolution: The Story of a Political, Cultural, and Social Movement </w:t>
      </w:r>
      <w:r>
        <w:rPr>
          <w:color w:val="000000" w:themeColor="text1"/>
        </w:rPr>
        <w:t xml:space="preserve">xxv–xxx, 26–36, 44–49, 56–66, 72–75, 82–92, 99–104, 117–121, 134–139, 149–153, 164–170, 182–183, 213–216, 234–240 (2004); </w:t>
      </w:r>
      <w:r>
        <w:rPr>
          <w:smallCaps/>
          <w:color w:val="000000" w:themeColor="text1"/>
        </w:rPr>
        <w:t>Kermit L. Hall, Paul Finkelman &amp; James W. Ely, Jr., American Legal History: Cases and Materials</w:t>
      </w:r>
      <w:r>
        <w:rPr>
          <w:color w:val="000000" w:themeColor="text1"/>
        </w:rPr>
        <w:t xml:space="preserve"> 7–8, 14–16, 70–81, 155–158, 185–188, 204, 238–247, 270–274, 433–437, 509–512, 675 (5th ed. 2017); </w:t>
      </w:r>
      <w:r>
        <w:rPr>
          <w:smallCaps/>
          <w:color w:val="000000" w:themeColor="text1"/>
        </w:rPr>
        <w:t>Jerold S. Auerbach, Justice Without Law?</w:t>
      </w:r>
      <w:r>
        <w:rPr>
          <w:color w:val="000000" w:themeColor="text1"/>
        </w:rPr>
        <w:t xml:space="preserve"> 19–45, 58–60, 95–112, 115–124 (1983); </w:t>
      </w:r>
      <w:r>
        <w:rPr>
          <w:smallCaps/>
          <w:color w:val="000000" w:themeColor="text1"/>
        </w:rPr>
        <w:t>Frances Kellor, American Arbitration: Its History, Functions and Achievements</w:t>
      </w:r>
      <w:r>
        <w:rPr>
          <w:color w:val="000000" w:themeColor="text1"/>
        </w:rPr>
        <w:t xml:space="preserve"> 3–11, 92–97 (1948).</w:t>
      </w:r>
    </w:p>
  </w:footnote>
  <w:footnote w:id="549">
    <w:p w14:paraId="1E5B0B72" w14:textId="7B7D5E6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540–47 and accompanying text.</w:t>
      </w:r>
    </w:p>
  </w:footnote>
  <w:footnote w:id="550">
    <w:p w14:paraId="21C81CB0"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III; </w:t>
      </w:r>
      <w:r>
        <w:rPr>
          <w:i/>
          <w:iCs/>
          <w:color w:val="000000" w:themeColor="text1"/>
        </w:rPr>
        <w:t>see supra</w:t>
      </w:r>
      <w:r>
        <w:rPr>
          <w:color w:val="000000" w:themeColor="text1"/>
        </w:rPr>
        <w:t xml:space="preserve"> </w:t>
      </w:r>
      <w:del w:id="202741" w:author="Claude" w:date="2026-09-27T12:00:00Z">
        <w:r>
          <w:rPr>
            <w:color w:val="000000" w:themeColor="text1"/>
          </w:rPr>
          <w:delText xml:space="preserve">Section V</w:delText>
        </w:r>
      </w:del>
      <w:ins w:id="202742" w:author="Claude" w:date="2026-09-27T12:00:00Z">
        <w:r>
          <w:rPr>
            <w:color w:val="000000" w:themeColor="text1"/>
          </w:rPr>
          <w:t xml:space="preserve">Section IV</w:t>
        </w:r>
      </w:ins>
      <w:r>
        <w:rPr>
          <w:color w:val="000000" w:themeColor="text1"/>
        </w:rPr>
        <w:t xml:space="preserve">.</w:t>
      </w:r>
    </w:p>
  </w:footnote>
  <w:footnote w:id="551">
    <w:p w14:paraId="58202898" w14:textId="10886F9B" w:rsidR="00573FFD" w:rsidRPr="005B3E31" w:rsidRDefault="00573FFD" w:rsidP="003D74D8">
      <w:pPr>
        <w:spacing w:after="5" w:line="480" w:lineRule="auto"/>
        <w:ind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Frank E.A. Sander, </w:t>
      </w:r>
      <w:r>
        <w:rPr>
          <w:i/>
          <w:iCs/>
          <w:color w:val="000000" w:themeColor="text1"/>
          <w:sz w:val="20"/>
          <w:szCs w:val="20"/>
        </w:rPr>
        <w:t>Varieties of Dispute Processing,</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Discussions in Dispute Resolution: The Foundational Articles</w:t>
      </w:r>
      <w:r>
        <w:rPr>
          <w:color w:val="000000" w:themeColor="text1"/>
          <w:sz w:val="20"/>
          <w:szCs w:val="20"/>
        </w:rPr>
        <w:t xml:space="preserve"> 321, 324 (Art Hinshaw et al. eds., 2021); </w:t>
      </w:r>
      <w:r>
        <w:rPr>
          <w:i/>
          <w:iCs/>
          <w:color w:val="000000" w:themeColor="text1"/>
          <w:sz w:val="20"/>
          <w:szCs w:val="20"/>
        </w:rPr>
        <w:t>see also</w:t>
      </w:r>
      <w:r>
        <w:rPr>
          <w:color w:val="000000" w:themeColor="text1"/>
          <w:sz w:val="20"/>
          <w:szCs w:val="20"/>
        </w:rPr>
        <w:t xml:space="preserve"> </w:t>
      </w:r>
      <w:r>
        <w:rPr>
          <w:smallCaps/>
          <w:color w:val="000000" w:themeColor="text1"/>
          <w:sz w:val="20"/>
          <w:szCs w:val="20"/>
        </w:rPr>
        <w:t xml:space="preserve">Nader, Harmony Ideology,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_Ref217242690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538</w:t>
      </w:r>
      <w:r>
        <w:rPr>
          <w:color w:val="000000" w:themeColor="text1"/>
          <w:sz w:val="20"/>
          <w:szCs w:val="20"/>
        </w:rPr>
        <w:fldChar w:fldCharType="end"/>
      </w:r>
      <w:r>
        <w:rPr>
          <w:color w:val="000000" w:themeColor="text1"/>
          <w:sz w:val="20"/>
          <w:szCs w:val="20"/>
        </w:rPr>
        <w:t xml:space="preserve">, at 306. </w:t>
      </w:r>
    </w:p>
  </w:footnote>
  <w:footnote w:id="552">
    <w:p w14:paraId="64C23771" w14:textId="44BBDDAF"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Timothy Hedeen, </w:t>
      </w:r>
      <w:r>
        <w:rPr>
          <w:i/>
          <w:iCs/>
          <w:color w:val="000000" w:themeColor="text1"/>
        </w:rPr>
        <w:t>Institutionalizing Community Mediation: Can Dispute Resolution “of, by, and for the People” Long Endure?</w:t>
      </w:r>
      <w:r>
        <w:rPr>
          <w:color w:val="000000" w:themeColor="text1"/>
        </w:rPr>
        <w:t xml:space="preserve">, 108 </w:t>
      </w:r>
      <w:r>
        <w:rPr>
          <w:smallCaps/>
          <w:color w:val="000000" w:themeColor="text1"/>
        </w:rPr>
        <w:t>Penn St. L. Rev.</w:t>
      </w:r>
      <w:r>
        <w:rPr>
          <w:color w:val="000000" w:themeColor="text1"/>
        </w:rPr>
        <w:t xml:space="preserve"> 265, 274–75 (2003) (quoting </w:t>
      </w:r>
      <w:r>
        <w:rPr>
          <w:smallCaps/>
          <w:color w:val="000000" w:themeColor="text1"/>
        </w:rPr>
        <w:t>Jennifer E. Beer, Peacemaking in Your Neighborhood: Reflections on an Experiment in Community Mediation</w:t>
      </w:r>
      <w:r>
        <w:rPr>
          <w:color w:val="000000" w:themeColor="text1"/>
        </w:rPr>
        <w:t xml:space="preserve"> 206 (1986) (quoting Eileen Steif)); J</w:t>
      </w:r>
      <w:r>
        <w:rPr>
          <w:color w:val="000000" w:themeColor="text1"/>
          <w:lang w:val="en"/>
        </w:rPr>
        <w:t xml:space="preserve">ohn Lande, </w:t>
      </w:r>
      <w:r>
        <w:rPr>
          <w:i/>
          <w:iCs/>
          <w:color w:val="000000" w:themeColor="text1"/>
          <w:lang w:val="en"/>
        </w:rPr>
        <w:t>For Pragmatic Romanticism in Law and Dispute Resolution: Reflections on Galanter’s Remarkably Realistic Analysis of Why the Have-Nots Come Out Behind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303, 305 (Art Hinshaw et al. eds., 2021).</w:t>
      </w:r>
    </w:p>
  </w:footnote>
  <w:footnote w:id="553">
    <w:p w14:paraId="58736C97" w14:textId="76346D92" w:rsidR="00F05AAA" w:rsidRPr="005B3E31" w:rsidRDefault="00F05AA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Jane Goodman-Delahunty et al., </w:t>
      </w:r>
      <w:r>
        <w:rPr>
          <w:i/>
          <w:iCs/>
          <w:color w:val="000000" w:themeColor="text1"/>
          <w:sz w:val="20"/>
          <w:szCs w:val="20"/>
        </w:rPr>
        <w:t>Insightful or Wishful: Lawyers’ Ability to Predict Case Outcomes</w:t>
      </w:r>
      <w:r>
        <w:rPr>
          <w:color w:val="000000" w:themeColor="text1"/>
          <w:sz w:val="20"/>
          <w:szCs w:val="20"/>
        </w:rPr>
        <w:t xml:space="preserve">, 16 </w:t>
      </w:r>
      <w:r>
        <w:rPr>
          <w:smallCaps/>
          <w:color w:val="000000" w:themeColor="text1"/>
          <w:sz w:val="20"/>
          <w:szCs w:val="20"/>
        </w:rPr>
        <w:t>Psych. Pub. Pol’y &amp; L</w:t>
      </w:r>
      <w:r>
        <w:rPr>
          <w:color w:val="000000" w:themeColor="text1"/>
          <w:sz w:val="20"/>
          <w:szCs w:val="20"/>
        </w:rPr>
        <w:t xml:space="preserve">. 133, 151–53 (2010) (suggesting that “lawyer performance can be improved by implementing case management strategies that take into account the potential overconfidence biases of the litigators”); Avani Mehta Sood, </w:t>
      </w:r>
      <w:r>
        <w:rPr>
          <w:i/>
          <w:iCs/>
          <w:color w:val="000000" w:themeColor="text1"/>
          <w:sz w:val="20"/>
          <w:szCs w:val="20"/>
        </w:rPr>
        <w:t>Motivated Cognition in Legal Judgments—An Analytic Review</w:t>
      </w:r>
      <w:r>
        <w:rPr>
          <w:color w:val="000000" w:themeColor="text1"/>
          <w:sz w:val="20"/>
          <w:szCs w:val="20"/>
        </w:rPr>
        <w:t xml:space="preserve">, 9 </w:t>
      </w:r>
      <w:r>
        <w:rPr>
          <w:smallCaps/>
          <w:color w:val="000000" w:themeColor="text1"/>
          <w:sz w:val="20"/>
          <w:szCs w:val="20"/>
        </w:rPr>
        <w:t>Ann. Rev. L. &amp; Soc. Sci</w:t>
      </w:r>
      <w:r>
        <w:rPr>
          <w:color w:val="000000" w:themeColor="text1"/>
          <w:sz w:val="20"/>
          <w:szCs w:val="20"/>
        </w:rPr>
        <w:t xml:space="preserve">. 307, 320 (2013) (observing that “[m]otivated cognition could also be addressed by modifications to the legal system itself, such as through structural changes to the processes by which decisions are made or substantive revisions to legal doctrines that are particularly vulnerable to the effect”). </w:t>
      </w:r>
    </w:p>
  </w:footnote>
  <w:footnote w:id="554">
    <w:p w14:paraId="6CEAD03C" w14:textId="77570B7A" w:rsidR="00A86016" w:rsidRPr="005B3E31" w:rsidRDefault="00A86016" w:rsidP="003D74D8">
      <w:pPr>
        <w:pStyle w:val="FootnoteText"/>
        <w:spacing w:line="480" w:lineRule="auto"/>
      </w:pPr>
      <w:r>
        <w:rPr>
          <w:rStyle w:val="FootnoteReference"/>
        </w:rPr>
        <w:footnoteRef/>
      </w:r>
      <w:r>
        <w:t xml:space="preserve"> </w:t>
      </w:r>
      <w:r>
        <w:rPr>
          <w:smallCaps/>
        </w:rPr>
        <w:t>James A. Brundage, The Medieval Origins of the Legal Profession: Canonists, Civilians, Courts and Clients</w:t>
      </w:r>
      <w:r>
        <w:t xml:space="preserve"> 182–83 (2008).</w:t>
      </w:r>
    </w:p>
  </w:footnote>
  <w:footnote w:id="555">
    <w:p w14:paraId="1E101232" w14:textId="77777777" w:rsidR="00CC2DF6" w:rsidRPr="005B3E31" w:rsidRDefault="00CC2DF6" w:rsidP="003D74D8">
      <w:pPr>
        <w:pStyle w:val="FootnoteText"/>
        <w:spacing w:line="480" w:lineRule="auto"/>
      </w:pPr>
      <w:r>
        <w:rPr>
          <w:rStyle w:val="FootnoteReference"/>
        </w:rPr>
        <w:footnoteRef/>
      </w:r>
      <w:r>
        <w:rPr>
          <w:smallCaps/>
        </w:rPr>
        <w:t xml:space="preserve"> </w:t>
      </w:r>
      <w:r>
        <w:t xml:space="preserve"> Keith A. Findley, </w:t>
      </w:r>
      <w:r>
        <w:rPr>
          <w:i/>
          <w:iCs/>
        </w:rPr>
        <w:t>Tunnel Vision</w:t>
      </w:r>
      <w:r>
        <w:t xml:space="preserve">, </w:t>
      </w:r>
      <w:r>
        <w:rPr>
          <w:i/>
          <w:iCs/>
        </w:rPr>
        <w:t>in</w:t>
      </w:r>
      <w:r>
        <w:rPr>
          <w:smallCaps/>
        </w:rPr>
        <w:t xml:space="preserve"> Conviction of the Innocent: Lessons from Psychological Research</w:t>
      </w:r>
      <w:r>
        <w:t xml:space="preserve"> 1, 23 (B. Cutler ed., 2012)</w:t>
      </w:r>
    </w:p>
  </w:footnote>
  <w:footnote w:id="556">
    <w:p w14:paraId="560FA419" w14:textId="3A22BE36" w:rsidR="00B77726" w:rsidRPr="005B3E31" w:rsidRDefault="00B77726" w:rsidP="003D74D8">
      <w:pPr>
        <w:pStyle w:val="FootnoteText"/>
        <w:spacing w:line="480" w:lineRule="auto"/>
      </w:pPr>
      <w:r>
        <w:rPr>
          <w:rStyle w:val="FootnoteReference"/>
        </w:rPr>
        <w:footnoteRef/>
      </w:r>
      <w:r>
        <w:t xml:space="preserve"> 2 </w:t>
      </w:r>
      <w:r>
        <w:rPr>
          <w:smallCaps/>
        </w:rPr>
        <w:t>David Hoffman, A Course of Legal Study, Respectfully Addressed to the Students of Law in the United States</w:t>
      </w:r>
      <w:r>
        <w:t xml:space="preserve"> 745 (2d ed. 1836).</w:t>
      </w:r>
    </w:p>
  </w:footnote>
  <w:footnote w:id="557">
    <w:p w14:paraId="3478A4B5" w14:textId="61604A5E" w:rsidR="00A17D66" w:rsidRPr="005B3E31" w:rsidRDefault="00A17D6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237 (2011) (quoting an attorney interviewed for the study).</w:t>
      </w:r>
    </w:p>
  </w:footnote>
  <w:footnote w:id="558">
    <w:p w14:paraId="6996DD0E" w14:textId="4611EC83" w:rsidR="00CC2DF6" w:rsidRPr="005B3E31" w:rsidRDefault="00CC2DF6" w:rsidP="003D74D8">
      <w:pPr>
        <w:pStyle w:val="FootnoteText"/>
        <w:spacing w:line="480" w:lineRule="auto"/>
      </w:pPr>
      <w:r>
        <w:rPr>
          <w:rStyle w:val="FootnoteReference"/>
        </w:rPr>
        <w:footnoteRef/>
      </w:r>
      <w:r>
        <w:t xml:space="preserve"> </w:t>
      </w:r>
      <w:r>
        <w:rPr>
          <w:smallCaps/>
        </w:rPr>
        <w:t>Randall Kiser, How Leading Lawyers Think: Expert Insights Into Judgement and Advocacy</w:t>
      </w:r>
      <w:r>
        <w:t xml:space="preserve"> 203 (2011) (quoting Marc Galanter, The Regulatory Function of the Civil Jury, in Verdict: Assessing the Civil Jury System 61 (Robert E. Litan ed., 1993)).</w:t>
      </w:r>
    </w:p>
  </w:footnote>
  <w:footnote w:id="559">
    <w:p w14:paraId="4CA55F18" w14:textId="77777777" w:rsidR="00A17D66" w:rsidRPr="005B3E31" w:rsidRDefault="00A17D66" w:rsidP="003D74D8">
      <w:pPr>
        <w:pStyle w:val="FootnoteText"/>
        <w:spacing w:line="480" w:lineRule="auto"/>
      </w:pPr>
      <w:r>
        <w:rPr>
          <w:rStyle w:val="FootnoteReference"/>
        </w:rPr>
        <w:footnoteRef/>
      </w:r>
      <w:r>
        <w:t xml:space="preserve"> </w:t>
      </w:r>
      <w:r>
        <w:rPr>
          <w:smallCaps/>
        </w:rPr>
        <w:t>Kiser</w:t>
      </w:r>
      <w:r>
        <w:t xml:space="preserve">, </w:t>
      </w:r>
      <w:r>
        <w:rPr>
          <w:i/>
          <w:iCs/>
        </w:rPr>
        <w:t>supra</w:t>
      </w:r>
      <w:r>
        <w:t xml:space="preserve"> note 557, at 258.</w:t>
      </w:r>
    </w:p>
  </w:footnote>
  <w:footnote w:id="560">
    <w:p w14:paraId="5BAB5A92" w14:textId="38AB3ACD" w:rsidR="00CC2DF6" w:rsidRPr="005B3E31" w:rsidRDefault="00CC2DF6" w:rsidP="003D74D8">
      <w:pPr>
        <w:pStyle w:val="FootnoteText"/>
        <w:spacing w:line="480" w:lineRule="auto"/>
      </w:pPr>
      <w:r>
        <w:rPr>
          <w:rStyle w:val="FootnoteReference"/>
        </w:rPr>
        <w:footnoteRef/>
      </w:r>
      <w:r>
        <w:t xml:space="preserve"> Mihael A. Jeklic, </w:t>
      </w:r>
      <w:r>
        <w:rPr>
          <w:i/>
          <w:iCs/>
        </w:rPr>
        <w:t>Can You Trust Your Lawyer’s Call? Legal Advisers Exhibit</w:t>
      </w:r>
      <w:r>
        <w:t xml:space="preserve"> </w:t>
      </w:r>
      <w:r>
        <w:rPr>
          <w:i/>
          <w:iCs/>
        </w:rPr>
        <w:t>Myside Bias Resistant to Debiasing Interventions</w:t>
      </w:r>
      <w:r>
        <w:t>, 20 J</w:t>
      </w:r>
      <w:r>
        <w:rPr>
          <w:smallCaps/>
        </w:rPr>
        <w:t>. Empirical Legal Stud</w:t>
      </w:r>
      <w:r>
        <w:t>. 409, 425 (2023) (drawing on a study of law students and prior experimental research).</w:t>
      </w:r>
    </w:p>
  </w:footnote>
  <w:footnote w:id="561">
    <w:p w14:paraId="732B23B1" w14:textId="666FAD1B" w:rsidR="0032068A" w:rsidRPr="005B3E31" w:rsidRDefault="00000000" w:rsidP="003D74D8">
      <w:pPr>
        <w:pStyle w:val="FootnoteText"/>
        <w:spacing w:line="480" w:lineRule="auto"/>
      </w:pPr>
      <w:r>
        <w:rPr>
          <w:rStyle w:val="FootnoteReference"/>
        </w:rPr>
        <w:footnoteRef/>
      </w:r>
      <w:r>
        <w:t xml:space="preserve"> Jeklic, supra note 560, at 425; see also Lilliana Mason, </w:t>
      </w:r>
      <w:r>
        <w:rPr>
          <w:i/>
          <w:iCs/>
        </w:rPr>
        <w:t>Ideologues Without Issues: The Polarizing Consequences of Ideological Identities</w:t>
      </w:r>
      <w:r>
        <w:t xml:space="preserve">, 82 </w:t>
      </w:r>
      <w:r>
        <w:rPr>
          <w:smallCaps/>
        </w:rPr>
        <w:t>Pub. Opinion Q.</w:t>
      </w:r>
      <w:r>
        <w:t xml:space="preserve"> 866 (2018); Keith E. Stanovich &amp; Richard F. West, </w:t>
      </w:r>
      <w:r>
        <w:rPr>
          <w:i/>
          <w:iCs/>
        </w:rPr>
        <w:t>On the Failure of Cognitive Ability to Predict Myside and One-Sided Thinking Biases</w:t>
      </w:r>
      <w:r>
        <w:t xml:space="preserve">, 14 </w:t>
      </w:r>
      <w:r>
        <w:rPr>
          <w:smallCaps/>
        </w:rPr>
        <w:t>Thinking &amp; Reasoning</w:t>
      </w:r>
      <w:r>
        <w:t xml:space="preserve"> 129 (2008); Norman W. Spaulding, </w:t>
      </w:r>
      <w:r>
        <w:rPr>
          <w:i/>
          <w:iCs/>
        </w:rPr>
        <w:t>Reinterpreting Professional Identity</w:t>
      </w:r>
      <w:r>
        <w:t xml:space="preserve">, 74 </w:t>
      </w:r>
      <w:r>
        <w:rPr>
          <w:smallCaps/>
        </w:rPr>
        <w:t>U. Colo. L. Rev.</w:t>
      </w:r>
      <w:r>
        <w:t xml:space="preserve"> 1 (2003); Megan K. Smith, Robert Trivers &amp; William von Hippel, </w:t>
      </w:r>
      <w:r>
        <w:rPr>
          <w:i/>
          <w:iCs/>
        </w:rPr>
        <w:t>Self-Deception Facilitates Interpersonal Persuasion</w:t>
      </w:r>
      <w:r>
        <w:t xml:space="preserve">, 63 </w:t>
      </w:r>
      <w:r>
        <w:rPr>
          <w:smallCaps/>
        </w:rPr>
        <w:t>J. Econ. Psychol.</w:t>
      </w:r>
      <w:r>
        <w:t xml:space="preserve"> 93 (2017) (demonstrating that people who are financially motivated to persuade others selectively curtail their information search once they encounter congenial “early returns,” thereby convincing themselves of the veracity of their goal); Alice Soldà, Changxia Ke, Lionel Page &amp; William von Hippel, </w:t>
      </w:r>
      <w:r>
        <w:rPr>
          <w:i/>
          <w:iCs/>
        </w:rPr>
        <w:t>Strategically Delusional</w:t>
      </w:r>
      <w:r>
        <w:t xml:space="preserve"> (GATE Working Paper No. 1908, 2019)); Jade Butterworth, Robert Trivers &amp; William von Hippel, </w:t>
      </w:r>
      <w:r>
        <w:rPr>
          <w:i/>
          <w:iCs/>
        </w:rPr>
        <w:t>The Better to Fool You With: Deception and Self-Deception</w:t>
      </w:r>
      <w:r>
        <w:t xml:space="preserve">, 47 </w:t>
      </w:r>
      <w:r>
        <w:rPr>
          <w:smallCaps/>
        </w:rPr>
        <w:t>Current Opinion in Psychol.</w:t>
      </w:r>
      <w:r>
        <w:t xml:space="preserve"> 101385 (2022) (reviewing literature suggesting humans evolved to Believe untruths when they align with persuasive goals because Believing one’s own message eliminates “idiosyncratic deceptive cues” that would otherwise help others detect the deception).</w:t>
      </w:r>
    </w:p>
  </w:footnote>
  <w:footnote w:id="562">
    <w:p w14:paraId="38BF137E" w14:textId="40202BD4" w:rsidR="0032068A" w:rsidRPr="005B3E31" w:rsidRDefault="00000000"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563">
    <w:p w14:paraId="155B8B50" w14:textId="5F7D2285" w:rsidR="0032068A" w:rsidRPr="005B3E31" w:rsidRDefault="00000000" w:rsidP="003D74D8">
      <w:pPr>
        <w:pStyle w:val="FootnoteText"/>
        <w:spacing w:line="480" w:lineRule="auto"/>
      </w:pPr>
      <w:r>
        <w:rPr>
          <w:rStyle w:val="FootnoteReference"/>
        </w:rPr>
        <w:footnoteRef/>
      </w:r>
      <w:r>
        <w:t xml:space="preserve"> </w:t>
      </w:r>
      <w:r>
        <w:rPr>
          <w:smallCaps/>
        </w:rPr>
        <w:t>Thomas Gilovich, How We Know What Isn’t So: The Fallibility of Human Reason in Everyday Life 50 (1991).</w:t>
      </w:r>
      <w:r>
        <w:t xml:space="preserve"> </w:t>
      </w:r>
    </w:p>
  </w:footnote>
  <w:footnote w:id="564">
    <w:p w14:paraId="7A55DF2E" w14:textId="6550D0A1" w:rsidR="00430895" w:rsidRPr="005B3E31" w:rsidRDefault="00430895" w:rsidP="003D74D8">
      <w:pPr>
        <w:pStyle w:val="FootnoteText"/>
        <w:spacing w:line="480" w:lineRule="auto"/>
      </w:pPr>
      <w:r>
        <w:rPr>
          <w:rStyle w:val="FootnoteReference"/>
        </w:rPr>
        <w:footnoteRef/>
      </w:r>
      <w:r>
        <w:t xml:space="preserve"> </w:t>
      </w:r>
      <w:r>
        <w:rPr>
          <w:smallCaps/>
        </w:rPr>
        <w:t>Nguyen, Don't Believe Everything You Think</w:t>
      </w:r>
      <w:r>
        <w:t xml:space="preserve"> 783, 785 (2022); </w:t>
      </w:r>
      <w:r>
        <w:rPr>
          <w:smallCaps/>
        </w:rPr>
        <w:t>Carrie J. Menkel-Meadow, Lela Porter Love &amp; Jean R. Sternlight, Dispute Resolution: Beyond the Adversarial Model</w:t>
      </w:r>
      <w:r>
        <w:t xml:space="preserve"> 178 (2d ed. 2011) (excerpting Donald R. Philbin, Jr., The One Minute Manager Prepares for Mediation: A Multidisciplinary Approach to Negotiation Preparation, Harv. Negot. L. Rev. 281 (1999)) (“Myopically focusing on the strengths of a case blurs our focus on less favorable  points. Focusing tightly on the merits of the case also increases the risk of undervaluing the transaction costs associated with continuing to trial.”).</w:t>
      </w:r>
    </w:p>
  </w:footnote>
  <w:footnote w:id="565">
    <w:p w14:paraId="656B6B1E" w14:textId="1FA38582" w:rsidR="00694DEF" w:rsidRPr="005B3E31" w:rsidRDefault="00694DEF" w:rsidP="003D74D8">
      <w:pPr>
        <w:pStyle w:val="FootnoteText"/>
        <w:spacing w:line="480" w:lineRule="auto"/>
      </w:pPr>
      <w:r>
        <w:rPr>
          <w:rStyle w:val="FootnoteReference"/>
        </w:rPr>
        <w:footnoteRef/>
      </w:r>
      <w:r>
        <w:t xml:space="preserve"> </w:t>
      </w:r>
      <w:r>
        <w:rPr>
          <w:smallCaps/>
        </w:rPr>
        <w:t>Randall Kiser, How Leading Lawyers Think: Expert Insights Into Judgment and</w:t>
      </w:r>
      <w:r>
        <w:t xml:space="preserve"> </w:t>
      </w:r>
      <w:r>
        <w:rPr>
          <w:smallCaps/>
        </w:rPr>
        <w:t>Advocacy</w:t>
      </w:r>
      <w:r>
        <w:t xml:space="preserve"> 100 (2011).</w:t>
      </w:r>
    </w:p>
  </w:footnote>
  <w:footnote w:id="566">
    <w:p w14:paraId="00010001" w14:textId="2AFC3A5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w:t>
      </w:r>
      <w:del w:id="202743" w:author="Claude" w:date="2026-09-27T12:00:00Z">
        <w:r>
          <w:rPr>
            <w:color w:val="000000" w:themeColor="text1"/>
          </w:rPr>
          <w:delText xml:space="preserve">Sections II, V</w:delText>
        </w:r>
      </w:del>
      <w:ins w:id="202744" w:author="Claude" w:date="2026-09-27T12:00:00Z">
        <w:r>
          <w:rPr>
            <w:color w:val="000000" w:themeColor="text1"/>
          </w:rPr>
          <w:t xml:space="preserve">Sections I, IV</w:t>
        </w:r>
      </w:ins>
      <w:r>
        <w:rPr>
          <w:color w:val="000000" w:themeColor="text1"/>
        </w:rPr>
        <w:t xml:space="preserve">.</w:t>
      </w:r>
    </w:p>
  </w:footnote>
  <w:footnote w:id="567">
    <w:p w14:paraId="3B545B9A" w14:textId="2C6C8066" w:rsidR="00223857" w:rsidRPr="005B3E31" w:rsidRDefault="0022385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Kassing</w:t>
      </w:r>
      <w:r>
        <w:rPr>
          <w:color w:val="000000" w:themeColor="text1"/>
        </w:rPr>
        <w:t xml:space="preserve">, infra note 606, at 194; Lisa Blomgren Amsler, Janet K. Martinez &amp; Stephanie E. Smith, Dispute System Design: Preventing, Managing, and Resolving Conflict 208 (2020);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61; </w:t>
      </w:r>
      <w:r>
        <w:rPr>
          <w:smallCaps/>
          <w:color w:val="000000" w:themeColor="text1"/>
        </w:rPr>
        <w:t>Page</w:t>
      </w:r>
      <w:r>
        <w:rPr>
          <w:color w:val="000000" w:themeColor="text1"/>
        </w:rPr>
        <w:t xml:space="preserve">,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344–48. </w:t>
      </w:r>
    </w:p>
  </w:footnote>
  <w:footnote w:id="568">
    <w:p w14:paraId="2E4AE52F" w14:textId="59868F7C" w:rsidR="00223857" w:rsidRPr="005B3E31" w:rsidRDefault="00223857"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Frances Bowen &amp; Kate Blackmon</w:t>
      </w:r>
      <w:r>
        <w:rPr>
          <w:color w:val="000000" w:themeColor="text1"/>
          <w:sz w:val="20"/>
          <w:szCs w:val="20"/>
        </w:rPr>
        <w:t>,</w:t>
      </w:r>
      <w:r>
        <w:rPr>
          <w:color w:val="000000" w:themeColor="text1"/>
          <w:sz w:val="20"/>
          <w:szCs w:val="20"/>
          <w:lang w:bidi="en-US"/>
        </w:rPr>
        <w:t xml:space="preserve"> </w:t>
      </w:r>
      <w:r>
        <w:rPr>
          <w:i/>
          <w:iCs/>
          <w:color w:val="000000" w:themeColor="text1"/>
          <w:sz w:val="20"/>
          <w:szCs w:val="20"/>
          <w:lang w:bidi="en-US"/>
        </w:rPr>
        <w:t>Spirals of Silence: The Dynamic Effects of Diversity on Organizational Voice</w:t>
      </w:r>
      <w:r>
        <w:rPr>
          <w:color w:val="000000" w:themeColor="text1"/>
          <w:sz w:val="20"/>
          <w:szCs w:val="20"/>
        </w:rPr>
        <w:t xml:space="preserve">, 40 </w:t>
      </w:r>
      <w:r>
        <w:rPr>
          <w:smallCaps/>
          <w:color w:val="000000" w:themeColor="text1"/>
          <w:sz w:val="20"/>
          <w:szCs w:val="20"/>
          <w:lang w:bidi="en-US"/>
        </w:rPr>
        <w:t>J. Mgmt. Stud</w:t>
      </w:r>
      <w:r>
        <w:rPr>
          <w:color w:val="000000" w:themeColor="text1"/>
          <w:sz w:val="20"/>
          <w:szCs w:val="20"/>
          <w:lang w:bidi="en-US"/>
        </w:rPr>
        <w:t>.</w:t>
      </w:r>
      <w:r>
        <w:rPr>
          <w:i/>
          <w:iCs/>
          <w:color w:val="000000" w:themeColor="text1"/>
          <w:sz w:val="20"/>
          <w:szCs w:val="20"/>
          <w:lang w:bidi="en-US"/>
        </w:rPr>
        <w:t xml:space="preserve"> </w:t>
      </w:r>
      <w:r>
        <w:rPr>
          <w:color w:val="000000" w:themeColor="text1"/>
          <w:sz w:val="20"/>
          <w:szCs w:val="20"/>
          <w:lang w:bidi="en-US"/>
        </w:rPr>
        <w:t>1393, 1396 (2003).</w:t>
      </w:r>
    </w:p>
  </w:footnote>
  <w:footnote w:id="569">
    <w:p w14:paraId="239C8550" w14:textId="5E79DC12"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115–18; Charlan Jeanne Nemeth, Joanie B. Connell, John D. Rogers &amp; Keith Brown, Improving Decision Making by Means of Dissent, 31 J. Applied Soc. Psych. 48, 55–56 (2001).</w:t>
      </w:r>
    </w:p>
  </w:footnote>
  <w:footnote w:id="570">
    <w:p w14:paraId="46B30882" w14:textId="03FC8246"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at 217.</w:t>
      </w:r>
    </w:p>
  </w:footnote>
  <w:footnote w:id="571">
    <w:p w14:paraId="5D5A30C7"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352.</w:t>
      </w:r>
    </w:p>
  </w:footnote>
  <w:footnote w:id="572">
    <w:p w14:paraId="680E1C0E" w14:textId="091E61D8" w:rsidR="00152091" w:rsidRPr="005B3E31" w:rsidRDefault="00152091"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 xml:space="preserve">Life and Business </w:t>
      </w:r>
      <w:r>
        <w:t>186 (2018)</w:t>
      </w:r>
    </w:p>
  </w:footnote>
  <w:footnote w:id="573">
    <w:p w14:paraId="00573628" w14:textId="6D9C4799" w:rsidR="00152091" w:rsidRPr="005B3E31" w:rsidRDefault="0015209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Stefan Schulz-Hardt </w:t>
      </w:r>
      <w:r>
        <w:rPr>
          <w:color w:val="000000" w:themeColor="text1"/>
          <w:sz w:val="20"/>
          <w:szCs w:val="20"/>
        </w:rPr>
        <w:t xml:space="preserve">et al., </w:t>
      </w:r>
      <w:r>
        <w:rPr>
          <w:i/>
          <w:iCs/>
          <w:color w:val="000000" w:themeColor="text1"/>
          <w:sz w:val="20"/>
          <w:szCs w:val="20"/>
          <w:lang w:bidi="en-US"/>
        </w:rPr>
        <w:t>Productive Conflict in Group Decision Making: Genuine and Contrived Dissent as Strategies to Counteract Biased Information Seeking</w:t>
      </w:r>
      <w:r>
        <w:rPr>
          <w:color w:val="000000" w:themeColor="text1"/>
          <w:sz w:val="20"/>
          <w:szCs w:val="20"/>
        </w:rPr>
        <w:t xml:space="preserve">, 88 </w:t>
      </w:r>
      <w:r>
        <w:rPr>
          <w:smallCaps/>
          <w:color w:val="000000" w:themeColor="text1"/>
          <w:sz w:val="20"/>
          <w:szCs w:val="20"/>
          <w:lang w:bidi="en-US"/>
        </w:rPr>
        <w:t>Org. Behav. &amp; Hum. Decision Processes</w:t>
      </w:r>
      <w:r>
        <w:rPr>
          <w:color w:val="000000" w:themeColor="text1"/>
          <w:sz w:val="20"/>
          <w:szCs w:val="20"/>
          <w:lang w:bidi="en-US"/>
        </w:rPr>
        <w:t xml:space="preserve"> 563, 582 (2002).</w:t>
      </w:r>
    </w:p>
  </w:footnote>
  <w:footnote w:id="574">
    <w:p w14:paraId="2CC553AE" w14:textId="3570A999" w:rsidR="00152091" w:rsidRPr="005B3E31" w:rsidRDefault="00152091" w:rsidP="003D74D8">
      <w:pPr>
        <w:spacing w:line="480" w:lineRule="auto"/>
        <w:ind w:left="-5" w:right="15"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Charlan Nemeth et al., </w:t>
      </w:r>
      <w:r>
        <w:rPr>
          <w:i/>
          <w:iCs/>
          <w:color w:val="000000" w:themeColor="text1"/>
          <w:sz w:val="20"/>
          <w:szCs w:val="20"/>
        </w:rPr>
        <w:t>Devil’s Advocate Versus Authentic Dissent: Stimulating Quantity and Quality</w:t>
      </w:r>
      <w:r>
        <w:rPr>
          <w:color w:val="000000" w:themeColor="text1"/>
          <w:sz w:val="20"/>
          <w:szCs w:val="20"/>
        </w:rPr>
        <w:t xml:space="preserve">, 31 </w:t>
      </w:r>
      <w:r>
        <w:rPr>
          <w:smallCaps/>
          <w:color w:val="000000" w:themeColor="text1"/>
          <w:sz w:val="20"/>
          <w:szCs w:val="20"/>
        </w:rPr>
        <w:t>Eur. J. Soc. Psych</w:t>
      </w:r>
      <w:r>
        <w:rPr>
          <w:color w:val="000000" w:themeColor="text1"/>
          <w:sz w:val="20"/>
          <w:szCs w:val="20"/>
        </w:rPr>
        <w:t xml:space="preserve">. 707, 708 (2001); Nemeth et al., </w:t>
      </w:r>
      <w:r>
        <w:rPr>
          <w:i/>
          <w:iCs/>
          <w:color w:val="000000" w:themeColor="text1"/>
          <w:sz w:val="20"/>
          <w:szCs w:val="20"/>
        </w:rPr>
        <w:t>Improving Decision Making</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569, at 48 (“Devil’s advocate was found to stimulate cognitive bolstering of the initial position”). </w:t>
      </w:r>
    </w:p>
  </w:footnote>
  <w:footnote w:id="575">
    <w:p w14:paraId="29280811"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Charlan Jeanne Nemeth, </w:t>
      </w:r>
      <w:r>
        <w:rPr>
          <w:i/>
          <w:iCs/>
          <w:color w:val="000000" w:themeColor="text1"/>
          <w:sz w:val="20"/>
          <w:szCs w:val="20"/>
          <w:lang w:bidi="en-US"/>
        </w:rPr>
        <w:t>Minority Influence Theory</w:t>
      </w:r>
      <w:r>
        <w:rPr>
          <w:color w:val="000000" w:themeColor="text1"/>
          <w:sz w:val="20"/>
          <w:szCs w:val="20"/>
          <w:lang w:bidi="en-US"/>
        </w:rPr>
        <w:t>, IRLE Working Paper No. 218–10 (2010), http://irle.berkeley.edu/workingpapers/218-10.pdf (on file with author).</w:t>
      </w:r>
    </w:p>
  </w:footnote>
  <w:footnote w:id="576">
    <w:p w14:paraId="0B8514FD" w14:textId="3E272275"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Chip Heath &amp; Rich Gonzalez, </w:t>
      </w:r>
      <w:r>
        <w:rPr>
          <w:i/>
          <w:iCs/>
          <w:color w:val="000000" w:themeColor="text1"/>
          <w:sz w:val="20"/>
          <w:szCs w:val="20"/>
        </w:rPr>
        <w:t>Interaction with Others Increases Decision Confidence But Not Decision Quality</w:t>
      </w:r>
      <w:r>
        <w:rPr>
          <w:color w:val="000000" w:themeColor="text1"/>
          <w:sz w:val="20"/>
          <w:szCs w:val="20"/>
        </w:rPr>
        <w:t xml:space="preserve">, 61 </w:t>
      </w:r>
      <w:r>
        <w:rPr>
          <w:smallCaps/>
          <w:color w:val="000000" w:themeColor="text1"/>
          <w:sz w:val="20"/>
          <w:szCs w:val="20"/>
        </w:rPr>
        <w:t>Org. Behav. &amp; Hum. Decision Processes</w:t>
      </w:r>
      <w:r>
        <w:rPr>
          <w:color w:val="000000" w:themeColor="text1"/>
          <w:sz w:val="20"/>
          <w:szCs w:val="20"/>
        </w:rPr>
        <w:t xml:space="preserve"> 305, 323 (1995).</w:t>
      </w:r>
    </w:p>
  </w:footnote>
  <w:footnote w:id="577">
    <w:p w14:paraId="0B82E1B0" w14:textId="0461263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108; </w:t>
      </w:r>
      <w:r>
        <w:rPr>
          <w:i/>
          <w:iCs/>
          <w:color w:val="000000" w:themeColor="text1"/>
          <w:sz w:val="20"/>
          <w:szCs w:val="20"/>
        </w:rPr>
        <w:t>see also</w:t>
      </w:r>
      <w:r>
        <w:rPr>
          <w:color w:val="000000" w:themeColor="text1"/>
          <w:sz w:val="20"/>
          <w:szCs w:val="20"/>
        </w:rPr>
        <w:t xml:space="preserve"> Jeffrey A. Sonnenfeld, </w:t>
      </w:r>
      <w:r>
        <w:rPr>
          <w:i/>
          <w:iCs/>
          <w:color w:val="000000" w:themeColor="text1"/>
          <w:sz w:val="20"/>
          <w:szCs w:val="20"/>
        </w:rPr>
        <w:t>What Makes Great Boards Great</w:t>
      </w:r>
      <w:r>
        <w:rPr>
          <w:color w:val="000000" w:themeColor="text1"/>
          <w:sz w:val="20"/>
          <w:szCs w:val="20"/>
        </w:rPr>
        <w:t xml:space="preserve">, 80 </w:t>
      </w:r>
      <w:r>
        <w:rPr>
          <w:smallCaps/>
          <w:color w:val="000000" w:themeColor="text1"/>
          <w:sz w:val="20"/>
          <w:szCs w:val="20"/>
        </w:rPr>
        <w:t>Harv. Bus. Rev</w:t>
      </w:r>
      <w:r>
        <w:rPr>
          <w:color w:val="000000" w:themeColor="text1"/>
          <w:sz w:val="20"/>
          <w:szCs w:val="20"/>
        </w:rPr>
        <w:t xml:space="preserve">. 5–7 (2002). </w:t>
      </w:r>
    </w:p>
  </w:footnote>
  <w:footnote w:id="578">
    <w:p w14:paraId="3718E41F"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64–65 (2011).</w:t>
      </w:r>
    </w:p>
  </w:footnote>
  <w:footnote w:id="579">
    <w:p w14:paraId="50F4422B" w14:textId="5EA23EC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253.</w:t>
      </w:r>
    </w:p>
  </w:footnote>
  <w:footnote w:id="580">
    <w:p w14:paraId="7654F0DD"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supra note 80, at 719; </w:t>
      </w:r>
      <w:r>
        <w:rPr>
          <w:smallCaps/>
          <w:color w:val="000000" w:themeColor="text1"/>
        </w:rPr>
        <w:t>Page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205–10;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57–59.</w:t>
      </w:r>
    </w:p>
  </w:footnote>
  <w:footnote w:id="581">
    <w:p w14:paraId="459B3B58" w14:textId="131F22CC"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U.S. Army</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618, at 3 (quoting Gen. Mark A. Milley).</w:t>
      </w:r>
    </w:p>
  </w:footnote>
  <w:footnote w:id="582">
    <w:p w14:paraId="6F4082FF" w14:textId="2C86A26F"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Edling,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_Ref222260093 \h  \* MERGEFORMAT </w:instrText>
      </w:r>
      <w:r>
        <w:rPr>
          <w:color w:val="000000" w:themeColor="text1"/>
        </w:rPr>
      </w:r>
      <w:r>
        <w:rPr>
          <w:color w:val="000000" w:themeColor="text1"/>
        </w:rPr>
        <w:fldChar w:fldCharType="separate"/>
      </w:r>
      <w:r>
        <w:rPr>
          <w:color w:val="000000" w:themeColor="text1"/>
        </w:rPr>
        <w:t>280</w:t>
      </w:r>
      <w:r>
        <w:rPr>
          <w:color w:val="000000" w:themeColor="text1"/>
        </w:rPr>
        <w:fldChar w:fldCharType="end"/>
      </w:r>
      <w:r>
        <w:rPr>
          <w:color w:val="000000" w:themeColor="text1"/>
        </w:rPr>
        <w:t>, at 22.</w:t>
      </w:r>
    </w:p>
  </w:footnote>
  <w:footnote w:id="583">
    <w:p w14:paraId="235A3107" w14:textId="24CCDD95" w:rsidR="008E5B61" w:rsidRPr="005B3E31" w:rsidRDefault="008E5B6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L. Rhode &amp; Lucy Buford Ricca, </w:t>
      </w:r>
      <w:r>
        <w:rPr>
          <w:i/>
          <w:iCs/>
          <w:color w:val="000000" w:themeColor="text1"/>
        </w:rPr>
        <w:t>Diversity in the Legal Profession: Perspectives from Managing Partners and General Counsel</w:t>
      </w:r>
      <w:r>
        <w:rPr>
          <w:color w:val="000000" w:themeColor="text1"/>
        </w:rPr>
        <w:t xml:space="preserve">, 83 </w:t>
      </w:r>
      <w:r>
        <w:rPr>
          <w:smallCaps/>
          <w:color w:val="000000" w:themeColor="text1"/>
        </w:rPr>
        <w:t>Fordham L. Rev.</w:t>
      </w:r>
      <w:r>
        <w:rPr>
          <w:color w:val="000000" w:themeColor="text1"/>
        </w:rPr>
        <w:t xml:space="preserve"> 2483 (2015); </w:t>
      </w:r>
      <w:r>
        <w:rPr>
          <w:smallCaps/>
          <w:color w:val="000000" w:themeColor="text1"/>
        </w:rPr>
        <w:t>Spencer Headworth, Robert L. Nelson, Ronit Dinovitzer &amp; David B. Wilkins (eds.), Diversity in Practice: Race, Gender, and Class in Legal and Professional Careers</w:t>
      </w:r>
      <w:r>
        <w:rPr>
          <w:color w:val="000000" w:themeColor="text1"/>
        </w:rPr>
        <w:t xml:space="preserve"> 328-57 (Cambridge University Press, 2016); David B. Wilkins &amp; G. Mitu Gulati, </w:t>
      </w:r>
      <w:r>
        <w:rPr>
          <w:i/>
          <w:iCs/>
          <w:color w:val="000000" w:themeColor="text1"/>
        </w:rPr>
        <w:t>Why Are There So Few Black Lawyers in Corporate Law Firms?: An Institutional Analysis</w:t>
      </w:r>
      <w:r>
        <w:rPr>
          <w:color w:val="000000" w:themeColor="text1"/>
        </w:rPr>
        <w:t xml:space="preserve">, 84 </w:t>
      </w:r>
      <w:r>
        <w:rPr>
          <w:smallCaps/>
          <w:color w:val="000000" w:themeColor="text1"/>
        </w:rPr>
        <w:t>Cal. L. Rev.</w:t>
      </w:r>
      <w:r>
        <w:rPr>
          <w:color w:val="000000" w:themeColor="text1"/>
        </w:rPr>
        <w:t xml:space="preserve"> 493 (1996).</w:t>
      </w:r>
    </w:p>
  </w:footnote>
  <w:footnote w:id="584">
    <w:p w14:paraId="5617A645"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Lu Hong &amp; Scott E. Page, </w:t>
      </w:r>
      <w:r>
        <w:rPr>
          <w:i/>
          <w:iCs/>
          <w:color w:val="000000" w:themeColor="text1"/>
          <w:sz w:val="20"/>
          <w:szCs w:val="20"/>
        </w:rPr>
        <w:t>Groups of Diverse Problem Solvers Can Outperform Groups of High-Ability Problem Solvers</w:t>
      </w:r>
      <w:r>
        <w:rPr>
          <w:color w:val="000000" w:themeColor="text1"/>
          <w:sz w:val="20"/>
          <w:szCs w:val="20"/>
        </w:rPr>
        <w:t xml:space="preserve">, 101 </w:t>
      </w:r>
      <w:r>
        <w:rPr>
          <w:smallCaps/>
          <w:color w:val="000000" w:themeColor="text1"/>
          <w:sz w:val="20"/>
          <w:szCs w:val="20"/>
        </w:rPr>
        <w:t>Proc. Nat’l Acad. Sci. U.S.A.</w:t>
      </w:r>
      <w:r>
        <w:rPr>
          <w:color w:val="000000" w:themeColor="text1"/>
          <w:sz w:val="20"/>
          <w:szCs w:val="20"/>
        </w:rPr>
        <w:t xml:space="preserve"> 16385 (2004).</w:t>
      </w:r>
    </w:p>
  </w:footnote>
  <w:footnote w:id="585">
    <w:p w14:paraId="64527EE7" w14:textId="0CB74F7F" w:rsidR="008E5B61" w:rsidRPr="005B3E31" w:rsidRDefault="008E5B61" w:rsidP="003D74D8">
      <w:pPr>
        <w:spacing w:line="480" w:lineRule="auto"/>
        <w:ind w:left="10" w:hanging="10"/>
        <w:rPr>
          <w:i/>
          <w:iC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103–19; </w:t>
      </w:r>
      <w:r>
        <w:rPr>
          <w:smallCaps/>
          <w:color w:val="000000" w:themeColor="text1"/>
          <w:sz w:val="20"/>
          <w:szCs w:val="20"/>
        </w:rPr>
        <w:t>Scott E. Page, The Diversity Bonus: How Great Teams Pay Off in the Knowledge Economy</w:t>
      </w:r>
      <w:r>
        <w:rPr>
          <w:color w:val="000000" w:themeColor="text1"/>
          <w:sz w:val="20"/>
          <w:szCs w:val="20"/>
        </w:rPr>
        <w:t xml:space="preserve"> 167–71 (Princeton Univ. Press 2017); Eric </w:t>
      </w:r>
      <w:r>
        <w:rPr>
          <w:color w:val="000000" w:themeColor="text1"/>
          <w:sz w:val="20"/>
          <w:szCs w:val="20"/>
          <w:lang w:bidi="en-US"/>
        </w:rPr>
        <w:t>Kearney et al.</w:t>
      </w:r>
      <w:r>
        <w:rPr>
          <w:i/>
          <w:iCs/>
          <w:color w:val="000000" w:themeColor="text1"/>
          <w:sz w:val="20"/>
          <w:szCs w:val="20"/>
        </w:rPr>
        <w:t>, When And How Diversity Benefits Teams: The Importance Of Team Members’ Need For Cognition</w:t>
      </w:r>
      <w:r>
        <w:rPr>
          <w:color w:val="000000" w:themeColor="text1"/>
          <w:sz w:val="20"/>
          <w:szCs w:val="20"/>
        </w:rPr>
        <w:t xml:space="preserve">, 52 </w:t>
      </w:r>
      <w:r>
        <w:rPr>
          <w:smallCaps/>
          <w:color w:val="000000" w:themeColor="text1"/>
          <w:sz w:val="20"/>
          <w:szCs w:val="20"/>
          <w:lang w:bidi="en-US"/>
        </w:rPr>
        <w:t>Acad. Mgmt. J</w:t>
      </w:r>
      <w:r>
        <w:rPr>
          <w:color w:val="000000" w:themeColor="text1"/>
          <w:sz w:val="20"/>
          <w:szCs w:val="20"/>
          <w:lang w:bidi="en-US"/>
        </w:rPr>
        <w:t xml:space="preserve">. 581, 596 (2009). </w:t>
      </w:r>
    </w:p>
  </w:footnote>
  <w:footnote w:id="586">
    <w:p w14:paraId="4BDB5BF4" w14:textId="36481E2A" w:rsidR="008E5B61" w:rsidRPr="005B3E31" w:rsidRDefault="008E5B61"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Life and Business</w:t>
      </w:r>
      <w:r>
        <w:t xml:space="preserve"> 169 (2018)</w:t>
      </w:r>
    </w:p>
  </w:footnote>
  <w:footnote w:id="587">
    <w:p w14:paraId="39637908" w14:textId="6F71713B" w:rsidR="008E5B61" w:rsidRPr="005B3E31" w:rsidRDefault="008E5B6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 Stuart Bunderson &amp; Kathleen M. Sutcliffe, </w:t>
      </w:r>
      <w:r>
        <w:rPr>
          <w:i/>
          <w:iCs/>
          <w:color w:val="000000" w:themeColor="text1"/>
          <w:sz w:val="20"/>
          <w:szCs w:val="20"/>
        </w:rPr>
        <w:t>Comparing Alternative Conceptualizations of Functional Diversity in Management Teams: Process and Performance Effects</w:t>
      </w:r>
      <w:r>
        <w:rPr>
          <w:color w:val="000000" w:themeColor="text1"/>
          <w:sz w:val="20"/>
          <w:szCs w:val="20"/>
        </w:rPr>
        <w:t xml:space="preserve">, 45 </w:t>
      </w:r>
      <w:r>
        <w:rPr>
          <w:smallCaps/>
          <w:color w:val="000000" w:themeColor="text1"/>
          <w:sz w:val="20"/>
          <w:szCs w:val="20"/>
        </w:rPr>
        <w:t>Acad. Mgmt. J</w:t>
      </w:r>
      <w:r>
        <w:rPr>
          <w:color w:val="000000" w:themeColor="text1"/>
          <w:sz w:val="20"/>
          <w:szCs w:val="20"/>
        </w:rPr>
        <w:t>. 875, 875–81 (2002).</w:t>
      </w:r>
    </w:p>
  </w:footnote>
  <w:footnote w:id="588">
    <w:p w14:paraId="3826F622" w14:textId="6E11EA2E"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Charlan Jeanne Nemeth, </w:t>
      </w:r>
      <w:r>
        <w:rPr>
          <w:i/>
          <w:iCs/>
          <w:color w:val="000000" w:themeColor="text1"/>
          <w:sz w:val="20"/>
          <w:szCs w:val="20"/>
        </w:rPr>
        <w:t>Minority Influence Theory</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Handbook of Theories of Social Psychology</w:t>
      </w:r>
      <w:r>
        <w:rPr>
          <w:color w:val="000000" w:themeColor="text1"/>
          <w:sz w:val="20"/>
          <w:szCs w:val="20"/>
        </w:rPr>
        <w:t xml:space="preserve"> (P. Van Lange, A. Kruglanski &amp; T. Higgins eds., 2012); </w:t>
      </w:r>
      <w:r>
        <w:rPr>
          <w:smallCaps/>
          <w:color w:val="000000" w:themeColor="text1"/>
          <w:sz w:val="20"/>
          <w:szCs w:val="20"/>
        </w:rPr>
        <w:t>Randall Kiser, How Leading Lawyers Think: Expert Insights Into Judgment and Advocacy</w:t>
      </w:r>
      <w:r>
        <w:rPr>
          <w:color w:val="000000" w:themeColor="text1"/>
          <w:sz w:val="20"/>
          <w:szCs w:val="20"/>
        </w:rPr>
        <w:t xml:space="preserve"> 250–51 (Springer 2011) (If you’re in a firm where they only hire all of their attorneys from Yale or Pepperdine or USC – like so many firms do – you’re practicing with a narrow band of backgrounds and approaches to life.”)</w:t>
      </w:r>
    </w:p>
  </w:footnote>
  <w:footnote w:id="589">
    <w:p w14:paraId="68C7F833" w14:textId="4051C964" w:rsidR="00A30EBC" w:rsidRPr="005B3E31" w:rsidRDefault="00A30EBC"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251 (2011).</w:t>
      </w:r>
    </w:p>
  </w:footnote>
  <w:footnote w:id="590">
    <w:p w14:paraId="5A89B709" w14:textId="1CA7E3B6" w:rsidR="00A30EBC" w:rsidRPr="005B3E31" w:rsidRDefault="00A30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Paul’t Hart, </w:t>
      </w:r>
      <w:r>
        <w:rPr>
          <w:i/>
          <w:iCs/>
          <w:color w:val="000000" w:themeColor="text1"/>
        </w:rPr>
        <w:t>supra</w:t>
      </w:r>
      <w:r>
        <w:rPr>
          <w:color w:val="000000" w:themeColor="text1"/>
        </w:rPr>
        <w:t xml:space="preserve"> note 168, at 257–58.</w:t>
      </w:r>
    </w:p>
  </w:footnote>
  <w:footnote w:id="591">
    <w:p w14:paraId="61B46AF0" w14:textId="0537A78E" w:rsidR="001B249F" w:rsidRPr="005B3E31" w:rsidRDefault="001B249F" w:rsidP="003D74D8">
      <w:pPr>
        <w:pStyle w:val="FootnoteText"/>
        <w:spacing w:line="480" w:lineRule="auto"/>
      </w:pPr>
      <w:r>
        <w:rPr>
          <w:rStyle w:val="FootnoteReference"/>
        </w:rPr>
        <w:footnoteRef/>
      </w:r>
      <w:r>
        <w:t xml:space="preserve"> Cass R. Sunstein, </w:t>
      </w:r>
      <w:r>
        <w:rPr>
          <w:i/>
          <w:iCs/>
        </w:rPr>
        <w:t>Conformity and Dissent</w:t>
      </w:r>
      <w:r>
        <w:t xml:space="preserve"> 7 (Univ. of Chi. Pub. L. &amp; Legal Theory, Working Paper No. 34, 2002).</w:t>
      </w:r>
    </w:p>
  </w:footnote>
  <w:footnote w:id="592">
    <w:p w14:paraId="2C69B141" w14:textId="483C55C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Lawrence M. Friedman, </w:t>
      </w:r>
      <w:r>
        <w:rPr>
          <w:i/>
          <w:iCs/>
          <w:smallCaps/>
          <w:color w:val="000000" w:themeColor="text1"/>
        </w:rPr>
        <w:t>A History of American Law</w:t>
      </w:r>
      <w:r>
        <w:rPr>
          <w:color w:val="000000" w:themeColor="text1"/>
          <w:lang w:bidi="en-US"/>
        </w:rPr>
        <w:t xml:space="preserve"> 179–86 </w:t>
      </w:r>
      <w:r>
        <w:rPr>
          <w:color w:val="000000" w:themeColor="text1"/>
        </w:rPr>
        <w:t>(1973).</w:t>
      </w:r>
    </w:p>
  </w:footnote>
  <w:footnote w:id="593">
    <w:p w14:paraId="101D2984" w14:textId="77777777" w:rsidR="00011299" w:rsidRPr="005B3E31" w:rsidRDefault="000112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Alfred F. Young, </w:t>
      </w:r>
      <w:r>
        <w:rPr>
          <w:i/>
          <w:iCs/>
          <w:color w:val="000000" w:themeColor="text1"/>
        </w:rPr>
        <w:t>Conservatives, the Constitution, and the “Genius of the People”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How Democratic Is the Constitution?</w:t>
      </w:r>
      <w:r>
        <w:rPr>
          <w:color w:val="000000" w:themeColor="text1"/>
        </w:rPr>
        <w:t xml:space="preserve"> 184, 199–200 (Robert A. Goldwin &amp; William A. Schambra eds., 1980)</w:t>
      </w:r>
    </w:p>
  </w:footnote>
  <w:footnote w:id="594">
    <w:p w14:paraId="6DC1E2A7" w14:textId="4C11F72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Jon Elster, Securities Against Misrule: Juries, Assemblies, Elections</w:t>
      </w:r>
      <w:r>
        <w:rPr>
          <w:color w:val="000000" w:themeColor="text1"/>
        </w:rPr>
        <w:t xml:space="preserve"> 167 (2013). </w:t>
      </w:r>
    </w:p>
  </w:footnote>
  <w:footnote w:id="595">
    <w:p w14:paraId="719D247E" w14:textId="77777777" w:rsidR="00926E86" w:rsidRPr="005B3E31" w:rsidRDefault="00926E86" w:rsidP="003D74D8">
      <w:pPr>
        <w:pStyle w:val="FootnoteText"/>
        <w:spacing w:line="480" w:lineRule="auto"/>
      </w:pPr>
      <w:r>
        <w:rPr>
          <w:rStyle w:val="FootnoteReference"/>
        </w:rPr>
        <w:footnoteRef/>
      </w:r>
      <w:r>
        <w:t xml:space="preserve"> </w:t>
      </w:r>
      <w:r>
        <w:rPr>
          <w:smallCaps/>
        </w:rPr>
        <w:t>Patrick J. McKenna &amp; David H. Maister, Coaching the Team: Building Trust and Performance</w:t>
      </w:r>
      <w:r>
        <w:t xml:space="preserve"> 172–73 (2002).</w:t>
      </w:r>
    </w:p>
  </w:footnote>
  <w:footnote w:id="596">
    <w:p w14:paraId="2A3A5215" w14:textId="77777777" w:rsidR="00BF64C5" w:rsidRPr="005B3E31" w:rsidRDefault="00BF64C5" w:rsidP="003D74D8">
      <w:pPr>
        <w:pStyle w:val="FootnoteText"/>
        <w:spacing w:line="480" w:lineRule="auto"/>
      </w:pPr>
      <w:r>
        <w:rPr>
          <w:rStyle w:val="FootnoteReference"/>
        </w:rPr>
        <w:footnoteRef/>
      </w:r>
      <w:r>
        <w:rPr>
          <w:i/>
          <w:iCs/>
        </w:rPr>
        <w:t xml:space="preserve"> Id. </w:t>
      </w:r>
    </w:p>
  </w:footnote>
  <w:footnote w:id="597">
    <w:p w14:paraId="348DD78E" w14:textId="5EC5BDA6" w:rsidR="00926E86" w:rsidRPr="005B3E31" w:rsidRDefault="00926E86" w:rsidP="003D74D8">
      <w:pPr>
        <w:pStyle w:val="FootnoteText"/>
        <w:spacing w:line="480" w:lineRule="auto"/>
      </w:pPr>
      <w:r>
        <w:rPr>
          <w:rStyle w:val="FootnoteReference"/>
        </w:rPr>
        <w:footnoteRef/>
      </w:r>
      <w:r>
        <w:t xml:space="preserve"> Heidi K. Brown, *Fear and Lawyering: Create a Work Culture of 'Psychological Safety’ that Encourages Taking Intellectual and Creative Risks*, A.B.A. J. (May 1, 2019).</w:t>
      </w:r>
    </w:p>
  </w:footnote>
  <w:footnote w:id="598">
    <w:p w14:paraId="6BC1306C" w14:textId="39DE882C"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Elizabeth W. Morrison, </w:t>
      </w:r>
      <w:r>
        <w:rPr>
          <w:i/>
          <w:iCs/>
          <w:color w:val="000000" w:themeColor="text1"/>
        </w:rPr>
        <w:t>Employee Voice and Silence</w:t>
      </w:r>
      <w:r>
        <w:rPr>
          <w:color w:val="000000" w:themeColor="text1"/>
        </w:rPr>
        <w:t xml:space="preserve">, 1 </w:t>
      </w:r>
      <w:r>
        <w:rPr>
          <w:smallCaps/>
          <w:color w:val="000000" w:themeColor="text1"/>
        </w:rPr>
        <w:t>Ann. Rev. Organizational Psych. &amp; Organizational Behav</w:t>
      </w:r>
      <w:r>
        <w:rPr>
          <w:color w:val="000000" w:themeColor="text1"/>
        </w:rPr>
        <w:t xml:space="preserve">. 173, 181 (2014); </w:t>
      </w:r>
      <w:r>
        <w:rPr>
          <w:i/>
          <w:iCs/>
          <w:color w:val="000000" w:themeColor="text1"/>
        </w:rPr>
        <w:t>see also</w:t>
      </w:r>
      <w:r>
        <w:rPr>
          <w:color w:val="000000" w:themeColor="text1"/>
        </w:rPr>
        <w:t xml:space="preserve"> Neil Hamilton &amp; Verna Monson, </w:t>
      </w:r>
      <w:r>
        <w:rPr>
          <w:i/>
          <w:iCs/>
          <w:color w:val="000000" w:themeColor="text1"/>
        </w:rPr>
        <w:t>The Positive Empirical Relationship of Professionalism to Effectiveness in the Practice of Law</w:t>
      </w:r>
      <w:r>
        <w:rPr>
          <w:color w:val="000000" w:themeColor="text1"/>
        </w:rPr>
        <w:t xml:space="preserve">, 24 </w:t>
      </w:r>
      <w:r>
        <w:rPr>
          <w:smallCaps/>
          <w:color w:val="000000" w:themeColor="text1"/>
        </w:rPr>
        <w:t>Geo. J. Legal Ethics</w:t>
      </w:r>
      <w:r>
        <w:rPr>
          <w:color w:val="000000" w:themeColor="text1"/>
        </w:rPr>
        <w:t xml:space="preserve"> 137, 182 (2011) (“underlying factors associated with organizational silence, includ[e] (1) managers' unwillingness to take negative feedback, (2) implicit beliefs that subordinates are 'self-interested and untrustworthy,' and (3) a belief that the absence of dissenting views signifies real consensus and is a sign of organizational health”).</w:t>
      </w:r>
    </w:p>
  </w:footnote>
  <w:footnote w:id="599">
    <w:p w14:paraId="6D6B910C" w14:textId="291AD2A2" w:rsidR="00926E86" w:rsidRPr="005B3E31" w:rsidRDefault="00926E86" w:rsidP="003D74D8">
      <w:pPr>
        <w:pStyle w:val="FootnoteText"/>
        <w:spacing w:line="480" w:lineRule="auto"/>
      </w:pPr>
      <w:r>
        <w:rPr>
          <w:rStyle w:val="FootnoteReference"/>
        </w:rPr>
        <w:footnoteRef/>
      </w:r>
      <w:r>
        <w:t xml:space="preserve"> Steven J. Harper, The Lawyer Bubble: A Profession in Crisis (2013) (quoting a partner, on his firm’s vote over a merger, that “If you voted against the transaction, it would be career suicide”).</w:t>
      </w:r>
    </w:p>
  </w:footnote>
  <w:footnote w:id="600">
    <w:p w14:paraId="52A87644" w14:textId="37BFA50A" w:rsidR="00926E86" w:rsidRPr="005B3E31" w:rsidRDefault="00926E86" w:rsidP="003D74D8">
      <w:pPr>
        <w:pStyle w:val="FootnoteText"/>
        <w:spacing w:line="480" w:lineRule="auto"/>
      </w:pPr>
      <w:r>
        <w:rPr>
          <w:rStyle w:val="FootnoteReference"/>
        </w:rPr>
        <w:footnoteRef/>
      </w:r>
      <w:r>
        <w:t xml:space="preserve">Robin V. Spivey, </w:t>
      </w:r>
      <w:r>
        <w:rPr>
          <w:i/>
          <w:iCs/>
        </w:rPr>
        <w:t>The Devil is in the Details: The Legal Profession as a Model for Authentic Dissent</w:t>
      </w:r>
      <w:r>
        <w:t xml:space="preserve">, 22 </w:t>
      </w:r>
      <w:r>
        <w:rPr>
          <w:smallCaps/>
        </w:rPr>
        <w:t>Int’l J. Intelligence &amp; CounterIntelligence</w:t>
      </w:r>
      <w:r>
        <w:t xml:space="preserve"> 632, 639 (2009).</w:t>
      </w:r>
    </w:p>
  </w:footnote>
  <w:footnote w:id="601">
    <w:p w14:paraId="23CDE0C0"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R. Detert &amp; Amy C. Edmondson, </w:t>
      </w:r>
      <w:r>
        <w:rPr>
          <w:i/>
          <w:iCs/>
          <w:color w:val="000000" w:themeColor="text1"/>
        </w:rPr>
        <w:t>Implicit Voice Theories: Taken-for-Granted Rules of Self-Censorship at Work</w:t>
      </w:r>
      <w:r>
        <w:rPr>
          <w:color w:val="000000" w:themeColor="text1"/>
        </w:rPr>
        <w:t xml:space="preserve">, 54 </w:t>
      </w:r>
      <w:r>
        <w:rPr>
          <w:smallCaps/>
          <w:color w:val="000000" w:themeColor="text1"/>
        </w:rPr>
        <w:t>Acad. Mgmt. J.</w:t>
      </w:r>
      <w:r>
        <w:rPr>
          <w:color w:val="000000" w:themeColor="text1"/>
        </w:rPr>
        <w:t xml:space="preserve"> 461, 481–84 (2011).</w:t>
      </w:r>
    </w:p>
  </w:footnote>
  <w:footnote w:id="602">
    <w:p w14:paraId="4B86541E" w14:textId="4E2B4141" w:rsidR="003B04F8" w:rsidRPr="005B3E31" w:rsidRDefault="003B04F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_Ref222258968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w:t>
      </w:r>
      <w:r>
        <w:rPr>
          <w:color w:val="000000" w:themeColor="text1"/>
          <w:lang w:bidi="en-US"/>
        </w:rPr>
        <w:t>706–07.</w:t>
      </w:r>
    </w:p>
  </w:footnote>
  <w:footnote w:id="603">
    <w:p w14:paraId="78C93B30" w14:textId="07796A61" w:rsidR="006A51A8" w:rsidRPr="005B3E31" w:rsidRDefault="006A51A8"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38 (2014).</w:t>
      </w:r>
    </w:p>
  </w:footnote>
  <w:footnote w:id="604">
    <w:p w14:paraId="2C33FB9F" w14:textId="77777777" w:rsidR="00926E86" w:rsidRPr="005B3E31" w:rsidRDefault="00926E86" w:rsidP="003D74D8">
      <w:pPr>
        <w:pStyle w:val="FootnoteText"/>
        <w:spacing w:line="480" w:lineRule="auto"/>
      </w:pPr>
      <w:r>
        <w:rPr>
          <w:rStyle w:val="FootnoteReference"/>
        </w:rPr>
        <w:footnoteRef/>
      </w:r>
      <w:r>
        <w:t xml:space="preserve"> Heidi K. Brown, </w:t>
      </w:r>
      <w:r>
        <w:rPr>
          <w:i/>
          <w:iCs/>
        </w:rPr>
        <w:t xml:space="preserve">Untangling Fear in Lawyering: A Four-Step Journey </w:t>
      </w:r>
    </w:p>
    <w:p w14:paraId="6148BC61" w14:textId="77777777" w:rsidR="00926E86" w:rsidRPr="005B3E31" w:rsidRDefault="00926E86" w:rsidP="003D74D8">
      <w:pPr>
        <w:pStyle w:val="FootnoteText"/>
        <w:spacing w:line="480" w:lineRule="auto"/>
      </w:pPr>
      <w:r>
        <w:rPr>
          <w:i/>
          <w:iCs/>
        </w:rPr>
        <w:t>Toward Powerful Advocacy</w:t>
      </w:r>
      <w:r>
        <w:t xml:space="preserve"> (2019) (quoting Gaston Kroub)</w:t>
      </w:r>
    </w:p>
  </w:footnote>
  <w:footnote w:id="605">
    <w:p w14:paraId="3E6FC93A" w14:textId="77777777" w:rsidR="00926E86" w:rsidRPr="005B3E31" w:rsidRDefault="00926E86"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Life and Business</w:t>
      </w:r>
      <w:r>
        <w:t xml:space="preserve"> (2018).</w:t>
      </w:r>
    </w:p>
  </w:footnote>
  <w:footnote w:id="606">
    <w:p w14:paraId="618796CD" w14:textId="6C734589"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5, 21; </w:t>
      </w:r>
      <w:r>
        <w:rPr>
          <w:smallCaps/>
          <w:color w:val="000000" w:themeColor="text1"/>
        </w:rPr>
        <w:t>Jeffrey W. Kassing, Dissent in Organizations</w:t>
      </w:r>
      <w:r>
        <w:rPr>
          <w:i/>
          <w:iCs/>
          <w:color w:val="000000" w:themeColor="text1"/>
        </w:rPr>
        <w:t xml:space="preserve"> </w:t>
      </w:r>
      <w:r>
        <w:rPr>
          <w:color w:val="000000" w:themeColor="text1"/>
        </w:rPr>
        <w:t xml:space="preserve">87–102 (2011); </w:t>
      </w:r>
      <w:r>
        <w:rPr>
          <w:i/>
          <w:iCs/>
          <w:color w:val="000000" w:themeColor="text1"/>
        </w:rPr>
        <w:t>see also</w:t>
      </w:r>
      <w:r>
        <w:rPr>
          <w:color w:val="000000" w:themeColor="text1"/>
        </w:rPr>
        <w:t xml:space="preserve"> </w:t>
      </w:r>
      <w:r>
        <w:rPr>
          <w:smallCaps/>
          <w:color w:val="000000" w:themeColor="text1"/>
        </w:rPr>
        <w:t>Elisabeth Noelle-Neumann, The Spiral of Silence: Public Opinion — Our Social Skin</w:t>
      </w:r>
      <w:r>
        <w:rPr>
          <w:color w:val="000000" w:themeColor="text1"/>
        </w:rPr>
        <w:t xml:space="preserve"> 6–7 (1984).</w:t>
      </w:r>
    </w:p>
  </w:footnote>
  <w:footnote w:id="607">
    <w:p w14:paraId="5A5A0F5F"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Cass R. Sunstein &amp; Reid Hastie, Wiser: Getting Beyond Groupthink to Make Groups Smarter</w:t>
      </w:r>
      <w:r>
        <w:rPr>
          <w:color w:val="000000" w:themeColor="text1"/>
          <w:sz w:val="20"/>
          <w:szCs w:val="20"/>
        </w:rPr>
        <w:t xml:space="preserve"> 107–09 (2014).</w:t>
      </w:r>
    </w:p>
  </w:footnote>
  <w:footnote w:id="608">
    <w:p w14:paraId="4C0CA825" w14:textId="1D3F7A54"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Morrison &amp; Milliken,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_Ref222258968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80</w:t>
      </w:r>
      <w:r>
        <w:rPr>
          <w:color w:val="000000" w:themeColor="text1"/>
          <w:sz w:val="20"/>
          <w:szCs w:val="20"/>
        </w:rPr>
        <w:fldChar w:fldCharType="end"/>
      </w:r>
      <w:r>
        <w:rPr>
          <w:color w:val="000000" w:themeColor="text1"/>
          <w:sz w:val="20"/>
          <w:szCs w:val="20"/>
        </w:rPr>
        <w:t>, at 708, 716.</w:t>
      </w:r>
    </w:p>
  </w:footnote>
  <w:footnote w:id="609">
    <w:p w14:paraId="29B1236C"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Stefan Schulz-Hardt et al., </w:t>
      </w:r>
      <w:r>
        <w:rPr>
          <w:i/>
          <w:iCs/>
          <w:color w:val="000000" w:themeColor="text1"/>
          <w:sz w:val="20"/>
          <w:szCs w:val="20"/>
        </w:rPr>
        <w:t>Group Decision Making in Hidden Profile Situations</w:t>
      </w:r>
      <w:r>
        <w:rPr>
          <w:color w:val="000000" w:themeColor="text1"/>
          <w:sz w:val="20"/>
          <w:szCs w:val="20"/>
        </w:rPr>
        <w:t xml:space="preserve">, 91 </w:t>
      </w:r>
      <w:r>
        <w:rPr>
          <w:smallCaps/>
          <w:color w:val="000000" w:themeColor="text1"/>
          <w:sz w:val="20"/>
          <w:szCs w:val="20"/>
        </w:rPr>
        <w:t>J. Personality &amp; Soc. Psych</w:t>
      </w:r>
      <w:r>
        <w:rPr>
          <w:color w:val="000000" w:themeColor="text1"/>
          <w:sz w:val="20"/>
          <w:szCs w:val="20"/>
        </w:rPr>
        <w:t xml:space="preserve">. 1080, 1082 (2006); </w:t>
      </w:r>
      <w:r>
        <w:rPr>
          <w:i/>
          <w:iCs/>
          <w:color w:val="000000" w:themeColor="text1"/>
          <w:sz w:val="20"/>
          <w:szCs w:val="20"/>
        </w:rPr>
        <w:t>see also</w:t>
      </w:r>
      <w:r>
        <w:rPr>
          <w:color w:val="000000" w:themeColor="text1"/>
          <w:sz w:val="20"/>
          <w:szCs w:val="20"/>
        </w:rPr>
        <w:t xml:space="preserve"> Wittenbam et al., </w:t>
      </w:r>
      <w:r>
        <w:rPr>
          <w:i/>
          <w:iCs/>
          <w:color w:val="000000" w:themeColor="text1"/>
          <w:sz w:val="20"/>
          <w:szCs w:val="20"/>
          <w:lang w:bidi="en-US"/>
        </w:rPr>
        <w:t>From Cooperative to Motivated Information Sharing in Groups: Moving Beyond the Hidden Profile Paradigm</w:t>
      </w:r>
      <w:r>
        <w:rPr>
          <w:color w:val="000000" w:themeColor="text1"/>
          <w:sz w:val="20"/>
          <w:szCs w:val="20"/>
        </w:rPr>
        <w:t xml:space="preserve">, 71 </w:t>
      </w:r>
      <w:r>
        <w:rPr>
          <w:smallCaps/>
          <w:color w:val="000000" w:themeColor="text1"/>
          <w:sz w:val="20"/>
          <w:szCs w:val="20"/>
        </w:rPr>
        <w:t xml:space="preserve">Commc’n </w:t>
      </w:r>
      <w:r>
        <w:rPr>
          <w:smallCaps/>
          <w:color w:val="000000" w:themeColor="text1"/>
          <w:sz w:val="20"/>
          <w:szCs w:val="20"/>
          <w:lang w:bidi="en-US"/>
        </w:rPr>
        <w:t>Monographs</w:t>
      </w:r>
      <w:r>
        <w:rPr>
          <w:color w:val="000000" w:themeColor="text1"/>
          <w:sz w:val="20"/>
          <w:szCs w:val="20"/>
        </w:rPr>
        <w:t xml:space="preserve"> 286, 287 (2004); </w:t>
      </w:r>
      <w:r>
        <w:rPr>
          <w:i/>
          <w:iCs/>
          <w:color w:val="000000" w:themeColor="text1"/>
          <w:sz w:val="20"/>
          <w:szCs w:val="20"/>
        </w:rPr>
        <w:t>see also</w:t>
      </w:r>
      <w:r>
        <w:rPr>
          <w:color w:val="000000" w:themeColor="text1"/>
          <w:sz w:val="20"/>
          <w:szCs w:val="20"/>
        </w:rPr>
        <w:t xml:space="preserve"> Stasser &amp; Titus, </w:t>
      </w:r>
      <w:r>
        <w:rPr>
          <w:i/>
          <w:iCs/>
          <w:color w:val="000000" w:themeColor="text1"/>
          <w:sz w:val="20"/>
          <w:szCs w:val="20"/>
        </w:rPr>
        <w:t xml:space="preserve">infra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_Ref222258633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636</w:t>
      </w:r>
      <w:r>
        <w:rPr>
          <w:color w:val="000000" w:themeColor="text1"/>
          <w:sz w:val="20"/>
          <w:szCs w:val="20"/>
        </w:rPr>
        <w:fldChar w:fldCharType="end"/>
      </w:r>
      <w:r>
        <w:rPr>
          <w:color w:val="000000" w:themeColor="text1"/>
          <w:sz w:val="20"/>
          <w:szCs w:val="20"/>
        </w:rPr>
        <w:t>, at 1467.</w:t>
      </w:r>
    </w:p>
  </w:footnote>
  <w:footnote w:id="610">
    <w:p w14:paraId="0BA89DC2"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24 (2014).</w:t>
      </w:r>
    </w:p>
  </w:footnote>
  <w:footnote w:id="611">
    <w:p w14:paraId="5EB8E5CE" w14:textId="4CDED3D6"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Li Lu </w:t>
      </w:r>
      <w:r>
        <w:rPr>
          <w:color w:val="000000" w:themeColor="text1"/>
          <w:sz w:val="20"/>
          <w:szCs w:val="20"/>
        </w:rPr>
        <w:t xml:space="preserve">et al., </w:t>
      </w:r>
      <w:r>
        <w:rPr>
          <w:i/>
          <w:iCs/>
          <w:color w:val="000000" w:themeColor="text1"/>
          <w:sz w:val="20"/>
          <w:szCs w:val="20"/>
          <w:lang w:bidi="en-US"/>
        </w:rPr>
        <w:t>Twenty-Five Years of Hidden Profiles in Group Decision Making: A Meta-Analysis</w:t>
      </w:r>
      <w:r>
        <w:rPr>
          <w:color w:val="000000" w:themeColor="text1"/>
          <w:sz w:val="20"/>
          <w:szCs w:val="20"/>
        </w:rPr>
        <w:t xml:space="preserve">, 16 </w:t>
      </w:r>
      <w:r>
        <w:rPr>
          <w:smallCaps/>
          <w:color w:val="000000" w:themeColor="text1"/>
          <w:sz w:val="20"/>
          <w:szCs w:val="20"/>
          <w:lang w:bidi="en-US"/>
        </w:rPr>
        <w:t>Personality &amp; Soc. Psych. Rev</w:t>
      </w:r>
      <w:r>
        <w:rPr>
          <w:color w:val="000000" w:themeColor="text1"/>
          <w:sz w:val="20"/>
          <w:szCs w:val="20"/>
          <w:lang w:bidi="en-US"/>
        </w:rPr>
        <w:t>. 54, 60 (2012</w:t>
      </w:r>
      <w:r>
        <w:rPr>
          <w:color w:val="000000" w:themeColor="text1"/>
          <w:sz w:val="20"/>
          <w:szCs w:val="20"/>
        </w:rPr>
        <w:t>); Schulz-Hardt et al., supra note 609, at 1080.</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fldChar w:fldCharType="end"/>
      </w:r>
    </w:p>
  </w:footnote>
  <w:footnote w:id="612">
    <w:p w14:paraId="33A9571B" w14:textId="2744AF06" w:rsidR="00926E86" w:rsidRPr="005B3E31" w:rsidRDefault="00926E86"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13">
    <w:p w14:paraId="7EF8222A" w14:textId="1B1A670E" w:rsidR="0089302D" w:rsidRPr="005B3E31" w:rsidRDefault="0089302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Richards J. Heuer Jr., Psychology of Intelligence Analysis</w:t>
      </w:r>
      <w:r>
        <w:rPr>
          <w:color w:val="000000" w:themeColor="text1"/>
        </w:rPr>
        <w:t xml:space="preserve"> 181 (1999); </w:t>
      </w:r>
      <w:r>
        <w:rPr>
          <w:smallCaps/>
          <w:color w:val="000000" w:themeColor="text1"/>
        </w:rPr>
        <w:t>Randolph H. Pherson &amp; Richards J. Heuer Jr., Structured Analytic Techniques for Intelligence Analysis (2d ed. 2014).</w:t>
      </w:r>
    </w:p>
  </w:footnote>
  <w:footnote w:id="614">
    <w:p w14:paraId="7642296E" w14:textId="143C9D89"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Detert &amp; Edmondson, </w:t>
      </w:r>
      <w:r>
        <w:rPr>
          <w:i/>
          <w:iCs/>
          <w:color w:val="000000" w:themeColor="text1"/>
        </w:rPr>
        <w:t>supra</w:t>
      </w:r>
      <w:r>
        <w:rPr>
          <w:color w:val="000000" w:themeColor="text1"/>
        </w:rPr>
        <w:t xml:space="preserve"> note 601, at 484 (explaining that managers “do have discretion about whether to proactively manage them or to let them be silent killers of voice. Proactive management would involve acknowledging that people hold beliefs that foster silence, explicitly stating theories that contradict those beliefs, and continuously working to dispel them by modeling, inviting, and rewarding speaking up”); </w:t>
      </w:r>
      <w:r>
        <w:rPr>
          <w:i/>
          <w:iCs/>
          <w:color w:val="000000" w:themeColor="text1"/>
        </w:rPr>
        <w:t>see also</w:t>
      </w:r>
      <w:r>
        <w:rPr>
          <w:color w:val="000000" w:themeColor="text1"/>
        </w:rPr>
        <w:t xml:space="preserve"> Monica C. Higgins et al., </w:t>
      </w:r>
      <w:r>
        <w:rPr>
          <w:i/>
          <w:iCs/>
          <w:color w:val="000000" w:themeColor="text1"/>
        </w:rPr>
        <w:t>When Is Psychological Safety Helpful in Organizations? A Longitudinal Study</w:t>
      </w:r>
      <w:r>
        <w:rPr>
          <w:color w:val="000000" w:themeColor="text1"/>
        </w:rPr>
        <w:t xml:space="preserve">, 8 </w:t>
      </w:r>
      <w:r>
        <w:rPr>
          <w:smallCaps/>
          <w:color w:val="000000" w:themeColor="text1"/>
        </w:rPr>
        <w:t>Acad. Mgmt. Discoveries</w:t>
      </w:r>
      <w:r>
        <w:rPr>
          <w:color w:val="000000" w:themeColor="text1"/>
        </w:rPr>
        <w:t xml:space="preserve"> 77, 92–96 (2022).</w:t>
      </w:r>
    </w:p>
  </w:footnote>
  <w:footnote w:id="615">
    <w:p w14:paraId="41500420" w14:textId="77777777" w:rsidR="00117252" w:rsidRPr="005B3E31" w:rsidRDefault="00117252" w:rsidP="003D74D8">
      <w:pPr>
        <w:pStyle w:val="FootnoteText"/>
        <w:spacing w:line="480" w:lineRule="auto"/>
      </w:pPr>
      <w:r>
        <w:rPr>
          <w:rStyle w:val="FootnoteReference"/>
        </w:rPr>
        <w:footnoteRef/>
      </w:r>
      <w:r>
        <w:t xml:space="preserve"> Michael A. Roberto, </w:t>
      </w:r>
      <w:r>
        <w:rPr>
          <w:i/>
          <w:iCs/>
        </w:rPr>
        <w:t>Why Great Leaders Don’t Take Yes for an Answer:</w:t>
      </w:r>
      <w:r>
        <w:t xml:space="preserve"> </w:t>
      </w:r>
      <w:r>
        <w:rPr>
          <w:i/>
          <w:iCs/>
        </w:rPr>
        <w:t>Managing for Conflict and Consensus</w:t>
      </w:r>
      <w:r>
        <w:t xml:space="preserve"> 84 (2005).</w:t>
      </w:r>
    </w:p>
  </w:footnote>
  <w:footnote w:id="616">
    <w:p w14:paraId="7DADE85A" w14:textId="5667D2CE" w:rsidR="00816414" w:rsidRPr="005B3E31" w:rsidRDefault="00816414"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17">
    <w:p w14:paraId="1D688571"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Fred O. Walumbwa &amp; John Schaubroeck</w:t>
      </w:r>
      <w:r>
        <w:rPr>
          <w:color w:val="000000" w:themeColor="text1"/>
          <w:sz w:val="20"/>
          <w:szCs w:val="20"/>
        </w:rPr>
        <w:t xml:space="preserve">, </w:t>
      </w:r>
      <w:r>
        <w:rPr>
          <w:i/>
          <w:iCs/>
          <w:color w:val="000000" w:themeColor="text1"/>
          <w:sz w:val="20"/>
          <w:szCs w:val="20"/>
          <w:lang w:bidi="en-US"/>
        </w:rPr>
        <w:t>Leader Personality Traits and Employee Voice Behavior: Mediating Roles of Ethical Leadership and Work Group Psychological Safety</w:t>
      </w:r>
      <w:r>
        <w:rPr>
          <w:color w:val="000000" w:themeColor="text1"/>
          <w:sz w:val="20"/>
          <w:szCs w:val="20"/>
        </w:rPr>
        <w:t xml:space="preserve">, 94 </w:t>
      </w:r>
      <w:r>
        <w:rPr>
          <w:smallCaps/>
          <w:color w:val="000000" w:themeColor="text1"/>
          <w:sz w:val="20"/>
          <w:szCs w:val="20"/>
          <w:lang w:bidi="en-US"/>
        </w:rPr>
        <w:t>J. Applied Psych</w:t>
      </w:r>
      <w:r>
        <w:rPr>
          <w:color w:val="000000" w:themeColor="text1"/>
          <w:sz w:val="20"/>
          <w:szCs w:val="20"/>
          <w:lang w:bidi="en-US"/>
        </w:rPr>
        <w:t xml:space="preserve">. 1275, 1276 (2009). </w:t>
      </w:r>
    </w:p>
  </w:footnote>
  <w:footnote w:id="618">
    <w:p w14:paraId="4DD40895" w14:textId="6BD814C3"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2–6; </w:t>
      </w:r>
      <w:r>
        <w:rPr>
          <w:smallCaps/>
          <w:color w:val="000000" w:themeColor="text1"/>
          <w:sz w:val="20"/>
          <w:szCs w:val="20"/>
        </w:rPr>
        <w:t>U.S. Army, The Red Team Handbook</w:t>
      </w:r>
      <w:r>
        <w:rPr>
          <w:color w:val="000000" w:themeColor="text1"/>
          <w:sz w:val="20"/>
          <w:szCs w:val="20"/>
        </w:rPr>
        <w:t xml:space="preserve"> 3 (2022); Tost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559</w:t>
      </w:r>
      <w:r>
        <w:rPr>
          <w:color w:val="000000" w:themeColor="text1"/>
          <w:sz w:val="20"/>
          <w:szCs w:val="20"/>
        </w:rPr>
        <w:fldChar w:fldCharType="end"/>
      </w:r>
      <w:r>
        <w:rPr>
          <w:color w:val="000000" w:themeColor="text1"/>
          <w:sz w:val="20"/>
          <w:szCs w:val="20"/>
        </w:rPr>
        <w:t>, at 11.</w:t>
      </w:r>
    </w:p>
  </w:footnote>
  <w:footnote w:id="619">
    <w:p w14:paraId="1C9B7E37" w14:textId="74744B10"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158.</w:t>
      </w:r>
    </w:p>
  </w:footnote>
  <w:footnote w:id="620">
    <w:p w14:paraId="4C30EB01" w14:textId="712D5C45" w:rsidR="00FE0E3F" w:rsidRPr="005B3E31" w:rsidRDefault="00FE0E3F" w:rsidP="003D74D8">
      <w:pPr>
        <w:pStyle w:val="FootnoteText"/>
        <w:spacing w:line="480" w:lineRule="auto"/>
      </w:pPr>
      <w:r>
        <w:rPr>
          <w:rStyle w:val="FootnoteReference"/>
        </w:rPr>
        <w:footnoteRef/>
      </w:r>
      <w:r>
        <w:t xml:space="preserve"> Nicholas Varchaver, </w:t>
      </w:r>
      <w:r>
        <w:rPr>
          <w:i/>
          <w:iCs/>
        </w:rPr>
        <w:t>Diamonds Are This Firm’s Best Friend</w:t>
      </w:r>
      <w:r>
        <w:t>, Am. Law., Dec. 1995, at 10.</w:t>
      </w:r>
    </w:p>
  </w:footnote>
  <w:footnote w:id="621">
    <w:p w14:paraId="0D76C087" w14:textId="038C5BAD" w:rsidR="00694DEF" w:rsidRPr="005B3E31" w:rsidRDefault="00694DEF"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622">
    <w:p w14:paraId="17B6AE46"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Patrick J. McKenna &amp; David H. Maister, Coaching the Team: Building </w:t>
      </w:r>
    </w:p>
    <w:p w14:paraId="047736D0" w14:textId="2EF154BF" w:rsidR="00466192" w:rsidRPr="005B3E31" w:rsidRDefault="00466192" w:rsidP="003D74D8">
      <w:pPr>
        <w:pStyle w:val="FootnoteText"/>
        <w:spacing w:line="480" w:lineRule="auto"/>
      </w:pPr>
      <w:r>
        <w:rPr>
          <w:smallCaps/>
        </w:rPr>
        <w:t>Trust and Performance 159–60 (2002)</w:t>
      </w:r>
    </w:p>
  </w:footnote>
  <w:footnote w:id="623">
    <w:p w14:paraId="5EE35243" w14:textId="2C708ACB" w:rsidR="000E6581" w:rsidRPr="005B3E31" w:rsidRDefault="000E6581" w:rsidP="003D74D8">
      <w:pPr>
        <w:pStyle w:val="FootnoteText"/>
        <w:spacing w:line="480" w:lineRule="auto"/>
      </w:pPr>
      <w:r>
        <w:rPr>
          <w:rStyle w:val="FootnoteReference"/>
        </w:rPr>
        <w:footnoteRef/>
      </w:r>
      <w:r>
        <w:rPr>
          <w:i/>
          <w:iCs/>
        </w:rPr>
        <w:t xml:space="preserve"> </w:t>
      </w:r>
      <w:r>
        <w:t>Kiser, supra note 557, at 100 (quoting an attorney interviewed for the study).</w:t>
      </w:r>
    </w:p>
  </w:footnote>
  <w:footnote w:id="624">
    <w:p w14:paraId="63D363CD" w14:textId="38016137" w:rsidR="0058327C" w:rsidRPr="005B3E31" w:rsidRDefault="0058327C" w:rsidP="003D74D8">
      <w:pPr>
        <w:pStyle w:val="FootnoteText"/>
        <w:spacing w:line="480" w:lineRule="auto"/>
      </w:pPr>
      <w:r>
        <w:rPr>
          <w:rStyle w:val="FootnoteReference"/>
        </w:rPr>
        <w:footnoteRef/>
      </w:r>
      <w:r>
        <w:t xml:space="preserve"> Deborah L. Rhode, </w:t>
      </w:r>
      <w:r>
        <w:rPr>
          <w:i/>
          <w:iCs/>
        </w:rPr>
        <w:t>Leadership in Law</w:t>
      </w:r>
      <w:r>
        <w:t xml:space="preserve">, 69 </w:t>
      </w:r>
      <w:r>
        <w:rPr>
          <w:smallCaps/>
        </w:rPr>
        <w:t>Stan. L. Rev.</w:t>
      </w:r>
      <w:r>
        <w:t xml:space="preserve"> 1603, 1618 (2017). (“To minimize these tendencies, leaders need to create their own checks and balances and to seek constructive criticism. Candid dialogue on ethical issues is essential to informed decisionmaking. Every leader’s internal moral compass needs to be checked against external reference points. Recognizing the ways in which one may be wrong is crucial in determining what is likely to be right. . . . The best leaders invite questions and criticism about what they should want done.”).</w:t>
      </w:r>
    </w:p>
  </w:footnote>
  <w:footnote w:id="625">
    <w:p w14:paraId="1445D79A" w14:textId="51D42B2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9–13; </w:t>
      </w:r>
      <w:r>
        <w:rPr>
          <w:i/>
          <w:iCs/>
          <w:color w:val="000000" w:themeColor="text1"/>
          <w:sz w:val="20"/>
          <w:szCs w:val="20"/>
        </w:rPr>
        <w:t>see also</w:t>
      </w:r>
      <w:r>
        <w:rPr>
          <w:color w:val="000000" w:themeColor="text1"/>
          <w:sz w:val="20"/>
          <w:szCs w:val="20"/>
        </w:rPr>
        <w:t xml:space="preserve"> Jinyun Duan et al., </w:t>
      </w:r>
      <w:r>
        <w:rPr>
          <w:i/>
          <w:iCs/>
          <w:color w:val="000000" w:themeColor="text1"/>
          <w:sz w:val="20"/>
          <w:szCs w:val="20"/>
        </w:rPr>
        <w:t>T</w:t>
      </w:r>
      <w:r>
        <w:rPr>
          <w:i/>
          <w:iCs/>
          <w:color w:val="000000" w:themeColor="text1"/>
          <w:sz w:val="20"/>
          <w:szCs w:val="20"/>
          <w:lang w:bidi="en-US"/>
        </w:rPr>
        <w:t>ransformational Leadership and Employee Voice Behavior</w:t>
      </w:r>
      <w:r>
        <w:rPr>
          <w:color w:val="000000" w:themeColor="text1"/>
          <w:sz w:val="20"/>
          <w:szCs w:val="20"/>
        </w:rPr>
        <w:t xml:space="preserve">, 38 </w:t>
      </w:r>
      <w:r>
        <w:rPr>
          <w:smallCaps/>
          <w:color w:val="000000" w:themeColor="text1"/>
          <w:sz w:val="20"/>
          <w:szCs w:val="20"/>
          <w:lang w:bidi="en-US"/>
        </w:rPr>
        <w:t>J. Org. Behav</w:t>
      </w:r>
      <w:r>
        <w:rPr>
          <w:color w:val="000000" w:themeColor="text1"/>
          <w:sz w:val="20"/>
          <w:szCs w:val="20"/>
          <w:lang w:bidi="en-US"/>
        </w:rPr>
        <w:t>. 650, 658–64 (2017).</w:t>
      </w:r>
    </w:p>
  </w:footnote>
  <w:footnote w:id="626">
    <w:p w14:paraId="566CFDB2" w14:textId="30958005"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84.</w:t>
      </w:r>
    </w:p>
  </w:footnote>
  <w:footnote w:id="627">
    <w:p w14:paraId="49149B1E" w14:textId="3BBE1DB7" w:rsidR="00DB69B1" w:rsidRPr="005B3E31" w:rsidRDefault="00DB69B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E. Maggs, </w:t>
      </w:r>
      <w:r>
        <w:rPr>
          <w:i/>
          <w:iCs/>
          <w:color w:val="000000" w:themeColor="text1"/>
        </w:rPr>
        <w:t>A Concise Guide to the Records of the Federal Constitutional Convention of 1787 as a Source of the Original Meaning of the U.S. Constitution</w:t>
      </w:r>
      <w:r>
        <w:rPr>
          <w:color w:val="000000" w:themeColor="text1"/>
        </w:rPr>
        <w:t xml:space="preserve">, 80 </w:t>
      </w:r>
      <w:r>
        <w:rPr>
          <w:smallCaps/>
          <w:color w:val="000000" w:themeColor="text1"/>
        </w:rPr>
        <w:t>Geo. Wash. L. Rev.</w:t>
      </w:r>
      <w:r>
        <w:rPr>
          <w:color w:val="000000" w:themeColor="text1"/>
        </w:rPr>
        <w:t xml:space="preserve"> 1707, 1713 (2012)</w:t>
      </w:r>
    </w:p>
  </w:footnote>
  <w:footnote w:id="628">
    <w:p w14:paraId="2E4D6BD5" w14:textId="725D07D2"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45–46; </w:t>
      </w:r>
      <w:r>
        <w:rPr>
          <w:color w:val="000000" w:themeColor="text1"/>
          <w:sz w:val="20"/>
          <w:szCs w:val="20"/>
        </w:rPr>
        <w:t xml:space="preserve">Daan van Knippenberg et al., </w:t>
      </w:r>
      <w:r>
        <w:rPr>
          <w:i/>
          <w:iCs/>
          <w:color w:val="000000" w:themeColor="text1"/>
          <w:sz w:val="20"/>
          <w:szCs w:val="20"/>
        </w:rPr>
        <w:t>Work Group Diversity and Group Performance: An Integrative Model and Research Agenda</w:t>
      </w:r>
      <w:r>
        <w:rPr>
          <w:color w:val="000000" w:themeColor="text1"/>
          <w:sz w:val="20"/>
          <w:szCs w:val="20"/>
        </w:rPr>
        <w:t xml:space="preserve">, 89 </w:t>
      </w:r>
      <w:r>
        <w:rPr>
          <w:smallCaps/>
          <w:color w:val="000000" w:themeColor="text1"/>
          <w:sz w:val="20"/>
          <w:szCs w:val="20"/>
        </w:rPr>
        <w:t>J. Applied Psych</w:t>
      </w:r>
      <w:r>
        <w:rPr>
          <w:color w:val="000000" w:themeColor="text1"/>
          <w:sz w:val="20"/>
          <w:szCs w:val="20"/>
        </w:rPr>
        <w:t xml:space="preserve">. 1008, 1013 (2004). </w:t>
      </w:r>
    </w:p>
  </w:footnote>
  <w:footnote w:id="629">
    <w:p w14:paraId="6B2E9FDF" w14:textId="7601F27B"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Daan van Knippenberg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_Ref219024503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628</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1013. </w:t>
      </w:r>
    </w:p>
  </w:footnote>
  <w:footnote w:id="630">
    <w:p w14:paraId="060C1F8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lang w:bidi="en-US"/>
        </w:rPr>
        <w:t>Amy Coney Barrett, Listening to the Law: Reflections on the Court and Constitution</w:t>
      </w:r>
      <w:r>
        <w:rPr>
          <w:color w:val="000000" w:themeColor="text1"/>
          <w:sz w:val="20"/>
          <w:szCs w:val="20"/>
          <w:lang w:bidi="en-US"/>
        </w:rPr>
        <w:t xml:space="preserve"> 62 (2025).</w:t>
      </w:r>
    </w:p>
  </w:footnote>
  <w:footnote w:id="631">
    <w:p w14:paraId="1A223724"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Justice Elena Kagan</w:t>
      </w:r>
      <w:r>
        <w:rPr>
          <w:color w:val="000000" w:themeColor="text1"/>
          <w:sz w:val="20"/>
          <w:szCs w:val="20"/>
        </w:rPr>
        <w:t>, Conversation with Dean Martha Minow, Harvard Law School (Sep. 2014).</w:t>
      </w:r>
    </w:p>
  </w:footnote>
  <w:footnote w:id="632">
    <w:p w14:paraId="2DAA234A" w14:textId="428F6BB3"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 </w:t>
      </w:r>
      <w:r>
        <w:rPr>
          <w:i/>
          <w:iCs/>
          <w:color w:val="000000" w:themeColor="text1"/>
          <w:sz w:val="20"/>
          <w:szCs w:val="20"/>
        </w:rPr>
        <w:t>see also</w:t>
      </w:r>
      <w:r>
        <w:rPr>
          <w:color w:val="000000" w:themeColor="text1"/>
          <w:sz w:val="20"/>
          <w:szCs w:val="20"/>
        </w:rPr>
        <w:t xml:space="preserve"> </w:t>
      </w:r>
      <w:r>
        <w:rPr>
          <w:color w:val="000000" w:themeColor="text1"/>
          <w:sz w:val="20"/>
          <w:szCs w:val="20"/>
          <w:lang w:bidi="en-US"/>
        </w:rPr>
        <w:t>Sushil Bikhchandan</w:t>
      </w:r>
      <w:r>
        <w:rPr>
          <w:color w:val="000000" w:themeColor="text1"/>
          <w:sz w:val="20"/>
          <w:szCs w:val="20"/>
        </w:rPr>
        <w:t xml:space="preserve">i et al., </w:t>
      </w:r>
      <w:r>
        <w:rPr>
          <w:i/>
          <w:iCs/>
          <w:color w:val="000000" w:themeColor="text1"/>
          <w:sz w:val="20"/>
          <w:szCs w:val="20"/>
          <w:lang w:bidi="en-US"/>
        </w:rPr>
        <w:t>Learning From the Behavior of Others: Conformity, Fads, and Informational Cascades</w:t>
      </w:r>
      <w:r>
        <w:rPr>
          <w:color w:val="000000" w:themeColor="text1"/>
          <w:sz w:val="20"/>
          <w:szCs w:val="20"/>
          <w:lang w:bidi="en-US"/>
        </w:rPr>
        <w:t xml:space="preserve">, 12 </w:t>
      </w:r>
      <w:r>
        <w:rPr>
          <w:smallCaps/>
          <w:color w:val="000000" w:themeColor="text1"/>
          <w:sz w:val="20"/>
          <w:szCs w:val="20"/>
          <w:lang w:bidi="en-US"/>
        </w:rPr>
        <w:t>J. Econ. Perspectives</w:t>
      </w:r>
      <w:r>
        <w:rPr>
          <w:color w:val="000000" w:themeColor="text1"/>
          <w:sz w:val="20"/>
          <w:szCs w:val="20"/>
          <w:lang w:bidi="en-US"/>
        </w:rPr>
        <w:t>, 151, 159–63 (1998)</w:t>
      </w:r>
      <w:r>
        <w:rPr>
          <w:color w:val="000000" w:themeColor="text1"/>
          <w:sz w:val="20"/>
          <w:szCs w:val="20"/>
        </w:rPr>
        <w:t xml:space="preserve">; </w:t>
      </w:r>
      <w:r>
        <w:rPr>
          <w:smallCaps/>
          <w:color w:val="000000" w:themeColor="text1"/>
          <w:sz w:val="20"/>
          <w:szCs w:val="20"/>
        </w:rPr>
        <w:t xml:space="preserve">Randolph H. Pherson &amp; Richards J. Heuer Jr., </w:t>
      </w:r>
      <w:r>
        <w:rPr>
          <w:smallCaps/>
          <w:color w:val="000000" w:themeColor="text1"/>
          <w:sz w:val="20"/>
          <w:szCs w:val="20"/>
          <w:lang w:bidi="en-US"/>
        </w:rPr>
        <w:t>Structured Analytic Techniques for Intelligence Analysis</w:t>
      </w:r>
      <w:r>
        <w:rPr>
          <w:color w:val="000000" w:themeColor="text1"/>
          <w:sz w:val="20"/>
          <w:szCs w:val="20"/>
          <w:lang w:bidi="en-US"/>
        </w:rPr>
        <w:t xml:space="preserve"> </w:t>
      </w:r>
      <w:r>
        <w:rPr>
          <w:color w:val="000000" w:themeColor="text1"/>
          <w:sz w:val="20"/>
          <w:szCs w:val="20"/>
        </w:rPr>
        <w:t>351 (2011).</w:t>
      </w:r>
    </w:p>
  </w:footnote>
  <w:footnote w:id="633">
    <w:p w14:paraId="7318A519" w14:textId="53C84BB1"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w:t>
      </w:r>
    </w:p>
  </w:footnote>
  <w:footnote w:id="634">
    <w:p w14:paraId="519477C3" w14:textId="1A0BB2E5" w:rsidR="006416DF" w:rsidRPr="005B3E31" w:rsidRDefault="006416DF" w:rsidP="003D74D8">
      <w:pPr>
        <w:pStyle w:val="FootnoteText"/>
        <w:spacing w:line="480" w:lineRule="auto"/>
      </w:pPr>
      <w:r>
        <w:rPr>
          <w:rStyle w:val="FootnoteReference"/>
        </w:rPr>
        <w:footnoteRef/>
      </w:r>
      <w:r>
        <w:t xml:space="preserve"> </w:t>
      </w:r>
      <w:r>
        <w:rPr>
          <w:smallCaps/>
        </w:rPr>
        <w:t>Michael A. Roberto, Why Great Leaders Don’t Take Yes for an Answer:</w:t>
      </w:r>
      <w:r>
        <w:t xml:space="preserve"> </w:t>
      </w:r>
      <w:r>
        <w:rPr>
          <w:smallCaps/>
        </w:rPr>
        <w:t>Managing for Conflict and Consensus</w:t>
      </w:r>
      <w:r>
        <w:t xml:space="preserve"> 48–49 (2005); </w:t>
      </w:r>
      <w:r>
        <w:rPr>
          <w:i/>
          <w:iCs/>
        </w:rPr>
        <w:t>see also</w:t>
      </w:r>
      <w:r>
        <w:t xml:space="preserve"> Gary Katzenstein, </w:t>
      </w:r>
      <w:r>
        <w:rPr>
          <w:i/>
          <w:iCs/>
        </w:rPr>
        <w:t xml:space="preserve">The Debate on Structured Debate: Toward a Unified </w:t>
      </w:r>
    </w:p>
    <w:p w14:paraId="1A80F76D" w14:textId="625D5F3E" w:rsidR="006416DF" w:rsidRPr="005B3E31" w:rsidRDefault="006416DF" w:rsidP="003D74D8">
      <w:pPr>
        <w:pStyle w:val="FootnoteText"/>
        <w:spacing w:line="480" w:lineRule="auto"/>
      </w:pPr>
      <w:r>
        <w:rPr>
          <w:i/>
          <w:iCs/>
        </w:rPr>
        <w:t>Theory</w:t>
      </w:r>
      <w:r>
        <w:t xml:space="preserve">, 66 </w:t>
      </w:r>
      <w:r>
        <w:rPr>
          <w:smallCaps/>
        </w:rPr>
        <w:t>Org. Behav. &amp; Hum. Decision Processes</w:t>
      </w:r>
      <w:r>
        <w:t>316, 321 (1996)</w:t>
      </w:r>
    </w:p>
  </w:footnote>
  <w:footnote w:id="635">
    <w:p w14:paraId="5B188036" w14:textId="708C33DB" w:rsidR="0082615B" w:rsidRPr="005B3E31" w:rsidRDefault="0082615B" w:rsidP="003D74D8">
      <w:pPr>
        <w:pStyle w:val="FootnoteText"/>
        <w:spacing w:line="480" w:lineRule="auto"/>
      </w:pPr>
      <w:r>
        <w:rPr>
          <w:rStyle w:val="FootnoteReference"/>
        </w:rPr>
        <w:footnoteRef/>
      </w:r>
      <w:r>
        <w:t xml:space="preserve"> Jeklic, supra note 560, at 414.</w:t>
      </w:r>
    </w:p>
  </w:footnote>
  <w:footnote w:id="636">
    <w:p w14:paraId="13829A69"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Garold Stasser &amp; William Titus, </w:t>
      </w:r>
      <w:r>
        <w:rPr>
          <w:i/>
          <w:iCs/>
          <w:color w:val="000000" w:themeColor="text1"/>
          <w:sz w:val="20"/>
          <w:szCs w:val="20"/>
        </w:rPr>
        <w:t>Pooling of Unshared Information in Group Decision Making</w:t>
      </w:r>
      <w:r>
        <w:rPr>
          <w:color w:val="000000" w:themeColor="text1"/>
          <w:sz w:val="20"/>
          <w:szCs w:val="20"/>
        </w:rPr>
        <w:t xml:space="preserve">, 48 </w:t>
      </w:r>
      <w:r>
        <w:rPr>
          <w:smallCaps/>
          <w:color w:val="000000" w:themeColor="text1"/>
          <w:sz w:val="20"/>
          <w:szCs w:val="20"/>
        </w:rPr>
        <w:t>J. Personality &amp; Soc. Psych.</w:t>
      </w:r>
      <w:r>
        <w:rPr>
          <w:color w:val="000000" w:themeColor="text1"/>
          <w:sz w:val="20"/>
          <w:szCs w:val="20"/>
        </w:rPr>
        <w:t xml:space="preserve"> 1467, 1477 (1985).</w:t>
      </w:r>
    </w:p>
  </w:footnote>
  <w:footnote w:id="637">
    <w:p w14:paraId="146A5808"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Gardner</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33.</w:t>
      </w:r>
    </w:p>
  </w:footnote>
  <w:footnote w:id="638">
    <w:p w14:paraId="64484028" w14:textId="77777777" w:rsidR="00926E86" w:rsidRPr="005B3E31" w:rsidRDefault="00926E86" w:rsidP="003D74D8">
      <w:pPr>
        <w:pStyle w:val="FootnoteText"/>
        <w:spacing w:line="480" w:lineRule="auto"/>
      </w:pPr>
      <w:r>
        <w:rPr>
          <w:rStyle w:val="FootnoteReference"/>
        </w:rPr>
        <w:footnoteRef/>
      </w:r>
      <w:r>
        <w:t xml:space="preserve"> Goodman-Delahunty et al., </w:t>
      </w:r>
      <w:r>
        <w:rPr>
          <w:i/>
          <w:iCs/>
        </w:rPr>
        <w:t>supra</w:t>
      </w:r>
      <w:r>
        <w:t xml:space="preserve"> note 86, at 151–53.</w:t>
      </w:r>
    </w:p>
  </w:footnote>
  <w:footnote w:id="639">
    <w:p w14:paraId="42D225C8" w14:textId="20E27C04"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Rappaport, supra note 562; see also </w:t>
      </w:r>
      <w:r>
        <w:rPr>
          <w:smallCaps/>
          <w:color w:val="000000" w:themeColor="text1"/>
        </w:rPr>
        <w:t>Kassing</w:t>
      </w:r>
      <w:r>
        <w:rPr>
          <w:color w:val="000000" w:themeColor="text1"/>
        </w:rPr>
        <w:t xml:space="preserve">, </w:t>
      </w:r>
      <w:r>
        <w:rPr>
          <w:i/>
          <w:iCs/>
          <w:color w:val="000000" w:themeColor="text1"/>
        </w:rPr>
        <w:t>supra</w:t>
      </w:r>
      <w:r>
        <w:rPr>
          <w:color w:val="000000" w:themeColor="text1"/>
        </w:rPr>
        <w:t xml:space="preserve"> note 606, at 176–77.</w:t>
      </w:r>
    </w:p>
  </w:footnote>
  <w:footnote w:id="640">
    <w:p w14:paraId="13004F0A"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237 (2011).</w:t>
      </w:r>
    </w:p>
  </w:footnote>
  <w:footnote w:id="641">
    <w:p w14:paraId="4EBFF2FD" w14:textId="5656F64B"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Harv. Negot. L. Rev.</w:t>
      </w:r>
      <w:r>
        <w:rPr>
          <w:color w:val="000000" w:themeColor="text1"/>
        </w:rPr>
        <w:t xml:space="preserve"> 279, 282 (2000).</w:t>
      </w:r>
    </w:p>
  </w:footnote>
  <w:footnote w:id="642">
    <w:p w14:paraId="34D9A3B6" w14:textId="27D92850"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Pherson &amp; Heuer, </w:t>
      </w:r>
      <w:r>
        <w:rPr>
          <w:i/>
          <w:iCs/>
          <w:color w:val="000000" w:themeColor="text1"/>
          <w:sz w:val="20"/>
          <w:szCs w:val="20"/>
        </w:rPr>
        <w:t>supra</w:t>
      </w:r>
      <w:r>
        <w:rPr>
          <w:color w:val="000000" w:themeColor="text1"/>
          <w:sz w:val="20"/>
          <w:szCs w:val="20"/>
        </w:rPr>
        <w:t xml:space="preserve"> note 97, at 286–87.</w:t>
      </w:r>
    </w:p>
  </w:footnote>
  <w:footnote w:id="643">
    <w:p w14:paraId="1C6A41C1" w14:textId="50EC5011"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Andrew H. Van De Ven &amp; André L. Delbecq, </w:t>
      </w:r>
      <w:r>
        <w:rPr>
          <w:i/>
          <w:iCs/>
          <w:color w:val="000000" w:themeColor="text1"/>
          <w:sz w:val="20"/>
          <w:szCs w:val="20"/>
        </w:rPr>
        <w:t>The Effectiveness of Nominal, Delphi, and Interacting Group Decision Making Processes</w:t>
      </w:r>
      <w:r>
        <w:rPr>
          <w:color w:val="000000" w:themeColor="text1"/>
          <w:sz w:val="20"/>
          <w:szCs w:val="20"/>
        </w:rPr>
        <w:t>, 17 </w:t>
      </w:r>
      <w:r>
        <w:rPr>
          <w:smallCaps/>
          <w:color w:val="000000" w:themeColor="text1"/>
          <w:sz w:val="20"/>
          <w:szCs w:val="20"/>
        </w:rPr>
        <w:t>Acad. Mgmt. J.</w:t>
      </w:r>
      <w:r>
        <w:rPr>
          <w:color w:val="000000" w:themeColor="text1"/>
          <w:sz w:val="20"/>
          <w:szCs w:val="20"/>
        </w:rPr>
        <w:t xml:space="preserve"> 605, 619 (1974).</w:t>
      </w:r>
    </w:p>
  </w:footnote>
  <w:footnote w:id="644">
    <w:p w14:paraId="33694B47"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131–33.</w:t>
      </w:r>
    </w:p>
  </w:footnote>
  <w:footnote w:id="645">
    <w:p w14:paraId="6979A52D"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285–88.</w:t>
      </w:r>
    </w:p>
  </w:footnote>
  <w:footnote w:id="646">
    <w:p w14:paraId="7AC2AD00"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xml:space="preserve">, at 286. </w:t>
      </w:r>
    </w:p>
  </w:footnote>
  <w:footnote w:id="647">
    <w:p w14:paraId="2908AB8A" w14:textId="77777777" w:rsidR="00F1323A" w:rsidRPr="005B3E31" w:rsidRDefault="00F1323A" w:rsidP="003D74D8">
      <w:pPr>
        <w:pStyle w:val="FootnoteText"/>
        <w:spacing w:line="480" w:lineRule="auto"/>
      </w:pPr>
      <w:r>
        <w:rPr>
          <w:rStyle w:val="FootnoteReference"/>
        </w:rPr>
        <w:footnoteRef/>
      </w:r>
      <w:r>
        <w:t xml:space="preserve"> </w:t>
      </w:r>
      <w:r>
        <w:rPr>
          <w:smallCaps/>
        </w:rPr>
        <w:t xml:space="preserve">Patrick J. McKenna &amp; David H. Maister, Coaching the Team: Building </w:t>
      </w:r>
    </w:p>
    <w:p w14:paraId="66ACF9DB" w14:textId="6CA9CB69" w:rsidR="00F1323A" w:rsidRPr="005B3E31" w:rsidRDefault="00F1323A" w:rsidP="003D74D8">
      <w:pPr>
        <w:pStyle w:val="FootnoteText"/>
        <w:spacing w:line="480" w:lineRule="auto"/>
      </w:pPr>
      <w:r>
        <w:rPr>
          <w:smallCaps/>
        </w:rPr>
        <w:t>Trust and Performance 179–80 (2002).</w:t>
      </w:r>
    </w:p>
  </w:footnote>
  <w:footnote w:id="648">
    <w:p w14:paraId="697D6CBF" w14:textId="7F9B9021" w:rsidR="00466192" w:rsidRPr="005B3E31" w:rsidRDefault="00466192" w:rsidP="003D74D8">
      <w:pPr>
        <w:pStyle w:val="FootnoteText"/>
        <w:spacing w:line="480" w:lineRule="auto"/>
      </w:pPr>
      <w:r>
        <w:rPr>
          <w:rStyle w:val="FootnoteReference"/>
        </w:rPr>
        <w:footnoteRef/>
      </w:r>
      <w:r>
        <w:t xml:space="preserve"> </w:t>
      </w:r>
      <w:r>
        <w:rPr>
          <w:smallCaps/>
        </w:rPr>
        <w:t xml:space="preserve"> Randall Kiser, Beyond Right and Wrong: The Power of Effective Decision Making for Attorneys and Clients</w:t>
      </w:r>
      <w:r>
        <w:t xml:space="preserve"> 395 (2010).</w:t>
      </w:r>
    </w:p>
  </w:footnote>
  <w:footnote w:id="649">
    <w:p w14:paraId="1973CA4B"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Leon Festinger &amp; James M. Carlsmith, </w:t>
      </w:r>
      <w:r>
        <w:rPr>
          <w:i/>
          <w:iCs/>
          <w:color w:val="000000" w:themeColor="text1"/>
          <w:sz w:val="20"/>
          <w:szCs w:val="20"/>
        </w:rPr>
        <w:t>Cognitive Consequences of Forced Compliance</w:t>
      </w:r>
      <w:r>
        <w:rPr>
          <w:color w:val="000000" w:themeColor="text1"/>
          <w:sz w:val="20"/>
          <w:szCs w:val="20"/>
        </w:rPr>
        <w:t xml:space="preserve">, 58 </w:t>
      </w:r>
      <w:r>
        <w:rPr>
          <w:smallCaps/>
          <w:color w:val="000000" w:themeColor="text1"/>
          <w:sz w:val="20"/>
          <w:szCs w:val="20"/>
        </w:rPr>
        <w:t>J. Abnormal &amp; Soc. Psychol.</w:t>
      </w:r>
      <w:r>
        <w:rPr>
          <w:color w:val="000000" w:themeColor="text1"/>
          <w:sz w:val="20"/>
          <w:szCs w:val="20"/>
        </w:rPr>
        <w:t xml:space="preserve"> 203, 209 (1959); </w:t>
      </w:r>
      <w:r>
        <w:rPr>
          <w:color w:val="000000" w:themeColor="text1"/>
          <w:sz w:val="20"/>
          <w:szCs w:val="20"/>
          <w:lang w:bidi="en-US"/>
        </w:rPr>
        <w:t>Norman Dalkey &amp; Olaf Helmer</w:t>
      </w:r>
      <w:r>
        <w:rPr>
          <w:color w:val="000000" w:themeColor="text1"/>
          <w:sz w:val="20"/>
          <w:szCs w:val="20"/>
        </w:rPr>
        <w:t xml:space="preserve">, </w:t>
      </w:r>
      <w:r>
        <w:rPr>
          <w:i/>
          <w:iCs/>
          <w:color w:val="000000" w:themeColor="text1"/>
          <w:sz w:val="20"/>
          <w:szCs w:val="20"/>
        </w:rPr>
        <w:t>An Experimental Application of the Delphi Method to the Use of Experts</w:t>
      </w:r>
      <w:r>
        <w:rPr>
          <w:color w:val="000000" w:themeColor="text1"/>
          <w:sz w:val="20"/>
          <w:szCs w:val="20"/>
        </w:rPr>
        <w:t xml:space="preserve">, 9 </w:t>
      </w:r>
      <w:r>
        <w:rPr>
          <w:smallCaps/>
          <w:color w:val="000000" w:themeColor="text1"/>
          <w:sz w:val="20"/>
          <w:szCs w:val="20"/>
        </w:rPr>
        <w:t>Mgmt. Sci.</w:t>
      </w:r>
      <w:r>
        <w:rPr>
          <w:color w:val="000000" w:themeColor="text1"/>
          <w:sz w:val="20"/>
          <w:szCs w:val="20"/>
        </w:rPr>
        <w:t xml:space="preserve"> 458, </w:t>
      </w:r>
      <w:r>
        <w:rPr>
          <w:color w:val="000000" w:themeColor="text1"/>
          <w:sz w:val="20"/>
          <w:szCs w:val="20"/>
          <w:lang w:bidi="en-US"/>
        </w:rPr>
        <w:t>458–67 (1963).</w:t>
      </w:r>
    </w:p>
  </w:footnote>
  <w:footnote w:id="650">
    <w:p w14:paraId="0A246B4D" w14:textId="2376273B"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Dalkey &amp; Helmer, </w:t>
      </w:r>
      <w:r>
        <w:rPr>
          <w:i/>
          <w:iCs/>
          <w:color w:val="000000" w:themeColor="text1"/>
          <w:sz w:val="20"/>
          <w:szCs w:val="20"/>
        </w:rPr>
        <w:t>supra</w:t>
      </w:r>
      <w:r>
        <w:rPr>
          <w:color w:val="000000" w:themeColor="text1"/>
          <w:sz w:val="20"/>
          <w:szCs w:val="20"/>
        </w:rPr>
        <w:t xml:space="preserve"> note 649, at 459; Kiser, supra note 557, at 237; </w:t>
      </w:r>
      <w:r>
        <w:rPr>
          <w:color w:val="000000" w:themeColor="text1"/>
          <w:sz w:val="20"/>
          <w:szCs w:val="20"/>
          <w:lang w:bidi="en-US"/>
        </w:rPr>
        <w:t>Amos Tversky &amp; Daniel Kahneman</w:t>
      </w:r>
      <w:r>
        <w:rPr>
          <w:color w:val="000000" w:themeColor="text1"/>
          <w:sz w:val="20"/>
          <w:szCs w:val="20"/>
        </w:rPr>
        <w:t xml:space="preserve">, </w:t>
      </w:r>
      <w:r>
        <w:rPr>
          <w:i/>
          <w:iCs/>
          <w:color w:val="000000" w:themeColor="text1"/>
          <w:sz w:val="20"/>
          <w:szCs w:val="20"/>
          <w:lang w:bidi="en-US"/>
        </w:rPr>
        <w:t>Judgment Under Uncertainty: Heuristics and Biases</w:t>
      </w:r>
      <w:r>
        <w:rPr>
          <w:color w:val="000000" w:themeColor="text1"/>
          <w:sz w:val="20"/>
          <w:szCs w:val="20"/>
        </w:rPr>
        <w:t xml:space="preserve">, 185 </w:t>
      </w:r>
      <w:r>
        <w:rPr>
          <w:smallCaps/>
          <w:color w:val="000000" w:themeColor="text1"/>
          <w:sz w:val="20"/>
          <w:szCs w:val="20"/>
        </w:rPr>
        <w:t>Sci. J</w:t>
      </w:r>
      <w:r>
        <w:rPr>
          <w:color w:val="000000" w:themeColor="text1"/>
          <w:sz w:val="20"/>
          <w:szCs w:val="20"/>
        </w:rPr>
        <w:t xml:space="preserve">. 1124, </w:t>
      </w:r>
      <w:r>
        <w:rPr>
          <w:color w:val="000000" w:themeColor="text1"/>
          <w:sz w:val="20"/>
          <w:szCs w:val="20"/>
          <w:lang w:bidi="en-US"/>
        </w:rPr>
        <w:t>1124–31</w:t>
      </w:r>
      <w:r>
        <w:rPr>
          <w:color w:val="000000" w:themeColor="text1"/>
          <w:sz w:val="20"/>
          <w:szCs w:val="20"/>
        </w:rPr>
        <w:t xml:space="preserve"> (1974).</w:t>
      </w:r>
    </w:p>
  </w:footnote>
  <w:footnote w:id="651">
    <w:p w14:paraId="32352A76" w14:textId="623A9FBB"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Sunstein &amp; Hastie, </w:t>
      </w:r>
      <w:r>
        <w:rPr>
          <w:i/>
          <w:iCs/>
          <w:color w:val="000000" w:themeColor="text1"/>
          <w:sz w:val="20"/>
          <w:szCs w:val="20"/>
        </w:rPr>
        <w:t>supra</w:t>
      </w:r>
      <w:r>
        <w:rPr>
          <w:color w:val="000000" w:themeColor="text1"/>
          <w:sz w:val="20"/>
          <w:szCs w:val="20"/>
        </w:rPr>
        <w:t xml:space="preserve"> note 603, at 24.</w:t>
      </w:r>
    </w:p>
  </w:footnote>
  <w:footnote w:id="652">
    <w:p w14:paraId="3CAAC144" w14:textId="7E0EAD56" w:rsidR="00B04266" w:rsidRPr="005B3E31" w:rsidRDefault="00B04266" w:rsidP="003D74D8">
      <w:pPr>
        <w:pStyle w:val="FootnoteText"/>
        <w:spacing w:line="480" w:lineRule="auto"/>
      </w:pPr>
      <w:r>
        <w:rPr>
          <w:rStyle w:val="FootnoteReference"/>
        </w:rPr>
        <w:footnoteRef/>
      </w:r>
      <w:r>
        <w:t xml:space="preserve"> </w:t>
      </w:r>
      <w:r>
        <w:rPr>
          <w:smallCaps/>
        </w:rPr>
        <w:t xml:space="preserve">Randall Kiser, Soft Skills for the Effective Lawyer </w:t>
      </w:r>
      <w:r>
        <w:t>215 (2017).</w:t>
      </w:r>
    </w:p>
  </w:footnote>
  <w:footnote w:id="653">
    <w:p w14:paraId="692CBB4B" w14:textId="7252CA4B" w:rsidR="00A6440D" w:rsidRPr="005B3E31" w:rsidRDefault="00A6440D" w:rsidP="003D74D8">
      <w:pPr>
        <w:pStyle w:val="FootnoteText"/>
        <w:spacing w:line="480" w:lineRule="auto"/>
      </w:pPr>
      <w:r>
        <w:rPr>
          <w:rStyle w:val="FootnoteReference"/>
        </w:rPr>
        <w:footnoteRef/>
      </w:r>
      <w:r>
        <w:t xml:space="preserve"> </w:t>
      </w:r>
      <w:r>
        <w:rPr>
          <w:smallCaps/>
        </w:rPr>
        <w:t>Randall Kiser, Beyond Right and Wrong: The Power of Effective Decision</w:t>
      </w:r>
      <w:r>
        <w:rPr>
          <w:i/>
          <w:iCs/>
        </w:rPr>
        <w:t xml:space="preserve"> </w:t>
      </w:r>
      <w:r>
        <w:rPr>
          <w:smallCaps/>
        </w:rPr>
        <w:t>Making for Attorneys and Clients 350 (2010).</w:t>
      </w:r>
    </w:p>
  </w:footnote>
  <w:footnote w:id="654">
    <w:p w14:paraId="7DC523B8" w14:textId="2A00DAFF"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Gary </w:t>
      </w:r>
      <w:r>
        <w:rPr>
          <w:color w:val="000000" w:themeColor="text1"/>
          <w:sz w:val="20"/>
          <w:szCs w:val="20"/>
        </w:rPr>
        <w:t xml:space="preserve">Klein, </w:t>
      </w:r>
      <w:r>
        <w:rPr>
          <w:i/>
          <w:iCs/>
          <w:color w:val="000000" w:themeColor="text1"/>
          <w:sz w:val="20"/>
          <w:szCs w:val="20"/>
        </w:rPr>
        <w:t>Performing a Project Premortem</w:t>
      </w:r>
      <w:r>
        <w:rPr>
          <w:color w:val="000000" w:themeColor="text1"/>
          <w:sz w:val="20"/>
          <w:szCs w:val="20"/>
        </w:rPr>
        <w:t xml:space="preserve">, 85 </w:t>
      </w:r>
      <w:r>
        <w:rPr>
          <w:smallCaps/>
          <w:color w:val="000000" w:themeColor="text1"/>
          <w:sz w:val="20"/>
          <w:szCs w:val="20"/>
        </w:rPr>
        <w:t>Harv. Bus. Rev.</w:t>
      </w:r>
      <w:r>
        <w:rPr>
          <w:color w:val="000000" w:themeColor="text1"/>
          <w:sz w:val="20"/>
          <w:szCs w:val="20"/>
        </w:rPr>
        <w:t xml:space="preserve"> 18, 18 (2007).</w:t>
      </w:r>
    </w:p>
  </w:footnote>
  <w:footnote w:id="655">
    <w:p w14:paraId="0EF837C4" w14:textId="77777777" w:rsidR="00B04266" w:rsidRPr="005B3E31" w:rsidRDefault="00B04266" w:rsidP="003D74D8">
      <w:pPr>
        <w:pStyle w:val="FootnoteText"/>
        <w:spacing w:line="480" w:lineRule="auto"/>
      </w:pPr>
      <w:r>
        <w:rPr>
          <w:rStyle w:val="FootnoteReference"/>
        </w:rPr>
        <w:footnoteRef/>
      </w:r>
      <w:r>
        <w:t xml:space="preserve"> Christine Jolls &amp; Cass R. Sunstein, </w:t>
      </w:r>
      <w:r>
        <w:rPr>
          <w:i/>
          <w:iCs/>
        </w:rPr>
        <w:t>Debiasing through Law</w:t>
      </w:r>
      <w:r>
        <w:t xml:space="preserve">, 35 </w:t>
      </w:r>
      <w:r>
        <w:rPr>
          <w:smallCaps/>
        </w:rPr>
        <w:t>J. Legal Stud.</w:t>
      </w:r>
      <w:r>
        <w:t xml:space="preserve"> 199, 201 (2006).</w:t>
      </w:r>
    </w:p>
  </w:footnote>
  <w:footnote w:id="656">
    <w:p w14:paraId="63801FA9" w14:textId="7DDE25ED"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201, 236.</w:t>
      </w:r>
    </w:p>
  </w:footnote>
  <w:footnote w:id="657">
    <w:p w14:paraId="454B7ED8" w14:textId="4E61E544" w:rsidR="00B04266" w:rsidRPr="005B3E31" w:rsidRDefault="00B04266" w:rsidP="003D74D8">
      <w:pPr>
        <w:pStyle w:val="FootnoteText"/>
        <w:spacing w:line="480" w:lineRule="auto"/>
      </w:pPr>
      <w:r>
        <w:rPr>
          <w:rStyle w:val="FootnoteReference"/>
        </w:rPr>
        <w:footnoteRef/>
      </w:r>
      <w:r>
        <w:t xml:space="preserve"> Alafair S. Burke, </w:t>
      </w:r>
      <w:r>
        <w:rPr>
          <w:i/>
          <w:iCs/>
        </w:rPr>
        <w:t>Improving Prosecutorial Decision Making: Some Lessons of Cognitive Science</w:t>
      </w:r>
      <w:r>
        <w:t xml:space="preserve">, 47 </w:t>
      </w:r>
      <w:r>
        <w:rPr>
          <w:smallCaps/>
        </w:rPr>
        <w:t>Wm. &amp; Mary L. Rev.</w:t>
      </w:r>
      <w:r>
        <w:t xml:space="preserve"> 1587, 1621–23 (2006).</w:t>
      </w:r>
    </w:p>
  </w:footnote>
  <w:footnote w:id="658">
    <w:p w14:paraId="7C4E063F" w14:textId="57E4A72E"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Doron Teichman, Eyal Zamir &amp; Ilana Ritov, </w:t>
      </w:r>
      <w:r>
        <w:rPr>
          <w:i/>
          <w:iCs/>
          <w:color w:val="000000" w:themeColor="text1"/>
        </w:rPr>
        <w:t>Biases in Legal Decision-Making: Comparing Prosecutors, Defense Attorneys, Law Students, and Laypersons,</w:t>
      </w:r>
      <w:r>
        <w:rPr>
          <w:color w:val="000000" w:themeColor="text1"/>
        </w:rPr>
        <w:t xml:space="preserve"> 20 </w:t>
      </w:r>
      <w:r>
        <w:rPr>
          <w:smallCaps/>
          <w:color w:val="000000" w:themeColor="text1"/>
        </w:rPr>
        <w:t>J. Empirical Legal Stud.</w:t>
      </w:r>
      <w:r>
        <w:rPr>
          <w:color w:val="000000" w:themeColor="text1"/>
        </w:rPr>
        <w:t xml:space="preserve"> 852, 858 (2023).</w:t>
      </w:r>
    </w:p>
  </w:footnote>
  <w:footnote w:id="659">
    <w:p w14:paraId="5852A0A9" w14:textId="26AB82AF"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shd w:val="clear" w:color="auto" w:fill="FFFFFF"/>
        </w:rPr>
        <w:t>Goodman-Delahunty et al., supra note 86, at 151.</w:t>
      </w:r>
    </w:p>
  </w:footnote>
  <w:footnote w:id="660">
    <w:p w14:paraId="74EA644F" w14:textId="3A264255"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Daniel Kahneman &amp; Amos Tversky, Conflict Resolution: A Cognitive </w:t>
      </w:r>
      <w:r>
        <w:rPr>
          <w:color w:val="000000" w:themeColor="text1"/>
          <w:sz w:val="20"/>
          <w:szCs w:val="20"/>
        </w:rPr>
        <w:t>Perspective, in Barriers to Conflict Resolution 44, 47 (Kenneth J. Arrow et al. eds., 1995).</w:t>
      </w:r>
    </w:p>
  </w:footnote>
  <w:footnote w:id="661">
    <w:p w14:paraId="5F1720A3"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Goodman-Delahunty,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_Ref222258836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86</w:t>
      </w:r>
      <w:r>
        <w:rPr>
          <w:color w:val="000000" w:themeColor="text1"/>
          <w:sz w:val="20"/>
          <w:szCs w:val="20"/>
        </w:rPr>
        <w:fldChar w:fldCharType="end"/>
      </w:r>
      <w:r>
        <w:rPr>
          <w:color w:val="000000" w:themeColor="text1"/>
          <w:sz w:val="20"/>
          <w:szCs w:val="20"/>
        </w:rPr>
        <w:t>, at 133, 153.</w:t>
      </w:r>
    </w:p>
  </w:footnote>
  <w:footnote w:id="662">
    <w:p w14:paraId="154BE34F"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283–84.</w:t>
      </w:r>
    </w:p>
  </w:footnote>
  <w:footnote w:id="663">
    <w:p w14:paraId="1B5C1C3A"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smallCaps/>
          <w:color w:val="000000" w:themeColor="text1"/>
          <w:sz w:val="20"/>
          <w:szCs w:val="20"/>
        </w:rPr>
        <w:t xml:space="preserve"> </w:t>
      </w:r>
      <w:r>
        <w:rPr>
          <w:color w:val="000000" w:themeColor="text1"/>
          <w:sz w:val="20"/>
          <w:szCs w:val="20"/>
        </w:rPr>
        <w:t xml:space="preserve">at 227–31. </w:t>
      </w:r>
    </w:p>
  </w:footnote>
  <w:footnote w:id="664">
    <w:p w14:paraId="37B39E55"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p>
  </w:footnote>
  <w:footnote w:id="665">
    <w:p w14:paraId="00CE04BD"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w:t>
      </w:r>
    </w:p>
  </w:footnote>
  <w:footnote w:id="666">
    <w:p w14:paraId="4253BD44" w14:textId="68CB9609"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G. Ross, The Honest Hour: The Ethics of Time-Based Billing by Attorneys</w:t>
      </w:r>
      <w:r>
        <w:rPr>
          <w:color w:val="000000" w:themeColor="text1"/>
        </w:rPr>
        <w:t xml:space="preserve"> 157–63 (1996).</w:t>
      </w:r>
    </w:p>
  </w:footnote>
  <w:footnote w:id="667">
    <w:p w14:paraId="2190A981" w14:textId="6547CB55"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Douglas R. Richmond, </w:t>
      </w:r>
      <w:r>
        <w:rPr>
          <w:i/>
          <w:iCs/>
          <w:color w:val="000000" w:themeColor="text1"/>
        </w:rPr>
        <w:t>The New Law Firm Economy, Billable Hours, and Professional Responsibility</w:t>
      </w:r>
      <w:r>
        <w:rPr>
          <w:color w:val="000000" w:themeColor="text1"/>
        </w:rPr>
        <w:t xml:space="preserve">, 29 </w:t>
      </w:r>
      <w:r>
        <w:rPr>
          <w:smallCaps/>
          <w:color w:val="000000" w:themeColor="text1"/>
        </w:rPr>
        <w:t>Hofstra L. Rev.</w:t>
      </w:r>
      <w:r>
        <w:rPr>
          <w:color w:val="000000" w:themeColor="text1"/>
        </w:rPr>
        <w:t xml:space="preserve"> 207, 229 (2000).</w:t>
      </w:r>
    </w:p>
  </w:footnote>
  <w:footnote w:id="668">
    <w:p w14:paraId="45C37E7F"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McKenzie v. Kennickell, 645 F. Supp. 437, 450 (D.D.C. 1986).</w:t>
      </w:r>
    </w:p>
  </w:footnote>
  <w:footnote w:id="669">
    <w:p w14:paraId="77D8B6A9"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Berberena v. Coler, 753 F.2d 629, 633 (7th Cir. 1985).</w:t>
      </w:r>
    </w:p>
  </w:footnote>
  <w:footnote w:id="670">
    <w:p w14:paraId="4FE45A25" w14:textId="0E506395"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Irma Russell et al., </w:t>
      </w:r>
      <w:r>
        <w:rPr>
          <w:i/>
          <w:iCs/>
          <w:color w:val="000000" w:themeColor="text1"/>
        </w:rPr>
        <w:t>The Lawyer's Duty of Competence in a Climate-Imperiled World</w:t>
      </w:r>
      <w:r>
        <w:rPr>
          <w:color w:val="000000" w:themeColor="text1"/>
        </w:rPr>
        <w:t xml:space="preserve">, 92 </w:t>
      </w:r>
      <w:r>
        <w:rPr>
          <w:smallCaps/>
          <w:color w:val="000000" w:themeColor="text1"/>
        </w:rPr>
        <w:t>UMKC L. Rev.</w:t>
      </w:r>
      <w:r>
        <w:rPr>
          <w:color w:val="000000" w:themeColor="text1"/>
        </w:rPr>
        <w:t xml:space="preserve"> 859, 866 (2024) (quoting Model Rules of Pro. Conduct r. 1.1 cmt. 5 (Am. Bar Ass’n 2023)).</w:t>
      </w:r>
    </w:p>
  </w:footnote>
  <w:footnote w:id="671">
    <w:p w14:paraId="066314BD" w14:textId="3D090D9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72">
    <w:p w14:paraId="221F3B3A"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Heidi K. Gardner, Smart Collaboration: How Professionals and Their Firms Succeed by Breaking Down Silos</w:t>
      </w:r>
      <w:r>
        <w:rPr>
          <w:color w:val="000000" w:themeColor="text1"/>
        </w:rPr>
        <w:t xml:space="preserve"> 13, 208–09 (2017);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73">
    <w:p w14:paraId="232FEC20"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Gardner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211.</w:t>
      </w:r>
    </w:p>
  </w:footnote>
  <w:footnote w:id="674">
    <w:p w14:paraId="7220B8E8" w14:textId="6F6759A8" w:rsidR="0032068A" w:rsidRPr="005B3E31" w:rsidRDefault="00000000" w:rsidP="003D74D8">
      <w:pPr>
        <w:pStyle w:val="FootnoteText"/>
        <w:spacing w:line="480" w:lineRule="auto"/>
      </w:pPr>
      <w:r>
        <w:rPr>
          <w:rStyle w:val="FootnoteReference"/>
        </w:rPr>
        <w:footnoteRef/>
      </w:r>
      <w:r>
        <w:rPr>
          <w:i/>
          <w:iCs/>
        </w:rPr>
        <w:t xml:space="preserve"> Id.</w:t>
      </w:r>
      <w:r>
        <w:t xml:space="preserve"> at 37.</w:t>
      </w:r>
      <w:r>
        <w:rPr>
          <w:i/>
          <w:iCs/>
        </w:rPr>
        <w:t xml:space="preserve"> </w:t>
      </w:r>
    </w:p>
  </w:footnote>
  <w:footnote w:id="675">
    <w:p w14:paraId="0082491E"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37.</w:t>
      </w:r>
    </w:p>
  </w:footnote>
  <w:footnote w:id="676">
    <w:p w14:paraId="213BADEF"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Thank you to Sixth Circuit Court of Appeals Judge Chad A. Readler for giving our class an opportunity to speak with Michael.  </w:t>
      </w:r>
    </w:p>
  </w:footnote>
  <w:footnote w:id="677">
    <w:p w14:paraId="098C7FD9" w14:textId="09849DB6"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J. Langlois, </w:t>
      </w:r>
      <w:r>
        <w:rPr>
          <w:i/>
          <w:iCs/>
          <w:color w:val="000000" w:themeColor="text1"/>
        </w:rPr>
        <w:t>Dress Rehearsal: The Moot Court Program at Georgetown Law Center’s Supreme Court Institute</w:t>
      </w:r>
      <w:r>
        <w:rPr>
          <w:color w:val="000000" w:themeColor="text1"/>
        </w:rPr>
        <w:t xml:space="preserve">, 7 </w:t>
      </w:r>
      <w:r>
        <w:rPr>
          <w:smallCaps/>
          <w:color w:val="000000" w:themeColor="text1"/>
        </w:rPr>
        <w:t>J. App. Prac. &amp; Process</w:t>
      </w:r>
      <w:r>
        <w:rPr>
          <w:color w:val="000000" w:themeColor="text1"/>
        </w:rPr>
        <w:t xml:space="preserve"> 231, 243 (2005) (quoting Interview with Richard J. Lazarus, Professor, Georgetown University Law Center).</w:t>
      </w:r>
    </w:p>
  </w:footnote>
  <w:footnote w:id="678">
    <w:p w14:paraId="6E115486" w14:textId="77777777" w:rsidR="00481776" w:rsidRPr="005B3E31" w:rsidRDefault="00481776" w:rsidP="003D74D8">
      <w:pPr>
        <w:pStyle w:val="FootnoteText"/>
        <w:spacing w:line="480" w:lineRule="auto"/>
      </w:pPr>
      <w:r>
        <w:rPr>
          <w:rStyle w:val="FootnoteReference"/>
        </w:rPr>
        <w:footnoteRef/>
      </w:r>
      <w:r>
        <w:t xml:space="preserve"> Nicholas Varchaver, </w:t>
      </w:r>
      <w:r>
        <w:rPr>
          <w:i/>
          <w:iCs/>
        </w:rPr>
        <w:t>Diamonds Are This Firm’s Best Friend</w:t>
      </w:r>
      <w:r>
        <w:t xml:space="preserve">, </w:t>
      </w:r>
      <w:r>
        <w:rPr>
          <w:smallCaps/>
        </w:rPr>
        <w:t>Am. Law.</w:t>
      </w:r>
      <w:r>
        <w:t>, Dec. 1995, at 10.</w:t>
      </w:r>
    </w:p>
  </w:footnote>
  <w:footnote w:id="679">
    <w:p w14:paraId="29E49314" w14:textId="3FA2F52E" w:rsidR="00481776" w:rsidRPr="005B3E31" w:rsidRDefault="00481776" w:rsidP="003D74D8">
      <w:pPr>
        <w:pStyle w:val="FootnoteText"/>
        <w:spacing w:line="480" w:lineRule="auto"/>
      </w:pPr>
      <w:r>
        <w:rPr>
          <w:rStyle w:val="FootnoteReference"/>
        </w:rPr>
        <w:footnoteRef/>
      </w:r>
      <w:r>
        <w:t xml:space="preserve"> </w:t>
      </w:r>
      <w:r>
        <w:rPr>
          <w:color w:val="000000" w:themeColor="text1"/>
        </w:rPr>
        <w:t xml:space="preserve">Langlois, </w:t>
      </w:r>
      <w:r>
        <w:rPr>
          <w:i/>
          <w:iCs/>
          <w:color w:val="000000" w:themeColor="text1"/>
        </w:rPr>
        <w:t>supra</w:t>
      </w:r>
      <w:r>
        <w:rPr>
          <w:color w:val="000000" w:themeColor="text1"/>
        </w:rPr>
        <w:t xml:space="preserve"> note 677, at 235–36.</w:t>
      </w:r>
    </w:p>
  </w:footnote>
  <w:footnote w:id="680">
    <w:p w14:paraId="40EB21D5" w14:textId="69A4CA0A"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Democratic Party of Wash. State v. Reed, 388 F.3d 1281, 1286 (9th Cir. 2004); Otto v. City of Boca Raton, 981 F.3d 854, 871 (11th Cir. 2020). </w:t>
      </w:r>
    </w:p>
  </w:footnote>
  <w:footnote w:id="681">
    <w:p w14:paraId="177DD1BB" w14:textId="7EDF8D7B"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Motion for Attorneys’ Fees at 15, Brown v. Entm't Merchs. Ass’n, No. 2:05-cv-04188 (N.D. Cal. July 25, 2011).</w:t>
      </w:r>
    </w:p>
  </w:footnote>
  <w:footnote w:id="682">
    <w:p w14:paraId="14AF2694" w14:textId="3232BFD3" w:rsidR="00A726E0" w:rsidRPr="005B3E31" w:rsidRDefault="00A726E0" w:rsidP="003D74D8">
      <w:pPr>
        <w:pStyle w:val="FootnoteText"/>
        <w:spacing w:line="480" w:lineRule="auto"/>
      </w:pPr>
      <w:r>
        <w:rPr>
          <w:rStyle w:val="FootnoteReference"/>
        </w:rPr>
        <w:footnoteRef/>
      </w:r>
      <w:r>
        <w:t xml:space="preserve"> David Boies &amp; Theodore B. Olson, Redeeming the Dream 9 (2014); David Boies, Ted Olson &amp; Leonard Lopate, </w:t>
      </w:r>
      <w:r>
        <w:rPr>
          <w:i/>
          <w:iCs/>
        </w:rPr>
        <w:t>David Boies and Ted Olson Make the Case for Marriage Equality The Leonard Lopate Show</w:t>
      </w:r>
      <w:r>
        <w:t xml:space="preserve"> (Aug. 29, 2014).</w:t>
      </w:r>
    </w:p>
  </w:footnote>
  <w:footnote w:id="683">
    <w:p w14:paraId="1E67AFB1" w14:textId="71E7C3C9"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 xml:space="preserve">14, 23–24, 26–27, 31 (2014); </w:t>
      </w:r>
      <w:r>
        <w:rPr>
          <w:smallCaps/>
        </w:rPr>
        <w:t>George Takei, Ted Olson &amp; David Boies, David Boies and Theodore Olson: The Case for Marriage Equality</w:t>
      </w:r>
      <w:r>
        <w:t xml:space="preserve"> (2014).</w:t>
      </w:r>
    </w:p>
  </w:footnote>
  <w:footnote w:id="684">
    <w:p w14:paraId="0ACBEE6C" w14:textId="614395AD" w:rsidR="00A726E0" w:rsidRPr="005B3E31" w:rsidRDefault="00A726E0" w:rsidP="003D74D8">
      <w:pPr>
        <w:pStyle w:val="FootnoteText"/>
        <w:spacing w:line="480" w:lineRule="auto"/>
      </w:pPr>
      <w:r>
        <w:rPr>
          <w:rStyle w:val="FootnoteReference"/>
        </w:rPr>
        <w:footnoteRef/>
      </w:r>
      <w:r>
        <w:t xml:space="preserve">  Jeffrey Rosen, Ted Olson &amp; David Boies, </w:t>
      </w:r>
      <w:r>
        <w:rPr>
          <w:i/>
          <w:iCs/>
        </w:rPr>
        <w:t>David Boies and Ted Olson at the National Constitution Center</w:t>
      </w:r>
      <w:r>
        <w:t xml:space="preserve"> (2014)</w:t>
      </w:r>
      <w:r>
        <w:rPr>
          <w:i/>
          <w:iCs/>
        </w:rPr>
        <w:t xml:space="preserve"> </w:t>
      </w:r>
      <w:r>
        <w:t>(“I recognized David as in my opinion the finest lawyer in the world and someone who's an absolutely fantastic person someone that you want to be around.”)</w:t>
      </w:r>
      <w:r>
        <w:rPr>
          <w:i/>
          <w:iCs/>
        </w:rPr>
        <w:t xml:space="preserve">; </w:t>
      </w:r>
      <w:r>
        <w:t xml:space="preserve">David Boies, Ted Olson &amp; Leonard Lopate, </w:t>
      </w:r>
      <w:r>
        <w:rPr>
          <w:i/>
          <w:iCs/>
        </w:rPr>
        <w:t>David Boies and Ted Olson Make the Case for Marriage Equality The Leonard Lopate Show</w:t>
      </w:r>
      <w:r>
        <w:t xml:space="preserve"> (Aug. 29, 2014).</w:t>
      </w:r>
    </w:p>
  </w:footnote>
  <w:footnote w:id="685">
    <w:p w14:paraId="582F751B" w14:textId="751D75F8" w:rsidR="0032068A" w:rsidRPr="005B3E31" w:rsidRDefault="00000000" w:rsidP="003D74D8">
      <w:pPr>
        <w:pStyle w:val="FootnoteText"/>
        <w:spacing w:line="480" w:lineRule="auto"/>
      </w:pPr>
      <w:r>
        <w:rPr>
          <w:rStyle w:val="FootnoteReference"/>
        </w:rPr>
        <w:footnoteRef/>
      </w:r>
      <w:r>
        <w:rPr>
          <w:i/>
          <w:iCs/>
        </w:rPr>
        <w:t xml:space="preserve"> Id. </w:t>
      </w:r>
    </w:p>
  </w:footnote>
  <w:footnote w:id="686">
    <w:p w14:paraId="4C8665E6" w14:textId="634EF446" w:rsidR="00A726E0" w:rsidRPr="005B3E31" w:rsidRDefault="00A726E0" w:rsidP="003D74D8">
      <w:pPr>
        <w:pStyle w:val="FootnoteText"/>
        <w:spacing w:line="480" w:lineRule="auto"/>
      </w:pPr>
      <w:r>
        <w:rPr>
          <w:rStyle w:val="FootnoteReference"/>
        </w:rPr>
        <w:footnoteRef/>
      </w:r>
      <w:r>
        <w:t xml:space="preserve"> </w:t>
      </w:r>
      <w:r>
        <w:rPr>
          <w:smallCaps/>
        </w:rPr>
        <w:t xml:space="preserve">David Boies &amp; Theodore B. Olson, </w:t>
      </w:r>
      <w:r>
        <w:rPr>
          <w:i/>
          <w:iCs/>
          <w:smallCaps/>
        </w:rPr>
        <w:t>Redeeming the Dream</w:t>
      </w:r>
      <w:r>
        <w:rPr>
          <w:i/>
          <w:iCs/>
        </w:rPr>
        <w:t xml:space="preserve"> </w:t>
      </w:r>
      <w:r>
        <w:t>11, 45, 59 (2014);</w:t>
      </w:r>
      <w:r>
        <w:rPr>
          <w:smallCaps/>
        </w:rPr>
        <w:t xml:space="preserve"> Jeffrey Rosen, Ted Olson &amp; David Boies, David Boies and Ted Olson at the National Constitution Center</w:t>
      </w:r>
      <w:r>
        <w:t xml:space="preserve"> (2014) (“They were very worried that brought it . . . to the United States Supreme Court too soon a defeat would be devastating and would set the cause back for a long period of time.”).</w:t>
      </w:r>
    </w:p>
  </w:footnote>
  <w:footnote w:id="687">
    <w:p w14:paraId="5AFFF907" w14:textId="66FDFDD0"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45, 58–60 (2014).</w:t>
      </w:r>
    </w:p>
  </w:footnote>
  <w:footnote w:id="688">
    <w:p w14:paraId="29015E88" w14:textId="77777777" w:rsidR="00A726E0" w:rsidRPr="005B3E31" w:rsidRDefault="00A726E0" w:rsidP="003D74D8">
      <w:pPr>
        <w:pStyle w:val="FootnoteText"/>
        <w:spacing w:line="480" w:lineRule="auto"/>
      </w:pPr>
      <w:r>
        <w:rPr>
          <w:rStyle w:val="FootnoteReference"/>
        </w:rPr>
        <w:footnoteRef/>
      </w:r>
      <w:r>
        <w:t xml:space="preserve"> </w:t>
      </w:r>
      <w:r>
        <w:rPr>
          <w:smallCaps/>
        </w:rPr>
        <w:t>Jeffrey Rosen, Ted Olson &amp; David Boies, David Boies and Ted Olson at the National Constitution Center</w:t>
      </w:r>
      <w:r>
        <w:t xml:space="preserve"> (2014). </w:t>
      </w:r>
    </w:p>
  </w:footnote>
  <w:footnote w:id="689">
    <w:p w14:paraId="4ADA805F" w14:textId="38FF1358" w:rsidR="0032068A" w:rsidRPr="005B3E31" w:rsidRDefault="00000000" w:rsidP="003D74D8">
      <w:pPr>
        <w:pStyle w:val="FootnoteText"/>
        <w:spacing w:line="480" w:lineRule="auto"/>
      </w:pPr>
      <w:r>
        <w:rPr>
          <w:rStyle w:val="FootnoteReference"/>
        </w:rPr>
        <w:footnoteRef/>
      </w:r>
      <w:r>
        <w:rPr>
          <w:i/>
          <w:iCs/>
        </w:rPr>
        <w:t xml:space="preserve"> </w:t>
      </w:r>
      <w:r>
        <w:t>Boies, Olson &amp; Lopate, supra note 682.</w:t>
      </w:r>
      <w:r>
        <w:rPr>
          <w:i/>
          <w:iCs/>
        </w:rPr>
        <w:t xml:space="preserve"> </w:t>
      </w:r>
    </w:p>
  </w:footnote>
  <w:footnote w:id="690">
    <w:p w14:paraId="34944AD8" w14:textId="1A0D613C" w:rsidR="00A726E0" w:rsidRPr="005B3E31" w:rsidRDefault="00A726E0" w:rsidP="003D74D8">
      <w:pPr>
        <w:pStyle w:val="FootnoteText"/>
        <w:spacing w:line="480" w:lineRule="auto"/>
      </w:pPr>
      <w:r>
        <w:rPr>
          <w:rStyle w:val="FootnoteReference"/>
        </w:rPr>
        <w:footnoteRef/>
      </w:r>
      <w:r>
        <w:t xml:space="preserve"> Warren B. Rudman, David Boies &amp; Ted Olson, </w:t>
      </w:r>
      <w:r>
        <w:rPr>
          <w:i/>
          <w:iCs/>
        </w:rPr>
        <w:t>A Conversation with David Boies and Ted Olson</w:t>
      </w:r>
      <w:r>
        <w:t xml:space="preserve"> (2013).</w:t>
      </w:r>
    </w:p>
  </w:footnote>
  <w:footnote w:id="691">
    <w:p w14:paraId="3808063A" w14:textId="2C95D755"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11, 27 (2014).</w:t>
      </w:r>
    </w:p>
  </w:footnote>
  <w:footnote w:id="692">
    <w:p w14:paraId="26E3BD08" w14:textId="77777777" w:rsidR="00A726E0" w:rsidRPr="005B3E31" w:rsidRDefault="00A726E0" w:rsidP="003D74D8">
      <w:pPr>
        <w:pStyle w:val="FootnoteText"/>
        <w:spacing w:line="480" w:lineRule="auto"/>
      </w:pPr>
      <w:r>
        <w:rPr>
          <w:rStyle w:val="FootnoteReference"/>
        </w:rPr>
        <w:footnoteRef/>
      </w:r>
      <w:r>
        <w:t xml:space="preserve"> </w:t>
      </w:r>
      <w:r>
        <w:rPr>
          <w:smallCaps/>
        </w:rPr>
        <w:t>George Takei, Ted Olson &amp; David Boies, David Boies and Theodore Olson: The Case for Marriage Equality</w:t>
      </w:r>
      <w:r>
        <w:t xml:space="preserve"> (2014).</w:t>
      </w:r>
    </w:p>
  </w:footnote>
  <w:footnote w:id="693">
    <w:p w14:paraId="09D7AD35" w14:textId="0B72B2D8" w:rsidR="00A726E0" w:rsidRPr="005B3E31" w:rsidRDefault="00A726E0" w:rsidP="003D74D8">
      <w:pPr>
        <w:pStyle w:val="FootnoteText"/>
        <w:spacing w:line="480" w:lineRule="auto"/>
      </w:pPr>
      <w:r>
        <w:rPr>
          <w:rStyle w:val="FootnoteReference"/>
        </w:rPr>
        <w:footnoteRef/>
      </w:r>
      <w:r>
        <w:rPr>
          <w:i/>
          <w:iCs/>
          <w:color w:val="000000" w:themeColor="text1"/>
        </w:rPr>
        <w:t xml:space="preserve"> </w:t>
      </w:r>
      <w:r>
        <w:rPr>
          <w:smallCaps/>
        </w:rPr>
        <w:t>David Boies &amp; Theodore B. Olson, Redeeming the Dream</w:t>
      </w:r>
      <w:r>
        <w:rPr>
          <w:i/>
          <w:iCs/>
        </w:rPr>
        <w:t xml:space="preserve"> </w:t>
      </w:r>
      <w:r>
        <w:t>30 (2014).</w:t>
      </w:r>
    </w:p>
  </w:footnote>
  <w:footnote w:id="694">
    <w:p w14:paraId="321C80CE" w14:textId="7663273B"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54 (2014); Rosen, Olson &amp; Boies, supra note 684.</w:t>
      </w:r>
    </w:p>
  </w:footnote>
  <w:footnote w:id="695">
    <w:p w14:paraId="0A861B4F" w14:textId="27DE156C" w:rsidR="00A726E0" w:rsidRPr="005B3E31" w:rsidRDefault="00A726E0" w:rsidP="003D74D8">
      <w:pPr>
        <w:pStyle w:val="FootnoteText"/>
        <w:spacing w:line="480" w:lineRule="auto"/>
      </w:pPr>
      <w:r>
        <w:rPr>
          <w:rStyle w:val="FootnoteReference"/>
        </w:rPr>
        <w:footnoteRef/>
      </w:r>
      <w:r>
        <w:t xml:space="preserve"> David Boies, Ted Olson &amp; Leonard Lopate, </w:t>
      </w:r>
      <w:r>
        <w:rPr>
          <w:i/>
          <w:iCs/>
        </w:rPr>
        <w:t>David Boies and Ted Olson Make the Case for Marriage Equality The Leonard Lopate Show</w:t>
      </w:r>
      <w:r>
        <w:t xml:space="preserve"> (Aug. 29, 2014).</w:t>
      </w:r>
    </w:p>
  </w:footnote>
  <w:footnote w:id="696">
    <w:p w14:paraId="55D24937" w14:textId="77777777" w:rsidR="00A726E0" w:rsidRPr="005B3E31" w:rsidRDefault="00A726E0" w:rsidP="003D74D8">
      <w:pPr>
        <w:pStyle w:val="FootnoteText"/>
        <w:spacing w:line="480" w:lineRule="auto"/>
      </w:pPr>
      <w:r>
        <w:rPr>
          <w:rStyle w:val="FootnoteReference"/>
        </w:rPr>
        <w:footnoteRef/>
      </w:r>
      <w:r>
        <w:t xml:space="preserve"> </w:t>
      </w:r>
      <w:r>
        <w:rPr>
          <w:smallCaps/>
        </w:rPr>
        <w:t>George Takei, Ted Olson &amp; David Boies, David Boies and Theodore Olson: The Case for Marriage Equality</w:t>
      </w:r>
      <w:r>
        <w:t xml:space="preserve"> (2014).</w:t>
      </w:r>
    </w:p>
  </w:footnote>
  <w:footnote w:id="697">
    <w:p w14:paraId="7F4FA090" w14:textId="54E50C73"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21, 29, 49–54 (2014).</w:t>
      </w:r>
    </w:p>
  </w:footnote>
  <w:footnote w:id="698">
    <w:p w14:paraId="2CCFAF7F" w14:textId="721B87F1"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 xml:space="preserve">107, 171, 228–32 (2014); Jeffrey Rosen, Ted Olson &amp; David Boies, </w:t>
      </w:r>
      <w:r>
        <w:rPr>
          <w:i/>
          <w:iCs/>
        </w:rPr>
        <w:t>David Boies and Ted Olson at the National Constitution Center</w:t>
      </w:r>
      <w:r>
        <w:t xml:space="preserve"> (2014). </w:t>
      </w:r>
    </w:p>
  </w:footnote>
  <w:footnote w:id="699">
    <w:p w14:paraId="368C664A" w14:textId="72450DAE" w:rsidR="00A726E0" w:rsidRPr="005B3E31" w:rsidRDefault="00A726E0" w:rsidP="003D74D8">
      <w:pPr>
        <w:pStyle w:val="FootnoteText"/>
        <w:spacing w:line="480" w:lineRule="auto"/>
      </w:pPr>
      <w:r>
        <w:rPr>
          <w:rStyle w:val="FootnoteReference"/>
        </w:rPr>
        <w:footnoteRef/>
      </w:r>
      <w:r>
        <w:t xml:space="preserve"> </w:t>
      </w:r>
      <w:r>
        <w:rPr>
          <w:smallCaps/>
        </w:rPr>
        <w:t>Jeffrey Rosen, Ted Olson &amp; David Boies, David Boies and Ted Olson at the National Constitution Center</w:t>
      </w:r>
      <w:r>
        <w:t xml:space="preserve"> (2014).</w:t>
      </w:r>
    </w:p>
  </w:footnote>
  <w:footnote w:id="700">
    <w:p w14:paraId="433D05D7" w14:textId="4C9186F9" w:rsidR="00A726E0" w:rsidRPr="005B3E31" w:rsidRDefault="00A726E0" w:rsidP="003D74D8">
      <w:pPr>
        <w:pStyle w:val="FootnoteText"/>
        <w:spacing w:line="480" w:lineRule="auto"/>
      </w:pPr>
      <w:r>
        <w:rPr>
          <w:rStyle w:val="FootnoteReference"/>
        </w:rPr>
        <w:footnoteRef/>
      </w:r>
      <w:r>
        <w:t xml:space="preserve"> David Boies &amp; Theodore B. Olson, Redeeming the Dream 288–89 (2014); </w:t>
      </w:r>
      <w:r>
        <w:rPr>
          <w:smallCaps/>
        </w:rPr>
        <w:t>David Boies, Ted Olson &amp; Leonard Lopate, David Boies and Ted Olson Make the Case for Marriage Equality The Leonard Lopate Show</w:t>
      </w:r>
      <w:r>
        <w:t xml:space="preserve"> (Aug. 29, 2014).</w:t>
      </w:r>
    </w:p>
  </w:footnote>
  <w:footnote w:id="701">
    <w:p w14:paraId="3BAEEA8B" w14:textId="77777777" w:rsidR="005F2743" w:rsidRPr="005B3E31" w:rsidRDefault="005F274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702">
    <w:p w14:paraId="16971737" w14:textId="77777777" w:rsidR="001B76BD" w:rsidRDefault="00000000">
      <w:pPr>
        <w:pStyle w:val="FootnoteText"/>
        <w:spacing w:line="480" w:lineRule="auto"/>
        <w:rPr>
          <w:ins w:id="200533" w:author="Claude" w:date="2026-09-27T12:00:00Z"/>
          <w:color w:val="000000" w:themeColor="text1"/>
        </w:rPr>
      </w:pPr>
      <w:ins w:id="200531" w:author="Claude" w:date="2026-09-27T12:00:00Z">
        <w:r>
          <w:rPr>
            <w:rStyle w:val="FootnoteReference"/>
            <w:color w:val="000000" w:themeColor="text1"/>
          </w:rPr>
          <w:footnoteRef/>
        </w:r>
      </w:ins>
      <w:ins w:id="200532" w:author="Claude" w:date="2026-09-27T12:00:00Z">
        <w:r>
          <w:rPr>
            <w:color w:val="000000" w:themeColor="text1"/>
          </w:rPr>
          <w:t xml:space="preserve"> Brown v. Bd. of Educ., 347 U.S. 483 (1954); United States v. Skrmetti, 145 S. Ct. 1816 (2025).</w:t>
        </w:r>
      </w:ins>
    </w:p>
  </w:footnote>
  <w:footnote w:id="703">
    <w:p w14:paraId="69EAAB53" w14:textId="31CF1A28" w:rsidR="00C97DF2" w:rsidRPr="005B3E31" w:rsidRDefault="00C97DF2" w:rsidP="003D74D8">
      <w:pPr>
        <w:pStyle w:val="FootnoteText"/>
        <w:spacing w:line="480" w:lineRule="auto"/>
        <w:rPr>
          <w:ins w:id="200580" w:author="Claude" w:date="2026-09-27T12:00:00Z"/>
          <w:color w:val="000000" w:themeColor="text1"/>
        </w:rPr>
      </w:pPr>
      <w:ins w:id="200547" w:author="Claude" w:date="2026-09-27T12:00:00Z">
        <w:r>
          <w:rPr>
            <w:rStyle w:val="FootnoteReference"/>
            <w:color w:val="000000" w:themeColor="text1"/>
          </w:rPr>
          <w:footnoteRef/>
        </w:r>
      </w:ins>
      <w:ins w:id="200548" w:author="Claude" w:date="2026-09-27T12:00:00Z">
        <w:r>
          <w:rPr>
            <w:color w:val="000000" w:themeColor="text1"/>
          </w:rPr>
          <w:t xml:space="preserve"> </w:t>
        </w:r>
      </w:ins>
      <w:ins w:id="200549" w:author="Claude" w:date="2026-09-27T12:00:00Z">
        <w:r>
          <w:rPr>
            <w:i/>
            <w:iCs/>
            <w:color w:val="000000" w:themeColor="text1"/>
          </w:rPr>
          <w:t xml:space="preserve">See</w:t>
        </w:r>
      </w:ins>
      <w:ins w:id="200550" w:author="Claude" w:date="2026-09-27T12:00:00Z">
        <w:r>
          <w:rPr>
            <w:color w:val="000000" w:themeColor="text1"/>
          </w:rPr>
          <w:t xml:space="preserve"> Megan McArdle, </w:t>
        </w:r>
      </w:ins>
      <w:ins w:id="200551" w:author="Claude" w:date="2026-09-27T12:00:00Z">
        <w:r>
          <w:rPr>
            <w:i/>
            <w:iCs/>
            <w:color w:val="000000" w:themeColor="text1"/>
          </w:rPr>
          <w:t xml:space="preserve">The ACLU Bet Big on a Trans Rights Case. Its Loss Was Predictable.</w:t>
        </w:r>
      </w:ins>
      <w:ins w:id="200552" w:author="Claude" w:date="2026-09-27T12:00:00Z">
        <w:r>
          <w:rPr>
            <w:color w:val="000000" w:themeColor="text1"/>
          </w:rPr>
          <w:t xml:space="preserve">, </w:t>
        </w:r>
      </w:ins>
      <w:ins w:id="200553" w:author="Claude" w:date="2026-09-27T12:00:00Z">
        <w:r>
          <w:rPr>
            <w:smallCaps/>
            <w:color w:val="000000" w:themeColor="text1"/>
          </w:rPr>
          <w:t xml:space="preserve">Wash. Post</w:t>
        </w:r>
      </w:ins>
      <w:ins w:id="200554" w:author="Claude" w:date="2026-09-27T12:00:00Z">
        <w:r>
          <w:rPr>
            <w:color w:val="000000" w:themeColor="text1"/>
          </w:rPr>
          <w:t xml:space="preserve"> (June 21, 2025), https://www.washingtonpost.com/opinions/2025/06/21/supreme-court-youth-gender-transition-ban/ [create </w:t>
        </w:r>
      </w:ins>
      <w:ins w:id="200555" w:author="Claude" w:date="2026-09-27T12:00:00Z">
        <w:r>
          <w:rPr>
            <w:color w:val="000000" w:themeColor="text1"/>
          </w:rPr>
          <w:t xml:space="preserve">perma</w:t>
        </w:r>
      </w:ins>
      <w:ins w:id="200556" w:author="Claude" w:date="2026-09-27T12:00:00Z">
        <w:r>
          <w:rPr>
            <w:color w:val="000000" w:themeColor="text1"/>
          </w:rPr>
          <w:t xml:space="preserve"> link]; Riki </w:t>
        </w:r>
      </w:ins>
      <w:ins w:id="200557" w:author="Claude" w:date="2026-09-27T12:00:00Z">
        <w:r>
          <w:rPr>
            <w:color w:val="000000" w:themeColor="text1"/>
          </w:rPr>
          <w:t xml:space="preserve">Wilchins</w:t>
        </w:r>
      </w:ins>
      <w:ins w:id="200558" w:author="Claude" w:date="2026-09-27T12:00:00Z">
        <w:r>
          <w:rPr>
            <w:color w:val="000000" w:themeColor="text1"/>
          </w:rPr>
          <w:t xml:space="preserve">, </w:t>
        </w:r>
      </w:ins>
      <w:ins w:id="200559" w:author="Claude" w:date="2026-09-27T12:00:00Z">
        <w:r>
          <w:rPr>
            <w:i/>
            <w:iCs/>
            <w:color w:val="000000" w:themeColor="text1"/>
          </w:rPr>
          <w:t xml:space="preserve">A Conversation About </w:t>
        </w:r>
      </w:ins>
      <w:ins w:id="200560" w:author="Claude" w:date="2026-09-27T12:00:00Z">
        <w:r>
          <w:rPr>
            <w:color w:val="000000" w:themeColor="text1"/>
            <w:rPrChange w:id="60001" w:author="Claude" w:date="2026-09-27T05:00:00Z">
              <w:rPr>
                <w:i/>
                <w:iCs/>
                <w:color w:val="000000" w:themeColor="text1"/>
              </w:rPr>
            </w:rPrChange>
          </w:rPr>
          <w:t xml:space="preserve">Skrmetti</w:t>
        </w:r>
      </w:ins>
      <w:ins w:id="200561" w:author="Claude" w:date="2026-09-27T12:00:00Z">
        <w:r>
          <w:rPr>
            <w:i/>
            <w:iCs/>
            <w:color w:val="000000" w:themeColor="text1"/>
          </w:rPr>
          <w:t xml:space="preserve"> with Ezra Young &amp; Naomi </w:t>
        </w:r>
      </w:ins>
      <w:ins w:id="200562" w:author="Claude" w:date="2026-09-27T12:00:00Z">
        <w:r>
          <w:rPr>
            <w:i/>
            <w:iCs/>
            <w:color w:val="000000" w:themeColor="text1"/>
          </w:rPr>
          <w:t xml:space="preserve">Schoenbaum</w:t>
        </w:r>
      </w:ins>
      <w:ins w:id="200563" w:author="Claude" w:date="2026-09-27T12:00:00Z">
        <w:r>
          <w:rPr>
            <w:color w:val="000000" w:themeColor="text1"/>
          </w:rPr>
          <w:t xml:space="preserve">, </w:t>
        </w:r>
      </w:ins>
      <w:ins w:id="200564" w:author="Claude" w:date="2026-09-27T12:00:00Z">
        <w:r>
          <w:rPr>
            <w:smallCaps/>
            <w:color w:val="000000" w:themeColor="text1"/>
          </w:rPr>
          <w:t xml:space="preserve">Assigned Media</w:t>
        </w:r>
      </w:ins>
      <w:ins w:id="200565" w:author="Claude" w:date="2026-09-27T12:00:00Z">
        <w:r>
          <w:rPr>
            <w:color w:val="000000" w:themeColor="text1"/>
          </w:rPr>
          <w:t xml:space="preserve"> (July 8, 2025), https://www.assignedmedia.org/breaking-news/skrmetti-interview-ezra-young-naomi-</w:t>
        </w:r>
      </w:ins>
      <w:del w:id="60002" w:author="Claude" w:date="2026-09-27T05:00:00Z">
        <w:ins w:id="200566" w:author="Claude" w:date="2026-09-27T12:00:00Z">
          <w:r>
            <w:rPr>
              <w:color w:val="000000" w:themeColor="text1"/>
            </w:rPr>
            <w:delText xml:space="preserve">schoenbaum  </w:delText>
          </w:r>
        </w:ins>
      </w:del>
      <w:ins w:id="60003" w:author="Claude" w:date="2026-09-27T05:00:00Z">
        <w:r>
          <w:rPr>
            <w:color w:val="000000" w:themeColor="text1"/>
          </w:rPr>
          <w:t xml:space="preserve">schoenbaum </w:t>
        </w:r>
      </w:ins>
      <w:ins w:id="200567" w:author="Claude" w:date="2026-09-27T12:00:00Z">
        <w:r>
          <w:rPr>
            <w:color w:val="000000" w:themeColor="text1"/>
          </w:rPr>
          <w:t xml:space="preserve">[create </w:t>
        </w:r>
      </w:ins>
      <w:ins w:id="200568" w:author="Claude" w:date="2026-09-27T12:00:00Z">
        <w:r>
          <w:rPr>
            <w:color w:val="000000" w:themeColor="text1"/>
          </w:rPr>
          <w:t xml:space="preserve">perma</w:t>
        </w:r>
      </w:ins>
      <w:ins w:id="200569" w:author="Claude" w:date="2026-09-27T12:00:00Z">
        <w:r>
          <w:rPr>
            <w:color w:val="000000" w:themeColor="text1"/>
          </w:rPr>
          <w:t xml:space="preserve"> link] (quoting Ezra Young: “[T]he ACLU thought sex classification would do all of the work. It couldn’t. It could never do that,” and Naomi </w:t>
        </w:r>
      </w:ins>
      <w:ins w:id="200570" w:author="Claude" w:date="2026-09-27T12:00:00Z">
        <w:r>
          <w:rPr>
            <w:color w:val="000000" w:themeColor="text1"/>
          </w:rPr>
          <w:t xml:space="preserve">Schoenbaum</w:t>
        </w:r>
      </w:ins>
      <w:ins w:id="200571" w:author="Claude" w:date="2026-09-27T12:00:00Z">
        <w:r>
          <w:rPr>
            <w:color w:val="000000" w:themeColor="text1"/>
          </w:rPr>
          <w:t xml:space="preserve">: “It shouldn’t have been that surprising that the Supreme Court was not just going to accept their analysis,” and that the litigation strategy “missed an opportunity in terms of being realistic about what the Court would do”); </w:t>
        </w:r>
      </w:ins>
      <w:ins w:id="200572" w:author="Claude" w:date="2026-09-27T12:00:00Z">
        <w:r>
          <w:rPr>
            <w:i/>
            <w:iCs/>
            <w:color w:val="000000" w:themeColor="text1"/>
          </w:rPr>
          <w:t xml:space="preserve">see also</w:t>
        </w:r>
      </w:ins>
      <w:ins w:id="200573" w:author="Claude" w:date="2026-09-27T12:00:00Z">
        <w:r>
          <w:rPr>
            <w:color w:val="000000" w:themeColor="text1"/>
          </w:rPr>
          <w:t xml:space="preserve"> Amy Howe, </w:t>
        </w:r>
      </w:ins>
      <w:ins w:id="200574" w:author="Claude" w:date="2026-09-27T12:00:00Z">
        <w:r>
          <w:rPr>
            <w:i/>
            <w:iCs/>
            <w:color w:val="000000" w:themeColor="text1"/>
          </w:rPr>
          <w:t xml:space="preserve">Supreme Court Appears Ready to Uphold Tennessee Ban on Youth Transgender Care</w:t>
        </w:r>
      </w:ins>
      <w:ins w:id="200575" w:author="Claude" w:date="2026-09-27T12:00:00Z">
        <w:r>
          <w:rPr>
            <w:color w:val="000000" w:themeColor="text1"/>
          </w:rPr>
          <w:t xml:space="preserve">, </w:t>
        </w:r>
      </w:ins>
      <w:ins w:id="200576" w:author="Claude" w:date="2026-09-27T12:00:00Z">
        <w:r>
          <w:rPr>
            <w:smallCaps/>
            <w:color w:val="000000" w:themeColor="text1"/>
          </w:rPr>
          <w:t xml:space="preserve">SCOTUSBlog</w:t>
        </w:r>
      </w:ins>
      <w:ins w:id="200577" w:author="Claude" w:date="2026-09-27T12:00:00Z">
        <w:r>
          <w:rPr>
            <w:color w:val="000000" w:themeColor="text1"/>
          </w:rPr>
          <w:t xml:space="preserve"> (Dec. 4, 2024), https://www.scotusblog.com/2024/12/supreme-court-appears-ready-to-uphold-tennessee-ban-on-youth-transgender-care/ [create </w:t>
        </w:r>
      </w:ins>
      <w:ins w:id="200578" w:author="Claude" w:date="2026-09-27T12:00:00Z">
        <w:r>
          <w:rPr>
            <w:color w:val="000000" w:themeColor="text1"/>
          </w:rPr>
          <w:t xml:space="preserve">perma</w:t>
        </w:r>
      </w:ins>
      <w:ins w:id="200579" w:author="Claude" w:date="2026-09-27T12:00:00Z">
        <w:r>
          <w:rPr>
            <w:color w:val="000000" w:themeColor="text1"/>
          </w:rPr>
          <w:t xml:space="preserve"> link].</w:t>
        </w:r>
      </w:ins>
    </w:p>
  </w:footnote>
  <w:footnote w:id="704">
    <w:p w14:paraId="37A6ED9B" w14:textId="6A6A4902" w:rsidR="00C97DF2" w:rsidRPr="005B3E31" w:rsidRDefault="00C97DF2" w:rsidP="003D74D8">
      <w:pPr>
        <w:pStyle w:val="FootnoteText"/>
        <w:spacing w:line="480" w:lineRule="auto"/>
        <w:rPr>
          <w:ins w:id="200591" w:author="Claude" w:date="2026-09-27T12:00:00Z"/>
          <w:color w:val="000000" w:themeColor="text1"/>
        </w:rPr>
      </w:pPr>
      <w:ins w:id="200581" w:author="Claude" w:date="2026-09-27T12:00:00Z">
        <w:r>
          <w:rPr>
            <w:rStyle w:val="FootnoteReference"/>
            <w:color w:val="000000" w:themeColor="text1"/>
          </w:rPr>
          <w:footnoteRef/>
        </w:r>
      </w:ins>
      <w:ins w:id="200582" w:author="Claude" w:date="2026-09-27T12:00:00Z">
        <w:r>
          <w:rPr>
            <w:color w:val="000000" w:themeColor="text1"/>
          </w:rPr>
          <w:t xml:space="preserve"> Nicholas </w:t>
        </w:r>
      </w:ins>
      <w:ins w:id="200583" w:author="Claude" w:date="2026-09-27T12:00:00Z">
        <w:r>
          <w:rPr>
            <w:color w:val="000000" w:themeColor="text1"/>
          </w:rPr>
          <w:t>Confessore</w:t>
        </w:r>
      </w:ins>
      <w:ins w:id="200584" w:author="Claude" w:date="2026-09-27T12:00:00Z">
        <w:r>
          <w:rPr>
            <w:color w:val="000000" w:themeColor="text1"/>
          </w:rPr>
          <w:t>, </w:t>
        </w:r>
      </w:ins>
      <w:ins w:id="200585" w:author="Claude" w:date="2026-09-27T12:00:00Z">
        <w:r>
          <w:rPr>
            <w:i/>
            <w:iCs/>
            <w:color w:val="000000" w:themeColor="text1"/>
          </w:rPr>
          <w:t>How the Transgender Rights Movement Bet on the Supreme Court and Lost</w:t>
        </w:r>
      </w:ins>
      <w:ins w:id="200586" w:author="Claude" w:date="2026-09-27T12:00:00Z">
        <w:r>
          <w:rPr>
            <w:color w:val="000000" w:themeColor="text1"/>
          </w:rPr>
          <w:t xml:space="preserve">, </w:t>
        </w:r>
      </w:ins>
      <w:ins w:id="200587" w:author="Claude" w:date="2026-09-27T12:00:00Z">
        <w:r>
          <w:rPr>
            <w:smallCaps/>
            <w:color w:val="000000" w:themeColor="text1"/>
          </w:rPr>
          <w:t>N.Y. Times</w:t>
        </w:r>
      </w:ins>
      <w:ins w:id="200588" w:author="Claude" w:date="2026-09-27T12:00:00Z">
        <w:r>
          <w:rPr>
            <w:color w:val="000000" w:themeColor="text1"/>
          </w:rPr>
          <w:t xml:space="preserve"> (June 19, 2025), https://www.nytimes.com/2025/06/19/magazine/scotus-transgender-care-tennessee-skrmetti.html [create </w:t>
        </w:r>
      </w:ins>
      <w:ins w:id="200589" w:author="Claude" w:date="2026-09-27T12:00:00Z">
        <w:r>
          <w:rPr>
            <w:color w:val="000000" w:themeColor="text1"/>
          </w:rPr>
          <w:t>perma</w:t>
        </w:r>
      </w:ins>
      <w:ins w:id="200590" w:author="Claude" w:date="2026-09-27T12:00:00Z">
        <w:r>
          <w:rPr>
            <w:color w:val="000000" w:themeColor="text1"/>
          </w:rPr>
          <w:t xml:space="preserve"> link].</w:t>
        </w:r>
      </w:ins>
    </w:p>
  </w:footnote>
  <w:footnote w:id="705">
    <w:p w14:paraId="70B46149" w14:textId="1847CD23" w:rsidR="00C97DF2" w:rsidRPr="005B3E31" w:rsidRDefault="00C97DF2" w:rsidP="003D74D8">
      <w:pPr>
        <w:pStyle w:val="FootnoteText"/>
        <w:spacing w:line="480" w:lineRule="auto"/>
        <w:rPr>
          <w:ins w:id="200603" w:author="Claude" w:date="2026-09-27T12:00:00Z"/>
          <w:color w:val="000000" w:themeColor="text1"/>
        </w:rPr>
      </w:pPr>
      <w:ins w:id="200592" w:author="Claude" w:date="2026-09-27T12:00:00Z">
        <w:r>
          <w:rPr>
            <w:rStyle w:val="FootnoteReference"/>
            <w:color w:val="000000" w:themeColor="text1"/>
          </w:rPr>
          <w:footnoteRef/>
        </w:r>
      </w:ins>
      <w:ins w:id="200593" w:author="Claude" w:date="2026-09-27T12:00:00Z">
        <w:r>
          <w:rPr>
            <w:color w:val="000000" w:themeColor="text1"/>
          </w:rPr>
          <w:t xml:space="preserve"> John </w:t>
        </w:r>
      </w:ins>
      <w:ins w:id="200594" w:author="Claude" w:date="2026-09-27T12:00:00Z">
        <w:r>
          <w:rPr>
            <w:color w:val="000000" w:themeColor="text1"/>
          </w:rPr>
          <w:t xml:space="preserve">Bursch</w:t>
        </w:r>
      </w:ins>
      <w:ins w:id="200595" w:author="Claude" w:date="2026-09-27T12:00:00Z">
        <w:r>
          <w:rPr>
            <w:color w:val="000000" w:themeColor="text1"/>
          </w:rPr>
          <w:t xml:space="preserve">, </w:t>
        </w:r>
      </w:ins>
      <w:ins w:id="200596" w:author="Claude" w:date="2026-09-27T12:00:00Z">
        <w:r>
          <w:rPr>
            <w:i/>
            <w:iCs/>
            <w:color w:val="000000" w:themeColor="text1"/>
          </w:rPr>
          <w:t xml:space="preserve">The Legal and Cultural Context of </w:t>
        </w:r>
      </w:ins>
      <w:ins w:id="200597" w:author="Claude" w:date="2026-09-27T12:00:00Z">
        <w:r>
          <w:rPr>
            <w:color w:val="000000" w:themeColor="text1"/>
            <w:rPrChange w:id="60004" w:author="Claude" w:date="2026-09-27T05:00:00Z">
              <w:rPr>
                <w:i/>
                <w:iCs/>
                <w:color w:val="000000" w:themeColor="text1"/>
              </w:rPr>
            </w:rPrChange>
          </w:rPr>
          <w:t xml:space="preserve">Skrmetti</w:t>
        </w:r>
      </w:ins>
      <w:ins w:id="200598" w:author="Claude" w:date="2026-09-27T12:00:00Z">
        <w:r>
          <w:rPr>
            <w:color w:val="000000" w:themeColor="text1"/>
          </w:rPr>
          <w:t xml:space="preserve">, </w:t>
        </w:r>
      </w:ins>
      <w:ins w:id="200599" w:author="Claude" w:date="2026-09-27T12:00:00Z">
        <w:r>
          <w:rPr>
            <w:smallCaps/>
            <w:color w:val="000000" w:themeColor="text1"/>
          </w:rPr>
          <w:t xml:space="preserve">Humanum Rev</w:t>
        </w:r>
      </w:ins>
      <w:ins w:id="200600" w:author="Claude" w:date="2026-09-27T12:00:00Z">
        <w:r>
          <w:rPr>
            <w:color w:val="000000" w:themeColor="text1"/>
          </w:rPr>
          <w:t xml:space="preserve">. (May 16, 2025), https://humanumreview.com/articles/the-legal-and-cultural-context-of-skrmetti [create </w:t>
        </w:r>
      </w:ins>
      <w:ins w:id="200601" w:author="Claude" w:date="2026-09-27T12:00:00Z">
        <w:r>
          <w:rPr>
            <w:color w:val="000000" w:themeColor="text1"/>
          </w:rPr>
          <w:t xml:space="preserve">perma</w:t>
        </w:r>
      </w:ins>
      <w:ins w:id="200602" w:author="Claude" w:date="2026-09-27T12:00:00Z">
        <w:r>
          <w:rPr>
            <w:color w:val="000000" w:themeColor="text1"/>
          </w:rPr>
          <w:t xml:space="preserve"> link].</w:t>
        </w:r>
      </w:ins>
    </w:p>
  </w:footnote>
  <w:footnote w:id="706">
    <w:p w14:paraId="2DE373BC" w14:textId="77777777" w:rsidR="00A23742" w:rsidRPr="005B3E31" w:rsidRDefault="00A23742" w:rsidP="00A23742">
      <w:pPr>
        <w:pStyle w:val="FootnoteText"/>
        <w:spacing w:line="480" w:lineRule="auto"/>
        <w:rPr>
          <w:ins w:id="200623" w:author="Claude" w:date="2026-09-27T12:00:00Z"/>
          <w:color w:val="000000" w:themeColor="text1"/>
        </w:rPr>
      </w:pPr>
      <w:ins w:id="200604" w:author="Claude" w:date="2026-09-27T12:00:00Z">
        <w:r>
          <w:rPr>
            <w:rStyle w:val="FootnoteReference"/>
            <w:color w:val="000000" w:themeColor="text1"/>
          </w:rPr>
          <w:footnoteRef/>
        </w:r>
      </w:ins>
      <w:ins w:id="200605" w:author="Claude" w:date="2026-09-27T12:00:00Z">
        <w:r>
          <w:rPr>
            <w:color w:val="000000" w:themeColor="text1"/>
          </w:rPr>
          <w:t xml:space="preserve"> Ben Johnson &amp; Logan Strother, </w:t>
        </w:r>
      </w:ins>
      <w:ins w:id="200606" w:author="Claude" w:date="2026-09-27T12:00:00Z">
        <w:r>
          <w:rPr>
            <w:i/>
            <w:iCs/>
            <w:color w:val="000000" w:themeColor="text1"/>
          </w:rPr>
          <w:t xml:space="preserve">Does the US Supreme Court Respond to Public </w:t>
        </w:r>
      </w:ins>
      <w:ins w:id="200607" w:author="Claude" w:date="2026-09-27T12:00:00Z">
        <w:r>
          <w:rPr>
            <w:i/>
            <w:iCs/>
            <w:color w:val="000000" w:themeColor="text1"/>
          </w:rPr>
          <w:t xml:space="preserve">Opinion?</w:t>
        </w:r>
      </w:ins>
      <w:ins w:id="200608" w:author="Claude" w:date="2026-09-27T12:00:00Z">
        <w:r>
          <w:rPr>
            <w:color w:val="000000" w:themeColor="text1"/>
          </w:rPr>
          <w:t xml:space="preserve">,</w:t>
        </w:r>
      </w:ins>
      <w:ins w:id="200609" w:author="Claude" w:date="2026-09-27T12:00:00Z">
        <w:r>
          <w:rPr>
            <w:color w:val="000000" w:themeColor="text1"/>
          </w:rPr>
          <w:t xml:space="preserve"> </w:t>
        </w:r>
      </w:ins>
      <w:ins w:id="60005" w:author="Claude" w:date="2026-09-27T05:00:00Z">
        <w:r>
          <w:rPr>
            <w:i/>
            <w:iCs/>
            <w:color w:val="000000" w:themeColor="text1"/>
          </w:rPr>
          <w:t xml:space="preserve">in</w:t>
        </w:r>
      </w:ins>
      <w:ins w:id="60006" w:author="Claude" w:date="2026-09-27T05:00:00Z">
        <w:r>
          <w:rPr>
            <w:color w:val="000000" w:themeColor="text1"/>
          </w:rPr>
          <w:t xml:space="preserve"> </w:t>
        </w:r>
      </w:ins>
      <w:ins w:id="200610" w:author="Claude" w:date="2026-09-27T12:00:00Z">
        <w:r>
          <w:rPr>
            <w:smallCaps/>
            <w:color w:val="000000" w:themeColor="text1"/>
          </w:rPr>
          <w:t xml:space="preserve">Open </w:t>
        </w:r>
      </w:ins>
      <w:del w:id="60007" w:author="Claude" w:date="2026-09-27T05:00:00Z">
        <w:ins w:id="200611" w:author="Claude" w:date="2026-09-27T12:00:00Z">
          <w:r>
            <w:rPr>
              <w:smallCaps/>
              <w:color w:val="000000" w:themeColor="text1"/>
            </w:rPr>
            <w:delText xml:space="preserve">Jud. Pol.</w:delText>
          </w:r>
        </w:ins>
      </w:del>
      <w:del w:id="60008" w:author="Claude" w:date="2026-09-27T05:00:00Z">
        <w:ins w:id="200612" w:author="Claude" w:date="2026-09-27T12:00:00Z">
          <w:r>
            <w:rPr>
              <w:color w:val="000000" w:themeColor="text1"/>
            </w:rPr>
            <w:delText xml:space="preserve"> </w:delText>
          </w:r>
        </w:ins>
      </w:del>
      <w:ins w:id="60009" w:author="Claude" w:date="2026-09-27T05:00:00Z">
        <w:r>
          <w:rPr>
            <w:smallCaps/>
            <w:color w:val="000000" w:themeColor="text1"/>
          </w:rPr>
          <w:t xml:space="preserve">Judicial Politics</w:t>
        </w:r>
      </w:ins>
      <w:ins w:id="60010" w:author="Claude" w:date="2026-09-27T05:00:00Z">
        <w:r>
          <w:rPr>
            <w:color w:val="000000" w:themeColor="text1"/>
          </w:rPr>
          <w:t xml:space="preserve"> </w:t>
        </w:r>
      </w:ins>
      <w:ins w:id="200613" w:author="Claude" w:date="2026-09-27T12:00:00Z">
        <w:r>
          <w:rPr>
            <w:color w:val="000000" w:themeColor="text1"/>
          </w:rPr>
          <w:t xml:space="preserve">(</w:t>
        </w:r>
      </w:ins>
      <w:ins w:id="60011" w:author="Claude" w:date="2026-09-27T05:00:00Z">
        <w:r>
          <w:rPr>
            <w:color w:val="000000" w:themeColor="text1"/>
          </w:rPr>
          <w:t xml:space="preserve">Rorie Spill Solberg &amp; Eric Waltenburg eds., </w:t>
        </w:r>
      </w:ins>
      <w:ins w:id="200614" w:author="Claude" w:date="2026-09-27T12:00:00Z">
        <w:r>
          <w:rPr>
            <w:color w:val="000000" w:themeColor="text1"/>
          </w:rPr>
          <w:t xml:space="preserve">2021), https://open.oregonstate.education/open-judicial-politics/chapter/supreme-court-public-opinion/ [create </w:t>
        </w:r>
      </w:ins>
      <w:ins w:id="200615" w:author="Claude" w:date="2026-09-27T12:00:00Z">
        <w:r>
          <w:rPr>
            <w:color w:val="000000" w:themeColor="text1"/>
          </w:rPr>
          <w:t xml:space="preserve">perma</w:t>
        </w:r>
      </w:ins>
      <w:ins w:id="200616" w:author="Claude" w:date="2026-09-27T12:00:00Z">
        <w:r>
          <w:rPr>
            <w:color w:val="000000" w:themeColor="text1"/>
          </w:rPr>
          <w:t xml:space="preserve"> link]; </w:t>
        </w:r>
      </w:ins>
      <w:ins w:id="200617" w:author="Claude" w:date="2026-09-27T12:00:00Z">
        <w:r>
          <w:rPr>
            <w:i/>
            <w:iCs/>
            <w:color w:val="000000" w:themeColor="text1"/>
          </w:rPr>
          <w:t xml:space="preserve">see also</w:t>
        </w:r>
      </w:ins>
      <w:ins w:id="200618" w:author="Claude" w:date="2026-09-27T12:00:00Z">
        <w:r>
          <w:rPr>
            <w:color w:val="000000" w:themeColor="text1"/>
          </w:rPr>
          <w:t xml:space="preserve"> </w:t>
        </w:r>
      </w:ins>
      <w:ins w:id="200619" w:author="Claude" w:date="2026-09-27T12:00:00Z">
        <w:r>
          <w:rPr>
            <w:smallCaps/>
            <w:color w:val="000000" w:themeColor="text1"/>
          </w:rPr>
          <w:t xml:space="preserve">The Federalist</w:t>
        </w:r>
      </w:ins>
      <w:ins w:id="200620" w:author="Claude" w:date="2026-09-27T12:00:00Z">
        <w:r>
          <w:rPr>
            <w:color w:val="000000" w:themeColor="text1"/>
          </w:rPr>
          <w:t xml:space="preserve"> </w:t>
        </w:r>
      </w:ins>
      <w:ins w:id="200621" w:author="Claude" w:date="2026-09-27T12:00:00Z">
        <w:r>
          <w:rPr>
            <w:smallCaps/>
            <w:color w:val="000000" w:themeColor="text1"/>
            <w:rPrChange w:id="60012" w:author="Claude" w:date="2026-09-27T05:00:00Z">
              <w:rPr>
                <w:color w:val="000000" w:themeColor="text1"/>
              </w:rPr>
            </w:rPrChange>
          </w:rPr>
          <w:t xml:space="preserve">No. 78</w:t>
        </w:r>
      </w:ins>
      <w:ins w:id="200622" w:author="Claude" w:date="2026-09-27T12:00:00Z">
        <w:r>
          <w:rPr>
            <w:color w:val="000000" w:themeColor="text1"/>
          </w:rPr>
          <w:t xml:space="preserve"> (Alexander Hamilton).</w:t>
        </w:r>
      </w:ins>
    </w:p>
  </w:footnote>
  <w:footnote w:id="707">
    <w:p w14:paraId="2965AAD9" w14:textId="77777777" w:rsidR="00A23742" w:rsidRPr="005B3E31" w:rsidRDefault="00A23742" w:rsidP="00A23742">
      <w:pPr>
        <w:pStyle w:val="FootnoteText"/>
        <w:spacing w:line="480" w:lineRule="auto"/>
        <w:rPr>
          <w:ins w:id="200637" w:author="Claude" w:date="2026-09-27T12:00:00Z"/>
          <w:color w:val="000000" w:themeColor="text1"/>
        </w:rPr>
      </w:pPr>
      <w:ins w:id="200624" w:author="Claude" w:date="2026-09-27T12:00:00Z">
        <w:r>
          <w:rPr>
            <w:rStyle w:val="FootnoteReference"/>
            <w:color w:val="000000" w:themeColor="text1"/>
          </w:rPr>
          <w:footnoteRef/>
        </w:r>
      </w:ins>
      <w:ins w:id="200625" w:author="Claude" w:date="2026-09-27T12:00:00Z">
        <w:r>
          <w:rPr>
            <w:color w:val="000000" w:themeColor="text1"/>
          </w:rPr>
          <w:t xml:space="preserve"> Pippa Norris, </w:t>
        </w:r>
      </w:ins>
      <w:ins w:id="200626" w:author="Claude" w:date="2026-09-27T12:00:00Z">
        <w:r>
          <w:rPr>
            <w:i/>
            <w:iCs/>
            <w:color w:val="000000" w:themeColor="text1"/>
          </w:rPr>
          <w:t xml:space="preserve">Closed Minds? Is a ‘Cancel Culture’ Stifling Academic Freedom and Intellectual Debate in Political </w:t>
        </w:r>
      </w:ins>
      <w:ins w:id="200627" w:author="Claude" w:date="2026-09-27T12:00:00Z">
        <w:r>
          <w:rPr>
            <w:i/>
            <w:iCs/>
            <w:color w:val="000000" w:themeColor="text1"/>
          </w:rPr>
          <w:t xml:space="preserve">Science</w:t>
        </w:r>
      </w:ins>
      <w:del w:id="60013" w:author="Claude" w:date="2026-09-27T05:00:00Z">
        <w:ins w:id="200628" w:author="Claude" w:date="2026-09-27T12:00:00Z">
          <w:r>
            <w:rPr>
              <w:i/>
              <w:iCs/>
              <w:color w:val="000000" w:themeColor="text1"/>
            </w:rPr>
            <w:delText xml:space="preserve">?</w:delText>
          </w:r>
        </w:ins>
      </w:del>
      <w:del w:id="60014" w:author="Claude" w:date="2026-09-27T05:00:00Z">
        <w:ins w:id="200629" w:author="Claude" w:date="2026-09-27T12:00:00Z">
          <w:r>
            <w:rPr>
              <w:color w:val="000000" w:themeColor="text1"/>
            </w:rPr>
            <w:delText xml:space="preserve">,</w:delText>
          </w:r>
        </w:ins>
      </w:del>
      <w:del w:id="60015" w:author="Claude" w:date="2026-09-27T05:00:00Z">
        <w:ins w:id="200630" w:author="Claude" w:date="2026-09-27T12:00:00Z">
          <w:r>
            <w:rPr>
              <w:color w:val="000000" w:themeColor="text1"/>
            </w:rPr>
            <w:delText xml:space="preserve"> </w:delText>
          </w:r>
        </w:ins>
      </w:del>
      <w:del w:id="60016" w:author="Claude" w:date="2026-09-27T05:00:00Z">
        <w:ins w:id="200631" w:author="Claude" w:date="2026-09-27T12:00:00Z">
          <w:r>
            <w:rPr>
              <w:smallCaps/>
              <w:color w:val="000000" w:themeColor="text1"/>
            </w:rPr>
            <w:delText xml:space="preserve">Ssrn</w:delText>
          </w:r>
        </w:ins>
      </w:del>
      <w:del w:id="60017" w:author="Claude" w:date="2026-09-27T05:00:00Z">
        <w:ins w:id="200632" w:author="Claude" w:date="2026-09-27T12:00:00Z">
          <w:r>
            <w:rPr>
              <w:smallCaps/>
              <w:color w:val="000000" w:themeColor="text1"/>
            </w:rPr>
            <w:delText xml:space="preserve"> Elec. J</w:delText>
          </w:r>
        </w:ins>
      </w:del>
      <w:del w:id="60018" w:author="Claude" w:date="2026-09-27T05:00:00Z">
        <w:ins w:id="200633" w:author="Claude" w:date="2026-09-27T12:00:00Z">
          <w:r>
            <w:rPr>
              <w:color w:val="000000" w:themeColor="text1"/>
            </w:rPr>
            <w:delText xml:space="preserve">. </w:delText>
          </w:r>
        </w:ins>
      </w:del>
      <w:ins w:id="60019" w:author="Claude" w:date="2026-09-27T05:00:00Z">
        <w:r>
          <w:rPr>
            <w:i/>
            <w:iCs/>
            <w:color w:val="000000" w:themeColor="text1"/>
          </w:rPr>
          <w:t xml:space="preserve">?</w:t>
        </w:r>
      </w:ins>
      <w:ins w:id="60020" w:author="Claude" w:date="2026-09-27T05:00:00Z">
        <w:r>
          <w:rPr>
            <w:color w:val="000000" w:themeColor="text1"/>
          </w:rPr>
          <w:t xml:space="preserve"> </w:t>
        </w:r>
      </w:ins>
      <w:ins w:id="200634" w:author="Claude" w:date="2026-09-27T12:00:00Z">
        <w:r>
          <w:rPr>
            <w:color w:val="000000" w:themeColor="text1"/>
          </w:rPr>
          <w:t xml:space="preserve">2 (</w:t>
        </w:r>
      </w:ins>
      <w:ins w:id="60021" w:author="Claude" w:date="2026-09-27T05:00:00Z">
        <w:r>
          <w:rPr>
            <w:color w:val="000000" w:themeColor="text1"/>
          </w:rPr>
          <w:t xml:space="preserve">Harv. Kennedy Sch. Faculty Rsch. Working Paper No. RWP20-025, </w:t>
        </w:r>
      </w:ins>
      <w:ins w:id="200635" w:author="Claude" w:date="2026-09-27T12:00:00Z">
        <w:r>
          <w:rPr>
            <w:color w:val="000000" w:themeColor="text1"/>
          </w:rPr>
          <w:t xml:space="preserve">2020)</w:t>
        </w:r>
      </w:ins>
      <w:ins w:id="60022" w:author="Claude" w:date="2026-09-27T05:00:00Z">
        <w:r>
          <w:rPr>
            <w:color w:val="000000" w:themeColor="text1"/>
          </w:rPr>
          <w:t xml:space="preserve">, https://ssrn</w:t>
        </w:r>
      </w:ins>
      <w:ins w:id="200636" w:author="Claude" w:date="2026-09-27T12:00:00Z">
        <w:r>
          <w:rPr>
            <w:color w:val="000000" w:themeColor="text1"/>
          </w:rPr>
          <w:t xml:space="preserve">.</w:t>
        </w:r>
      </w:ins>
      <w:ins w:id="60023" w:author="Claude" w:date="2026-09-27T05:00:00Z">
        <w:r>
          <w:rPr>
            <w:color w:val="000000" w:themeColor="text1"/>
          </w:rPr>
          <w:t xml:space="preserve">com/abstract=3671026 [create perma link].</w:t>
        </w:r>
      </w:ins>
    </w:p>
  </w:footnote>
  <w:footnote w:id="708">
    <w:p w14:paraId="56FB532D" w14:textId="74763059" w:rsidR="00010785" w:rsidRPr="005B3E31" w:rsidRDefault="00010785" w:rsidP="003D74D8">
      <w:pPr>
        <w:pStyle w:val="FootnoteText"/>
        <w:spacing w:line="480" w:lineRule="auto"/>
        <w:rPr>
          <w:ins w:id="200649" w:author="Claude" w:date="2026-09-27T12:00:00Z"/>
          <w:color w:val="000000" w:themeColor="text1"/>
        </w:rPr>
      </w:pPr>
      <w:ins w:id="200638" w:author="Claude" w:date="2026-09-27T12:00:00Z">
        <w:r>
          <w:rPr>
            <w:rStyle w:val="FootnoteReference"/>
            <w:color w:val="000000" w:themeColor="text1"/>
          </w:rPr>
          <w:footnoteRef/>
        </w:r>
      </w:ins>
      <w:ins w:id="200639" w:author="Claude" w:date="2026-09-27T12:00:00Z">
        <w:r>
          <w:rPr>
            <w:color w:val="000000" w:themeColor="text1"/>
          </w:rPr>
          <w:t xml:space="preserve"> Sarah </w:t>
        </w:r>
      </w:ins>
      <w:ins w:id="200640" w:author="Claude" w:date="2026-09-27T12:00:00Z">
        <w:r>
          <w:rPr>
            <w:color w:val="000000" w:themeColor="text1"/>
          </w:rPr>
          <w:t xml:space="preserve">Isgur</w:t>
        </w:r>
      </w:ins>
      <w:ins w:id="200641" w:author="Claude" w:date="2026-09-27T12:00:00Z">
        <w:r>
          <w:rPr>
            <w:color w:val="000000" w:themeColor="text1"/>
          </w:rPr>
          <w:t xml:space="preserve"> &amp; David French, </w:t>
        </w:r>
      </w:ins>
      <w:ins w:id="200642" w:author="Claude" w:date="2026-09-27T12:00:00Z">
        <w:r>
          <w:rPr>
            <w:i/>
            <w:iCs/>
            <w:color w:val="000000" w:themeColor="text1"/>
          </w:rPr>
          <w:t xml:space="preserve">Political Distortions</w:t>
        </w:r>
      </w:ins>
      <w:ins w:id="200643" w:author="Claude" w:date="2026-09-27T12:00:00Z">
        <w:r>
          <w:rPr>
            <w:color w:val="000000" w:themeColor="text1"/>
          </w:rPr>
          <w:t xml:space="preserve">, </w:t>
        </w:r>
      </w:ins>
      <w:del w:id="60024" w:author="Claude" w:date="2026-09-27T05:00:00Z">
        <w:ins w:id="200644" w:author="Claude" w:date="2026-09-27T12:00:00Z">
          <w:r>
            <w:rPr>
              <w:smallCaps/>
              <w:color w:val="000000" w:themeColor="text1"/>
            </w:rPr>
            <w:delText xml:space="preserve">The </w:delText>
          </w:r>
        </w:ins>
      </w:del>
      <w:ins w:id="200645" w:author="Claude" w:date="2026-09-27T12:00:00Z">
        <w:r>
          <w:rPr>
            <w:smallCaps/>
            <w:color w:val="000000" w:themeColor="text1"/>
          </w:rPr>
          <w:t xml:space="preserve">Dispatch: Advisory Opinions</w:t>
        </w:r>
      </w:ins>
      <w:ins w:id="200646" w:author="Claude" w:date="2026-09-27T12:00:00Z">
        <w:r>
          <w:rPr>
            <w:color w:val="000000" w:themeColor="text1"/>
          </w:rPr>
          <w:t xml:space="preserve"> (Dec. 18, 2025), https://thedispatch.com/podcast/advisoryopinions/political-distortions/ [create </w:t>
        </w:r>
      </w:ins>
      <w:ins w:id="200647" w:author="Claude" w:date="2026-09-27T12:00:00Z">
        <w:r>
          <w:rPr>
            <w:color w:val="000000" w:themeColor="text1"/>
          </w:rPr>
          <w:t xml:space="preserve">perma</w:t>
        </w:r>
      </w:ins>
      <w:ins w:id="200648" w:author="Claude" w:date="2026-09-27T12:00:00Z">
        <w:r>
          <w:rPr>
            <w:color w:val="000000" w:themeColor="text1"/>
          </w:rPr>
          <w:t xml:space="preserve"> link].</w:t>
        </w:r>
      </w:ins>
    </w:p>
  </w:footnote>
  <w:footnote w:id="709">
    <w:p w14:paraId="5083F5AB" w14:textId="5A248D8A" w:rsidR="00010785" w:rsidRPr="005B3E31" w:rsidRDefault="00010785" w:rsidP="003D74D8">
      <w:pPr>
        <w:pStyle w:val="FootnoteText"/>
        <w:spacing w:line="480" w:lineRule="auto"/>
        <w:rPr>
          <w:ins w:id="200678" w:author="Claude" w:date="2026-09-27T12:00:00Z"/>
          <w:color w:val="000000" w:themeColor="text1"/>
        </w:rPr>
      </w:pPr>
      <w:ins w:id="200650" w:author="Claude" w:date="2026-09-27T12:00:00Z">
        <w:r>
          <w:rPr>
            <w:rStyle w:val="FootnoteReference"/>
            <w:color w:val="000000" w:themeColor="text1"/>
          </w:rPr>
          <w:footnoteRef/>
        </w:r>
      </w:ins>
      <w:ins w:id="200651" w:author="Claude" w:date="2026-09-27T12:00:00Z">
        <w:r>
          <w:rPr>
            <w:color w:val="000000" w:themeColor="text1"/>
          </w:rPr>
          <w:t xml:space="preserve"> </w:t>
        </w:r>
      </w:ins>
      <w:ins w:id="200652" w:author="Claude" w:date="2026-09-27T12:00:00Z">
        <w:r>
          <w:rPr>
            <w:i/>
            <w:iCs/>
            <w:color w:val="000000" w:themeColor="text1"/>
          </w:rPr>
          <w:t xml:space="preserve">Id.</w:t>
        </w:r>
      </w:ins>
      <w:ins w:id="200653" w:author="Claude" w:date="2026-09-27T12:00:00Z">
        <w:r>
          <w:rPr>
            <w:color w:val="000000" w:themeColor="text1"/>
          </w:rPr>
          <w:t xml:space="preserve">; Helen Andrews, </w:t>
        </w:r>
      </w:ins>
      <w:ins w:id="200654" w:author="Claude" w:date="2026-09-27T12:00:00Z">
        <w:r>
          <w:rPr>
            <w:i/>
            <w:iCs/>
            <w:color w:val="000000" w:themeColor="text1"/>
          </w:rPr>
          <w:t xml:space="preserve">What Happened to the ACLU</w:t>
        </w:r>
      </w:ins>
      <w:ins w:id="200655" w:author="Claude" w:date="2026-09-27T12:00:00Z">
        <w:r>
          <w:rPr>
            <w:color w:val="000000" w:themeColor="text1"/>
          </w:rPr>
          <w:t xml:space="preserve">, </w:t>
        </w:r>
      </w:ins>
      <w:ins w:id="200656" w:author="Claude" w:date="2026-09-27T12:00:00Z">
        <w:r>
          <w:rPr>
            <w:smallCaps/>
            <w:color w:val="000000" w:themeColor="text1"/>
          </w:rPr>
          <w:t xml:space="preserve">First Things</w:t>
        </w:r>
      </w:ins>
      <w:ins w:id="200657" w:author="Claude" w:date="2026-09-27T12:00:00Z">
        <w:r>
          <w:rPr>
            <w:color w:val="000000" w:themeColor="text1"/>
          </w:rPr>
          <w:t xml:space="preserve"> (Dec. 1, 2023), https://www.firstthings.com/article/2023/12/what-happened-to-the-aclu [create </w:t>
        </w:r>
      </w:ins>
      <w:ins w:id="200658" w:author="Claude" w:date="2026-09-27T12:00:00Z">
        <w:r>
          <w:rPr>
            <w:color w:val="000000" w:themeColor="text1"/>
          </w:rPr>
          <w:t xml:space="preserve">perma</w:t>
        </w:r>
      </w:ins>
      <w:ins w:id="200659" w:author="Claude" w:date="2026-09-27T12:00:00Z">
        <w:r>
          <w:rPr>
            <w:color w:val="000000" w:themeColor="text1"/>
          </w:rPr>
          <w:t xml:space="preserve"> link] (describing organizational transformation in which Chase </w:t>
        </w:r>
      </w:ins>
      <w:ins w:id="200660" w:author="Claude" w:date="2026-09-27T12:00:00Z">
        <w:r>
          <w:rPr>
            <w:color w:val="000000" w:themeColor="text1"/>
          </w:rPr>
          <w:t xml:space="preserve">Strangio</w:t>
        </w:r>
      </w:ins>
      <w:ins w:id="200661" w:author="Claude" w:date="2026-09-27T12:00:00Z">
        <w:r>
          <w:rPr>
            <w:color w:val="000000" w:themeColor="text1"/>
          </w:rPr>
          <w:t xml:space="preserve">, who argued </w:t>
        </w:r>
      </w:ins>
      <w:ins w:id="200662" w:author="Claude" w:date="2026-09-27T12:00:00Z">
        <w:r>
          <w:rPr>
            <w:i/>
            <w:iCs/>
            <w:color w:val="000000" w:themeColor="text1"/>
          </w:rPr>
          <w:t xml:space="preserve">Skrmetti</w:t>
        </w:r>
      </w:ins>
      <w:ins w:id="200663" w:author="Claude" w:date="2026-09-27T12:00:00Z">
        <w:r>
          <w:rPr>
            <w:color w:val="000000" w:themeColor="text1"/>
          </w:rPr>
          <w:t xml:space="preserve">, tweeted that stopping circulation of a book critical of youth gender transition was “100% a hill I will die on,” documenting 2018 guidelines requiring ACLU lawyers to avoid clients whose “views are contrary to our values,” explaining that post-Trump donations more than tripled revenue to $395 million by 2021, funding a hiring spree that brought in staff “marinated in identity politics” who rejected traditional free speech commitments, and noting a former Racial Justice Program head’s statement that “First Amendment protections are disproportionately enjoyed by people of power and privilege”); </w:t>
        </w:r>
      </w:ins>
      <w:ins w:id="200664" w:author="Claude" w:date="2026-09-27T12:00:00Z">
        <w:r>
          <w:rPr>
            <w:i/>
            <w:iCs/>
            <w:color w:val="000000" w:themeColor="text1"/>
          </w:rPr>
          <w:t xml:space="preserve">see also </w:t>
        </w:r>
      </w:ins>
      <w:ins w:id="200665" w:author="Claude" w:date="2026-09-27T12:00:00Z">
        <w:r>
          <w:rPr>
            <w:color w:val="000000" w:themeColor="text1"/>
          </w:rPr>
          <w:t xml:space="preserve">Andrew Sullivan, </w:t>
        </w:r>
      </w:ins>
      <w:ins w:id="200666" w:author="Claude" w:date="2026-09-27T12:00:00Z">
        <w:r>
          <w:rPr>
            <w:i/>
            <w:iCs/>
            <w:color w:val="000000" w:themeColor="text1"/>
          </w:rPr>
          <w:t xml:space="preserve">Strangio</w:t>
        </w:r>
      </w:ins>
      <w:ins w:id="200667" w:author="Claude" w:date="2026-09-27T12:00:00Z">
        <w:r>
          <w:rPr>
            <w:i/>
            <w:iCs/>
            <w:color w:val="000000" w:themeColor="text1"/>
          </w:rPr>
          <w:t xml:space="preserve"> Things</w:t>
        </w:r>
      </w:ins>
      <w:ins w:id="200668" w:author="Claude" w:date="2026-09-27T12:00:00Z">
        <w:r>
          <w:rPr>
            <w:color w:val="000000" w:themeColor="text1"/>
          </w:rPr>
          <w:t xml:space="preserve">, </w:t>
        </w:r>
      </w:ins>
      <w:del w:id="60025" w:author="Claude" w:date="2026-09-27T05:00:00Z">
        <w:ins w:id="200669" w:author="Claude" w:date="2026-09-27T12:00:00Z">
          <w:r>
            <w:rPr>
              <w:smallCaps/>
              <w:color w:val="000000" w:themeColor="text1"/>
            </w:rPr>
            <w:delText xml:space="preserve">The </w:delText>
          </w:r>
        </w:ins>
      </w:del>
      <w:ins w:id="200670" w:author="Claude" w:date="2026-09-27T12:00:00Z">
        <w:r>
          <w:rPr>
            <w:smallCaps/>
            <w:color w:val="000000" w:themeColor="text1"/>
          </w:rPr>
          <w:t xml:space="preserve">Weekly Dish</w:t>
        </w:r>
      </w:ins>
      <w:ins w:id="200671" w:author="Claude" w:date="2026-09-27T12:00:00Z">
        <w:r>
          <w:rPr>
            <w:color w:val="000000" w:themeColor="text1"/>
          </w:rPr>
          <w:t xml:space="preserve"> (June 20, 2025), https://andrewsullivan.substack.com/p/strangio-things-ab3 [create </w:t>
        </w:r>
      </w:ins>
      <w:ins w:id="200672" w:author="Claude" w:date="2026-09-27T12:00:00Z">
        <w:r>
          <w:rPr>
            <w:color w:val="000000" w:themeColor="text1"/>
          </w:rPr>
          <w:t xml:space="preserve">perma</w:t>
        </w:r>
      </w:ins>
      <w:ins w:id="200673" w:author="Claude" w:date="2026-09-27T12:00:00Z">
        <w:r>
          <w:rPr>
            <w:color w:val="000000" w:themeColor="text1"/>
          </w:rPr>
          <w:t xml:space="preserve"> link] (</w:t>
        </w:r>
      </w:ins>
      <w:ins w:id="60026" w:author="Claude" w:date="2026-09-27T05:00:00Z">
        <w:r>
          <w:rPr>
            <w:color w:val="000000" w:themeColor="text1"/>
          </w:rPr>
          <w:t xml:space="preserve">noting that </w:t>
        </w:r>
      </w:ins>
      <w:ins w:id="200674" w:author="Claude" w:date="2026-09-27T12:00:00Z">
        <w:r>
          <w:rPr>
            <w:color w:val="000000" w:themeColor="text1"/>
          </w:rPr>
          <w:t xml:space="preserve">Strangio</w:t>
        </w:r>
      </w:ins>
      <w:ins w:id="200675" w:author="Claude" w:date="2026-09-27T12:00:00Z">
        <w:r>
          <w:rPr>
            <w:color w:val="000000" w:themeColor="text1"/>
          </w:rPr>
          <w:t xml:space="preserve"> described himself as “a constitutional lawyer who fundamentally doesn’t believe in the Constitution</w:t>
        </w:r>
      </w:ins>
      <w:del w:id="60027" w:author="Claude" w:date="2026-09-27T05:00:00Z">
        <w:ins w:id="200676" w:author="Claude" w:date="2026-09-27T12:00:00Z">
          <w:r>
            <w:rPr>
              <w:color w:val="000000" w:themeColor="text1"/>
            </w:rPr>
            <w:delText xml:space="preserve">.</w:delText>
          </w:r>
        </w:ins>
      </w:del>
      <w:ins w:id="200677" w:author="Claude" w:date="2026-09-27T12:00:00Z">
        <w:r>
          <w:rPr>
            <w:color w:val="000000" w:themeColor="text1"/>
          </w:rPr>
          <w:t xml:space="preserve">”).</w:t>
        </w:r>
      </w:ins>
    </w:p>
  </w:footnote>
  <w:footnote w:id="710">
    <w:p w14:paraId="39D5E94F" w14:textId="69915B75" w:rsidR="008809AB" w:rsidRPr="005B3E31" w:rsidRDefault="008809AB" w:rsidP="003D74D8">
      <w:pPr>
        <w:pStyle w:val="FootnoteText"/>
        <w:spacing w:line="480" w:lineRule="auto"/>
        <w:rPr>
          <w:ins w:id="200722" w:author="Claude" w:date="2026-09-27T12:00:00Z"/>
          <w:color w:val="000000" w:themeColor="text1"/>
        </w:rPr>
      </w:pPr>
      <w:ins w:id="200679" w:author="Claude" w:date="2026-09-27T12:00:00Z">
        <w:r>
          <w:rPr>
            <w:rStyle w:val="FootnoteReference"/>
            <w:color w:val="000000" w:themeColor="text1"/>
          </w:rPr>
          <w:footnoteRef/>
        </w:r>
      </w:ins>
      <w:ins w:id="200680" w:author="Claude" w:date="2026-09-27T12:00:00Z">
        <w:r>
          <w:rPr>
            <w:color w:val="000000" w:themeColor="text1"/>
          </w:rPr>
          <w:t xml:space="preserve"> Michael Powell, </w:t>
        </w:r>
      </w:ins>
      <w:ins w:id="200681" w:author="Claude" w:date="2026-09-27T12:00:00Z">
        <w:r>
          <w:rPr>
            <w:i/>
            <w:iCs/>
            <w:color w:val="000000" w:themeColor="text1"/>
          </w:rPr>
          <w:t xml:space="preserve">Once a Bastion of Free Speech, the ACLU Faces an Identity Crisis</w:t>
        </w:r>
      </w:ins>
      <w:ins w:id="200682" w:author="Claude" w:date="2026-09-27T12:00:00Z">
        <w:r>
          <w:rPr>
            <w:color w:val="000000" w:themeColor="text1"/>
          </w:rPr>
          <w:t xml:space="preserve">, </w:t>
        </w:r>
      </w:ins>
      <w:ins w:id="200683" w:author="Claude" w:date="2026-09-27T12:00:00Z">
        <w:r>
          <w:rPr>
            <w:smallCaps/>
            <w:color w:val="000000" w:themeColor="text1"/>
          </w:rPr>
          <w:t xml:space="preserve">N.Y. Times</w:t>
        </w:r>
      </w:ins>
      <w:ins w:id="200684" w:author="Claude" w:date="2026-09-27T12:00:00Z">
        <w:r>
          <w:rPr>
            <w:color w:val="000000" w:themeColor="text1"/>
          </w:rPr>
          <w:t xml:space="preserve"> (June 6, 2021), https://www.nytimes.com/2021/06/06/us/aclu-free-speech.html [create </w:t>
        </w:r>
      </w:ins>
      <w:ins w:id="200685" w:author="Claude" w:date="2026-09-27T12:00:00Z">
        <w:r>
          <w:rPr>
            <w:color w:val="000000" w:themeColor="text1"/>
          </w:rPr>
          <w:t xml:space="preserve">perma</w:t>
        </w:r>
      </w:ins>
      <w:ins w:id="200686" w:author="Claude" w:date="2026-09-27T12:00:00Z">
        <w:r>
          <w:rPr>
            <w:color w:val="000000" w:themeColor="text1"/>
          </w:rPr>
          <w:t xml:space="preserve"> link]; </w:t>
        </w:r>
      </w:ins>
      <w:ins w:id="200687" w:author="Claude" w:date="2026-09-27T12:00:00Z">
        <w:r>
          <w:rPr>
            <w:i/>
            <w:iCs/>
            <w:color w:val="000000" w:themeColor="text1"/>
          </w:rPr>
          <w:t xml:space="preserve">see also</w:t>
        </w:r>
      </w:ins>
      <w:ins w:id="200688" w:author="Claude" w:date="2026-09-27T12:00:00Z">
        <w:r>
          <w:rPr>
            <w:color w:val="000000" w:themeColor="text1"/>
          </w:rPr>
          <w:t xml:space="preserve"> Molly Redden, </w:t>
        </w:r>
      </w:ins>
      <w:ins w:id="200689" w:author="Claude" w:date="2026-09-27T12:00:00Z">
        <w:r>
          <w:rPr>
            <w:i/>
            <w:iCs/>
            <w:color w:val="000000" w:themeColor="text1"/>
          </w:rPr>
          <w:t xml:space="preserve">Top ACLU Executive Is Out Following Years </w:t>
        </w:r>
      </w:ins>
      <w:del w:id="60028" w:author="Claude" w:date="2026-09-27T05:00:00Z">
        <w:ins w:id="200690" w:author="Claude" w:date="2026-09-27T12:00:00Z">
          <w:r>
            <w:rPr>
              <w:i/>
              <w:iCs/>
              <w:color w:val="000000" w:themeColor="text1"/>
            </w:rPr>
            <w:delText xml:space="preserve">Of </w:delText>
          </w:r>
        </w:ins>
      </w:del>
      <w:ins w:id="60029" w:author="Claude" w:date="2026-09-27T05:00:00Z">
        <w:r>
          <w:rPr>
            <w:i/>
            <w:iCs/>
            <w:color w:val="000000" w:themeColor="text1"/>
          </w:rPr>
          <w:t xml:space="preserve">of </w:t>
        </w:r>
      </w:ins>
      <w:ins w:id="200691" w:author="Claude" w:date="2026-09-27T12:00:00Z">
        <w:r>
          <w:rPr>
            <w:i/>
            <w:iCs/>
            <w:color w:val="000000" w:themeColor="text1"/>
          </w:rPr>
          <w:t xml:space="preserve">Complaints </w:t>
        </w:r>
      </w:ins>
      <w:del w:id="60030" w:author="Claude" w:date="2026-09-27T05:00:00Z">
        <w:ins w:id="200692" w:author="Claude" w:date="2026-09-27T12:00:00Z">
          <w:r>
            <w:rPr>
              <w:i/>
              <w:iCs/>
              <w:color w:val="000000" w:themeColor="text1"/>
            </w:rPr>
            <w:delText xml:space="preserve">And An </w:delText>
          </w:r>
        </w:ins>
      </w:del>
      <w:ins w:id="60031" w:author="Claude" w:date="2026-09-27T05:00:00Z">
        <w:r>
          <w:rPr>
            <w:i/>
            <w:iCs/>
            <w:color w:val="000000" w:themeColor="text1"/>
          </w:rPr>
          <w:t xml:space="preserve">and an </w:t>
        </w:r>
      </w:ins>
      <w:ins w:id="200693" w:author="Claude" w:date="2026-09-27T12:00:00Z">
        <w:r>
          <w:rPr>
            <w:i/>
            <w:iCs/>
            <w:color w:val="000000" w:themeColor="text1"/>
          </w:rPr>
          <w:t xml:space="preserve">Outside Investigation</w:t>
        </w:r>
      </w:ins>
      <w:ins w:id="200694" w:author="Claude" w:date="2026-09-27T12:00:00Z">
        <w:r>
          <w:rPr>
            <w:color w:val="000000" w:themeColor="text1"/>
          </w:rPr>
          <w:t xml:space="preserve">, </w:t>
        </w:r>
      </w:ins>
      <w:ins w:id="200695" w:author="Claude" w:date="2026-09-27T12:00:00Z">
        <w:r>
          <w:rPr>
            <w:smallCaps/>
            <w:color w:val="000000" w:themeColor="text1"/>
          </w:rPr>
          <w:t xml:space="preserve">HuffPost</w:t>
        </w:r>
      </w:ins>
      <w:ins w:id="200696" w:author="Claude" w:date="2026-09-27T12:00:00Z">
        <w:r>
          <w:rPr>
            <w:color w:val="000000" w:themeColor="text1"/>
          </w:rPr>
          <w:t xml:space="preserve"> (Feb. 17, 2022, </w:t>
        </w:r>
      </w:ins>
      <w:del w:id="60032" w:author="Claude" w:date="2026-09-27T05:00:00Z">
        <w:ins w:id="200697" w:author="Claude" w:date="2026-09-27T12:00:00Z">
          <w:r>
            <w:rPr>
              <w:color w:val="000000" w:themeColor="text1"/>
            </w:rPr>
            <w:delText xml:space="preserve">at 20</w:delText>
          </w:r>
        </w:ins>
      </w:del>
      <w:ins w:id="60033" w:author="Claude" w:date="2026-09-27T05:00:00Z">
        <w:r>
          <w:rPr>
            <w:color w:val="000000" w:themeColor="text1"/>
          </w:rPr>
          <w:t xml:space="preserve">8</w:t>
        </w:r>
      </w:ins>
      <w:ins w:id="200698" w:author="Claude" w:date="2026-09-27T12:00:00Z">
        <w:r>
          <w:rPr>
            <w:color w:val="000000" w:themeColor="text1"/>
          </w:rPr>
          <w:t xml:space="preserve">:17 </w:t>
        </w:r>
      </w:ins>
      <w:del w:id="60034" w:author="Claude" w:date="2026-09-27T05:00:00Z">
        <w:ins w:id="200699" w:author="Claude" w:date="2026-09-27T12:00:00Z">
          <w:r>
            <w:rPr>
              <w:color w:val="000000" w:themeColor="text1"/>
            </w:rPr>
            <w:delText xml:space="preserve">EST</w:delText>
          </w:r>
        </w:ins>
      </w:del>
      <w:ins w:id="60035" w:author="Claude" w:date="2026-09-27T05:00:00Z">
        <w:r>
          <w:rPr>
            <w:color w:val="000000" w:themeColor="text1"/>
          </w:rPr>
          <w:t xml:space="preserve">PM</w:t>
        </w:r>
      </w:ins>
      <w:ins w:id="200700" w:author="Claude" w:date="2026-09-27T12:00:00Z">
        <w:r>
          <w:rPr>
            <w:color w:val="000000" w:themeColor="text1"/>
            <w:shd w:val="clear" w:color="auto" w:fill="FFFFFF"/>
          </w:rPr>
          <w:t xml:space="preserve">), https://www.huffpost.com/entry/aclu-executive-ronald-newman_n_620ec196e4b06212585a8620 </w:t>
        </w:r>
      </w:ins>
      <w:ins w:id="200701" w:author="Claude" w:date="2026-09-27T12:00:00Z">
        <w:r>
          <w:rPr>
            <w:color w:val="000000" w:themeColor="text1"/>
          </w:rPr>
          <w:t xml:space="preserve">[create </w:t>
        </w:r>
      </w:ins>
      <w:ins w:id="200702" w:author="Claude" w:date="2026-09-27T12:00:00Z">
        <w:r>
          <w:rPr>
            <w:color w:val="000000" w:themeColor="text1"/>
          </w:rPr>
          <w:t xml:space="preserve">perma</w:t>
        </w:r>
      </w:ins>
      <w:ins w:id="200703" w:author="Claude" w:date="2026-09-27T12:00:00Z">
        <w:r>
          <w:rPr>
            <w:color w:val="000000" w:themeColor="text1"/>
          </w:rPr>
          <w:t xml:space="preserve"> link] (“[T]he ACLU has lost the ability to effectively advocate on some of its core issues”); </w:t>
        </w:r>
      </w:ins>
      <w:del w:id="60036" w:author="Claude" w:date="2026-09-27T05:00:00Z">
        <w:ins w:id="200704" w:author="Claude" w:date="2026-09-27T12:00:00Z">
          <w:r>
            <w:rPr>
              <w:i/>
              <w:iCs/>
              <w:color w:val="000000" w:themeColor="text1"/>
            </w:rPr>
            <w:delText xml:space="preserve">see also</w:delText>
          </w:r>
        </w:ins>
      </w:del>
      <w:del w:id="60037" w:author="Claude" w:date="2026-09-27T05:00:00Z">
        <w:ins w:id="200705" w:author="Claude" w:date="2026-09-27T12:00:00Z">
          <w:r>
            <w:rPr>
              <w:color w:val="000000" w:themeColor="text1"/>
            </w:rPr>
            <w:delText xml:space="preserve"> </w:delText>
          </w:r>
        </w:ins>
      </w:del>
      <w:ins w:id="200706" w:author="Claude" w:date="2026-09-27T12:00:00Z">
        <w:r>
          <w:rPr>
            <w:color w:val="000000" w:themeColor="text1"/>
          </w:rPr>
          <w:t xml:space="preserve">Ryan Grim, </w:t>
        </w:r>
      </w:ins>
      <w:ins w:id="200707" w:author="Claude" w:date="2026-09-27T12:00:00Z">
        <w:r>
          <w:rPr>
            <w:i/>
            <w:iCs/>
            <w:color w:val="000000" w:themeColor="text1"/>
          </w:rPr>
          <w:t xml:space="preserve">Elephant in the Zoom: Meltdowns Have Brought Progressive Advocacy Groups to a Standstill at a Critical Moment in World History</w:t>
        </w:r>
      </w:ins>
      <w:ins w:id="200708" w:author="Claude" w:date="2026-09-27T12:00:00Z">
        <w:r>
          <w:rPr>
            <w:color w:val="000000" w:themeColor="text1"/>
          </w:rPr>
          <w:t xml:space="preserve">, </w:t>
        </w:r>
      </w:ins>
      <w:del w:id="60038" w:author="Claude" w:date="2026-09-27T05:00:00Z">
        <w:ins w:id="200709" w:author="Claude" w:date="2026-09-27T12:00:00Z">
          <w:r>
            <w:rPr>
              <w:smallCaps/>
              <w:color w:val="000000" w:themeColor="text1"/>
            </w:rPr>
            <w:delText xml:space="preserve">The </w:delText>
          </w:r>
        </w:ins>
      </w:del>
      <w:ins w:id="200710" w:author="Claude" w:date="2026-09-27T12:00:00Z">
        <w:r>
          <w:rPr>
            <w:smallCaps/>
            <w:color w:val="000000" w:themeColor="text1"/>
          </w:rPr>
          <w:t xml:space="preserve">Intercept</w:t>
        </w:r>
      </w:ins>
      <w:ins w:id="200711" w:author="Claude" w:date="2026-09-27T12:00:00Z">
        <w:r>
          <w:rPr>
            <w:color w:val="000000" w:themeColor="text1"/>
          </w:rPr>
          <w:t xml:space="preserve"> (June 13, 2022, </w:t>
        </w:r>
      </w:ins>
      <w:del w:id="60039" w:author="Claude" w:date="2026-09-27T05:00:00Z">
        <w:ins w:id="200712" w:author="Claude" w:date="2026-09-27T12:00:00Z">
          <w:r>
            <w:rPr>
              <w:color w:val="000000" w:themeColor="text1"/>
            </w:rPr>
            <w:delText xml:space="preserve">at 18</w:delText>
          </w:r>
        </w:ins>
      </w:del>
      <w:ins w:id="60040" w:author="Claude" w:date="2026-09-27T05:00:00Z">
        <w:r>
          <w:rPr>
            <w:color w:val="000000" w:themeColor="text1"/>
          </w:rPr>
          <w:t xml:space="preserve">6</w:t>
        </w:r>
      </w:ins>
      <w:ins w:id="200713" w:author="Claude" w:date="2026-09-27T12:00:00Z">
        <w:r>
          <w:rPr>
            <w:color w:val="000000" w:themeColor="text1"/>
          </w:rPr>
          <w:t xml:space="preserve">:07 </w:t>
        </w:r>
      </w:ins>
      <w:del w:id="60041" w:author="Claude" w:date="2026-09-27T05:00:00Z">
        <w:ins w:id="200714" w:author="Claude" w:date="2026-09-27T12:00:00Z">
          <w:r>
            <w:rPr>
              <w:color w:val="000000" w:themeColor="text1"/>
            </w:rPr>
            <w:delText xml:space="preserve">ET</w:delText>
          </w:r>
        </w:ins>
      </w:del>
      <w:ins w:id="60042" w:author="Claude" w:date="2026-09-27T05:00:00Z">
        <w:r>
          <w:rPr>
            <w:color w:val="000000" w:themeColor="text1"/>
          </w:rPr>
          <w:t xml:space="preserve">PM</w:t>
        </w:r>
      </w:ins>
      <w:ins w:id="200715" w:author="Claude" w:date="2026-09-27T12:00:00Z">
        <w:r>
          <w:rPr>
            <w:color w:val="000000" w:themeColor="text1"/>
          </w:rPr>
          <w:t xml:space="preserve">), https://theintercept.com/2022/06/13/progressive-organizing-infighting-callout-culture/ [create </w:t>
        </w:r>
      </w:ins>
      <w:ins w:id="200716" w:author="Claude" w:date="2026-09-27T12:00:00Z">
        <w:r>
          <w:rPr>
            <w:color w:val="000000" w:themeColor="text1"/>
          </w:rPr>
          <w:t xml:space="preserve">perma</w:t>
        </w:r>
      </w:ins>
      <w:ins w:id="200717" w:author="Claude" w:date="2026-09-27T12:00:00Z">
        <w:r>
          <w:rPr>
            <w:color w:val="000000" w:themeColor="text1"/>
          </w:rPr>
          <w:t xml:space="preserve"> link] (explaining that one employee said that “[</w:t>
        </w:r>
      </w:ins>
      <w:del w:id="60043" w:author="Claude" w:date="2026-09-27T05:00:00Z">
        <w:ins w:id="200718" w:author="Claude" w:date="2026-09-27T12:00:00Z">
          <w:r>
            <w:rPr>
              <w:color w:val="000000" w:themeColor="text1"/>
            </w:rPr>
            <w:delText xml:space="preserve">during] </w:delText>
          </w:r>
        </w:ins>
      </w:del>
      <w:ins w:id="60044" w:author="Claude" w:date="2026-09-27T05:00:00Z">
        <w:r>
          <w:rPr>
            <w:color w:val="000000" w:themeColor="text1"/>
          </w:rPr>
          <w:t xml:space="preserve">d]uring </w:t>
        </w:r>
      </w:ins>
      <w:ins w:id="200719" w:author="Claude" w:date="2026-09-27T12:00:00Z">
        <w:r>
          <w:rPr>
            <w:color w:val="000000" w:themeColor="text1"/>
          </w:rPr>
          <w:t xml:space="preserve">my last nine months, I was spending 90 to 95 percent of my time on internal strife</w:t>
        </w:r>
      </w:ins>
      <w:del w:id="60045" w:author="Claude" w:date="2026-09-27T05:00:00Z">
        <w:ins w:id="200720" w:author="Claude" w:date="2026-09-27T12:00:00Z">
          <w:r>
            <w:rPr>
              <w:color w:val="000000" w:themeColor="text1"/>
            </w:rPr>
            <w:delText xml:space="preserve">.</w:delText>
          </w:r>
        </w:ins>
      </w:del>
      <w:ins w:id="200721" w:author="Claude" w:date="2026-09-27T12:00:00Z">
        <w:r>
          <w:rPr>
            <w:color w:val="000000" w:themeColor="text1"/>
          </w:rPr>
          <w:t xml:space="preserve">”). </w:t>
        </w:r>
      </w:ins>
    </w:p>
  </w:footnote>
  <w:footnote w:id="711">
    <w:p w14:paraId="5F4D457C" w14:textId="0EAF9ED3" w:rsidR="00E00694" w:rsidRPr="005B3E31" w:rsidRDefault="00E00694" w:rsidP="003D74D8">
      <w:pPr>
        <w:pStyle w:val="FootnoteText"/>
        <w:spacing w:line="480" w:lineRule="auto"/>
        <w:rPr>
          <w:ins w:id="200781" w:author="Claude" w:date="2026-09-27T12:00:00Z"/>
          <w:color w:val="000000" w:themeColor="text1"/>
        </w:rPr>
      </w:pPr>
      <w:ins w:id="200751" w:author="Claude" w:date="2026-09-27T12:00:00Z">
        <w:r>
          <w:rPr>
            <w:rStyle w:val="FootnoteReference"/>
            <w:color w:val="000000" w:themeColor="text1"/>
          </w:rPr>
          <w:footnoteRef/>
        </w:r>
      </w:ins>
      <w:ins w:id="200752" w:author="Claude" w:date="2026-09-27T12:00:00Z">
        <w:r>
          <w:rPr>
            <w:color w:val="000000" w:themeColor="text1"/>
          </w:rPr>
          <w:t xml:space="preserve"> </w:t>
        </w:r>
      </w:ins>
      <w:ins w:id="200753" w:author="Claude" w:date="2026-09-27T12:00:00Z">
        <w:r>
          <w:rPr>
            <w:smallCaps/>
            <w:color w:val="000000" w:themeColor="text1"/>
          </w:rPr>
          <w:t xml:space="preserve">Judy </w:t>
        </w:r>
      </w:ins>
      <w:ins w:id="200754" w:author="Claude" w:date="2026-09-27T12:00:00Z">
        <w:r>
          <w:rPr>
            <w:smallCaps/>
            <w:color w:val="000000" w:themeColor="text1"/>
          </w:rPr>
          <w:t xml:space="preserve">Kutulas</w:t>
        </w:r>
      </w:ins>
      <w:ins w:id="200755" w:author="Claude" w:date="2026-09-27T12:00:00Z">
        <w:r>
          <w:rPr>
            <w:color w:val="000000" w:themeColor="text1"/>
          </w:rPr>
          <w:t xml:space="preserve">, </w:t>
        </w:r>
      </w:ins>
      <w:ins w:id="200756" w:author="Claude" w:date="2026-09-27T12:00:00Z">
        <w:r>
          <w:rPr>
            <w:smallCaps/>
            <w:color w:val="000000" w:themeColor="text1"/>
          </w:rPr>
          <w:t xml:space="preserve">The American Civil Liberties Union </w:t>
        </w:r>
      </w:ins>
      <w:del w:id="60046" w:author="Claude" w:date="2026-09-27T05:00:00Z">
        <w:ins w:id="200757" w:author="Claude" w:date="2026-09-27T12:00:00Z">
          <w:r>
            <w:rPr>
              <w:smallCaps/>
              <w:color w:val="000000" w:themeColor="text1"/>
            </w:rPr>
            <w:delText xml:space="preserve">&amp; </w:delText>
          </w:r>
        </w:ins>
      </w:del>
      <w:ins w:id="60047" w:author="Claude" w:date="2026-09-27T05:00:00Z">
        <w:r>
          <w:rPr>
            <w:smallCaps/>
            <w:color w:val="000000" w:themeColor="text1"/>
          </w:rPr>
          <w:t xml:space="preserve">and</w:t>
        </w:r>
      </w:ins>
      <w:ins w:id="60048" w:author="Claude" w:date="2026-09-27T05:00:00Z">
        <w:r>
          <w:rPr>
            <w:color w:val="000000" w:themeColor="text1"/>
          </w:rPr>
          <w:t xml:space="preserve"> </w:t>
        </w:r>
      </w:ins>
      <w:ins w:id="200758" w:author="Claude" w:date="2026-09-27T12:00:00Z">
        <w:r>
          <w:rPr>
            <w:smallCaps/>
            <w:color w:val="000000" w:themeColor="text1"/>
          </w:rPr>
          <w:t xml:space="preserve">the Making of Modern Liberalism</w:t>
        </w:r>
      </w:ins>
      <w:del w:id="60049" w:author="Claude" w:date="2026-09-27T05:00:00Z">
        <w:ins w:id="200759" w:author="Claude" w:date="2026-09-27T12:00:00Z">
          <w:r>
            <w:rPr>
              <w:smallCaps/>
              <w:color w:val="000000" w:themeColor="text1"/>
            </w:rPr>
            <w:delText xml:space="preserve">: </w:delText>
          </w:r>
        </w:ins>
      </w:del>
      <w:ins w:id="60050" w:author="Claude" w:date="2026-09-27T05:00:00Z">
        <w:r>
          <w:rPr>
            <w:smallCaps/>
            <w:color w:val="000000" w:themeColor="text1"/>
          </w:rPr>
          <w:t xml:space="preserve">, </w:t>
        </w:r>
      </w:ins>
      <w:ins w:id="200760" w:author="Claude" w:date="2026-09-27T12:00:00Z">
        <w:r>
          <w:rPr>
            <w:smallCaps/>
            <w:color w:val="000000" w:themeColor="text1"/>
          </w:rPr>
          <w:t xml:space="preserve">1930–</w:t>
        </w:r>
      </w:ins>
      <w:del w:id="60051" w:author="Claude" w:date="2026-09-27T05:00:00Z">
        <w:ins w:id="200761" w:author="Claude" w:date="2026-09-27T12:00:00Z">
          <w:r>
            <w:rPr>
              <w:smallCaps/>
              <w:color w:val="000000" w:themeColor="text1"/>
            </w:rPr>
            <w:delText xml:space="preserve">1960</w:delText>
          </w:r>
        </w:ins>
      </w:del>
      <w:del w:id="60052" w:author="Claude" w:date="2026-09-27T05:00:00Z">
        <w:ins w:id="200762" w:author="Claude" w:date="2026-09-27T12:00:00Z">
          <w:r>
            <w:rPr>
              <w:color w:val="000000" w:themeColor="text1"/>
            </w:rPr>
            <w:delText xml:space="preserve"> </w:delText>
          </w:r>
        </w:ins>
      </w:del>
      <w:ins w:id="60053" w:author="Claude" w:date="2026-09-27T05:00:00Z">
        <w:r>
          <w:rPr>
            <w:smallCaps/>
            <w:color w:val="000000" w:themeColor="text1"/>
          </w:rPr>
          <w:t xml:space="preserve">1960</w:t>
        </w:r>
      </w:ins>
      <w:ins w:id="60054" w:author="Claude" w:date="2026-09-27T05:00:00Z">
        <w:r>
          <w:rPr>
            <w:color w:val="000000" w:themeColor="text1"/>
          </w:rPr>
          <w:t xml:space="preserve">, at </w:t>
        </w:r>
      </w:ins>
      <w:ins w:id="200763" w:author="Claude" w:date="2026-09-27T12:00:00Z">
        <w:r>
          <w:rPr>
            <w:color w:val="000000" w:themeColor="text1"/>
          </w:rPr>
          <w:t xml:space="preserve">187 (2006) (describing the mid-century ACLU, where “there was no room in the organization for people with different opinions”); Sarah </w:t>
        </w:r>
      </w:ins>
      <w:ins w:id="200764" w:author="Claude" w:date="2026-09-27T12:00:00Z">
        <w:r>
          <w:rPr>
            <w:color w:val="000000" w:themeColor="text1"/>
          </w:rPr>
          <w:t xml:space="preserve">Isgur</w:t>
        </w:r>
      </w:ins>
      <w:ins w:id="200765" w:author="Claude" w:date="2026-09-27T12:00:00Z">
        <w:r>
          <w:rPr>
            <w:color w:val="000000" w:themeColor="text1"/>
          </w:rPr>
          <w:t xml:space="preserve"> &amp; David French, </w:t>
        </w:r>
      </w:ins>
      <w:ins w:id="200766" w:author="Claude" w:date="2026-09-27T12:00:00Z">
        <w:r>
          <w:rPr>
            <w:i/>
            <w:iCs/>
            <w:color w:val="000000" w:themeColor="text1"/>
          </w:rPr>
          <w:t xml:space="preserve">Hubris in Legal Movements</w:t>
        </w:r>
      </w:ins>
      <w:ins w:id="200767" w:author="Claude" w:date="2026-09-27T12:00:00Z">
        <w:r>
          <w:rPr>
            <w:color w:val="000000" w:themeColor="text1"/>
          </w:rPr>
          <w:t xml:space="preserve">, </w:t>
        </w:r>
      </w:ins>
      <w:del w:id="60055" w:author="Claude" w:date="2026-09-27T05:00:00Z">
        <w:ins w:id="200768" w:author="Claude" w:date="2026-09-27T12:00:00Z">
          <w:r>
            <w:rPr>
              <w:smallCaps/>
              <w:color w:val="000000" w:themeColor="text1"/>
            </w:rPr>
            <w:delText xml:space="preserve">The </w:delText>
          </w:r>
        </w:ins>
      </w:del>
      <w:ins w:id="200769" w:author="Claude" w:date="2026-09-27T12:00:00Z">
        <w:r>
          <w:rPr>
            <w:smallCaps/>
            <w:color w:val="000000" w:themeColor="text1"/>
          </w:rPr>
          <w:t xml:space="preserve">Dispatch: Advisory Opinions</w:t>
        </w:r>
      </w:ins>
      <w:ins w:id="200770" w:author="Claude" w:date="2026-09-27T12:00:00Z">
        <w:r>
          <w:rPr>
            <w:color w:val="000000" w:themeColor="text1"/>
          </w:rPr>
          <w:t xml:space="preserve"> (June 24, 2025), https://thedispatch.com/podcast/advisoryopinions/hubris-in-legal-movements/ [create </w:t>
        </w:r>
      </w:ins>
      <w:ins w:id="200771" w:author="Claude" w:date="2026-09-27T12:00:00Z">
        <w:r>
          <w:rPr>
            <w:color w:val="000000" w:themeColor="text1"/>
          </w:rPr>
          <w:t xml:space="preserve">perma</w:t>
        </w:r>
      </w:ins>
      <w:ins w:id="200772" w:author="Claude" w:date="2026-09-27T12:00:00Z">
        <w:r>
          <w:rPr>
            <w:color w:val="000000" w:themeColor="text1"/>
          </w:rPr>
          <w:t xml:space="preserve"> link] (discussing “how much the ACLU would have benefited if they had people at the ACLU who disagreed with them or who had clerked for a conservative justice</w:t>
        </w:r>
      </w:ins>
      <w:del w:id="60056" w:author="Claude" w:date="2026-09-27T05:00:00Z">
        <w:ins w:id="200773" w:author="Claude" w:date="2026-09-27T12:00:00Z">
          <w:r>
            <w:rPr>
              <w:color w:val="000000" w:themeColor="text1"/>
            </w:rPr>
            <w:delText xml:space="preserve">.</w:delText>
          </w:r>
        </w:ins>
      </w:del>
      <w:ins w:id="200774" w:author="Claude" w:date="2026-09-27T12:00:00Z">
        <w:r>
          <w:rPr>
            <w:color w:val="000000" w:themeColor="text1"/>
          </w:rPr>
          <w:t xml:space="preserve">”); </w:t>
        </w:r>
      </w:ins>
      <w:ins w:id="200775" w:author="Claude" w:date="2026-09-27T12:00:00Z">
        <w:r>
          <w:rPr>
            <w:color w:val="000000" w:themeColor="text1"/>
          </w:rPr>
          <w:t xml:space="preserve">Confessore</w:t>
        </w:r>
      </w:ins>
      <w:ins w:id="200776" w:author="Claude" w:date="2026-09-27T12:00:00Z">
        <w:r>
          <w:rPr>
            <w:color w:val="000000" w:themeColor="text1"/>
          </w:rPr>
          <w:t xml:space="preserve">, </w:t>
        </w:r>
      </w:ins>
      <w:ins w:id="200777" w:author="Claude" w:date="2026-09-27T12:00:00Z">
        <w:r>
          <w:rPr>
            <w:i/>
            <w:iCs/>
            <w:color w:val="000000" w:themeColor="text1"/>
            <w:rPrChange w:id="60057" w:author="Claude" w:date="2026-09-27T05:00:00Z">
              <w:rPr>
                <w:color w:val="000000" w:themeColor="text1"/>
              </w:rPr>
            </w:rPrChange>
          </w:rPr>
          <w:t xml:space="preserve">supra</w:t>
        </w:r>
      </w:ins>
      <w:ins w:id="200778" w:author="Claude" w:date="2026-09-27T12:00:00Z">
        <w:r>
          <w:rPr>
            <w:color w:val="000000" w:themeColor="text1"/>
          </w:rPr>
          <w:t xml:space="preserve"> note 3 (reporting critics’ views: “[T]he movement was consumed by theories of sex and gender that most voters didn’t grasp or support, radicalizing its politics just as the culture wars reignited and the Supreme Court began moving further right. And as </w:t>
        </w:r>
      </w:ins>
      <w:ins w:id="200779" w:author="Claude" w:date="2026-09-27T12:00:00Z">
        <w:r>
          <w:rPr>
            <w:color w:val="000000" w:themeColor="text1"/>
          </w:rPr>
          <w:t xml:space="preserve">Skrmetti</w:t>
        </w:r>
      </w:ins>
      <w:ins w:id="200780" w:author="Claude" w:date="2026-09-27T12:00:00Z">
        <w:r>
          <w:rPr>
            <w:color w:val="000000" w:themeColor="text1"/>
          </w:rPr>
          <w:t xml:space="preserve"> and other lawsuits made their way through federal Courts, some of the central medical claims girding the legal case for pediatric gender treatments — that decades of thorough study had found them to be safe and effective — began to unravel amid growing scrutiny by other doctors and experts.”).</w:t>
        </w:r>
      </w:ins>
    </w:p>
  </w:footnote>
  <w:footnote w:id="712">
    <w:p w14:paraId="7E8D0D40" w14:textId="25AE699A" w:rsidR="00E01DE8" w:rsidRPr="005B3E31" w:rsidRDefault="00E01DE8" w:rsidP="003D74D8">
      <w:pPr>
        <w:pStyle w:val="FootnoteText"/>
        <w:spacing w:line="480" w:lineRule="auto"/>
        <w:rPr>
          <w:ins w:id="200790" w:author="Claude" w:date="2026-09-27T12:00:00Z"/>
          <w:color w:val="000000" w:themeColor="text1"/>
        </w:rPr>
      </w:pPr>
      <w:ins w:id="200782" w:author="Claude" w:date="2026-09-27T12:00:00Z">
        <w:r>
          <w:rPr>
            <w:rStyle w:val="FootnoteReference"/>
            <w:color w:val="000000" w:themeColor="text1"/>
          </w:rPr>
          <w:footnoteRef/>
        </w:r>
      </w:ins>
      <w:ins w:id="200783" w:author="Claude" w:date="2026-09-27T12:00:00Z">
        <w:r>
          <w:rPr>
            <w:color w:val="000000" w:themeColor="text1"/>
          </w:rPr>
          <w:t xml:space="preserve"> McArdle, </w:t>
        </w:r>
      </w:ins>
      <w:ins w:id="200784" w:author="Claude" w:date="2026-09-27T12:00:00Z">
        <w:r>
          <w:rPr>
            <w:i/>
            <w:iCs/>
            <w:color w:val="000000" w:themeColor="text1"/>
          </w:rPr>
          <w:t>supra</w:t>
        </w:r>
      </w:ins>
      <w:ins w:id="200785" w:author="Claude" w:date="2026-09-27T12:00:00Z">
        <w:r>
          <w:rPr>
            <w:color w:val="000000" w:themeColor="text1"/>
          </w:rPr>
          <w:t xml:space="preserve"> note 2 (“[T]he case departed from the incrementalist strategy that helped the LGBTQ+ movement win victories such as marriage equality.”); </w:t>
        </w:r>
      </w:ins>
      <w:ins w:id="200786" w:author="Claude" w:date="2026-09-27T12:00:00Z">
        <w:r>
          <w:rPr>
            <w:color w:val="000000" w:themeColor="text1"/>
          </w:rPr>
          <w:t>Confessore</w:t>
        </w:r>
      </w:ins>
      <w:ins w:id="200787" w:author="Claude" w:date="2026-09-27T12:00:00Z">
        <w:r>
          <w:rPr>
            <w:color w:val="000000" w:themeColor="text1"/>
          </w:rPr>
          <w:t xml:space="preserve">, </w:t>
        </w:r>
      </w:ins>
      <w:ins w:id="200788" w:author="Claude" w:date="2026-09-27T12:00:00Z">
        <w:r>
          <w:rPr>
            <w:i/>
            <w:iCs/>
            <w:color w:val="000000" w:themeColor="text1"/>
          </w:rPr>
          <w:t>supra</w:t>
        </w:r>
      </w:ins>
      <w:ins w:id="200789" w:author="Claude" w:date="2026-09-27T12:00:00Z">
        <w:r>
          <w:rPr>
            <w:color w:val="000000" w:themeColor="text1"/>
          </w:rPr>
          <w:t xml:space="preserve"> note 3 (“L.G.B.T.Q. groups and the A.C.L.U. might have looked to state Courts, seeking incremental wins without the risk of a binding Supreme Court precedent.”).</w:t>
        </w:r>
      </w:ins>
    </w:p>
  </w:footnote>
  <w:footnote w:id="713">
    <w:p w14:paraId="022F0698" w14:textId="5AD6AF2C" w:rsidR="001F58B7" w:rsidRPr="005B3E31" w:rsidRDefault="001F58B7" w:rsidP="003D74D8">
      <w:pPr>
        <w:pStyle w:val="FootnoteText"/>
        <w:spacing w:line="480" w:lineRule="auto"/>
        <w:rPr>
          <w:ins w:id="200803" w:author="Claude" w:date="2026-09-27T12:00:00Z"/>
          <w:color w:val="000000" w:themeColor="text1"/>
        </w:rPr>
      </w:pPr>
      <w:ins w:id="200791" w:author="Claude" w:date="2026-09-27T12:00:00Z">
        <w:r>
          <w:rPr>
            <w:rStyle w:val="FootnoteReference"/>
            <w:color w:val="000000" w:themeColor="text1"/>
          </w:rPr>
          <w:footnoteRef/>
        </w:r>
      </w:ins>
      <w:ins w:id="200792" w:author="Claude" w:date="2026-09-27T12:00:00Z">
        <w:r>
          <w:rPr>
            <w:color w:val="000000" w:themeColor="text1"/>
          </w:rPr>
          <w:t xml:space="preserve"> </w:t>
        </w:r>
      </w:ins>
      <w:ins w:id="200793" w:author="Claude" w:date="2026-09-27T12:00:00Z">
        <w:r>
          <w:rPr>
            <w:i/>
            <w:iCs/>
            <w:color w:val="000000" w:themeColor="text1"/>
          </w:rPr>
          <w:t xml:space="preserve">But see</w:t>
        </w:r>
      </w:ins>
      <w:ins w:id="200794" w:author="Claude" w:date="2026-09-27T12:00:00Z">
        <w:r>
          <w:rPr>
            <w:color w:val="000000" w:themeColor="text1"/>
          </w:rPr>
          <w:t xml:space="preserve"> Kate Redburn, </w:t>
        </w:r>
      </w:ins>
      <w:ins w:id="200795" w:author="Claude" w:date="2026-09-27T12:00:00Z">
        <w:r>
          <w:rPr>
            <w:color w:val="000000" w:themeColor="text1"/>
          </w:rPr>
          <w:t xml:space="preserve">Skrmetti</w:t>
        </w:r>
      </w:ins>
      <w:ins w:id="200796" w:author="Claude" w:date="2026-09-27T12:00:00Z">
        <w:r>
          <w:rPr>
            <w:color w:val="000000" w:themeColor="text1"/>
          </w:rPr>
          <w:t xml:space="preserve"> </w:t>
        </w:r>
      </w:ins>
      <w:ins w:id="200797" w:author="Claude" w:date="2026-09-27T12:00:00Z">
        <w:r>
          <w:rPr>
            <w:i/>
            <w:iCs/>
            <w:color w:val="000000" w:themeColor="text1"/>
          </w:rPr>
          <w:t xml:space="preserve">Beyond Scrutiny</w:t>
        </w:r>
      </w:ins>
      <w:ins w:id="200798" w:author="Claude" w:date="2026-09-27T12:00:00Z">
        <w:r>
          <w:rPr>
            <w:color w:val="000000" w:themeColor="text1"/>
          </w:rPr>
          <w:t xml:space="preserve">, 139 </w:t>
        </w:r>
      </w:ins>
      <w:ins w:id="200799" w:author="Claude" w:date="2026-09-27T12:00:00Z">
        <w:r>
          <w:rPr>
            <w:smallCaps/>
            <w:color w:val="000000" w:themeColor="text1"/>
            <w:rPrChange w:id="60058" w:author="Claude" w:date="2026-09-27T05:00:00Z">
              <w:rPr>
                <w:color w:val="000000" w:themeColor="text1"/>
              </w:rPr>
            </w:rPrChange>
          </w:rPr>
          <w:t xml:space="preserve">Harv. L. Rev.</w:t>
        </w:r>
      </w:ins>
      <w:ins w:id="200800" w:author="Claude" w:date="2026-09-27T12:00:00Z">
        <w:r>
          <w:rPr>
            <w:color w:val="000000" w:themeColor="text1"/>
          </w:rPr>
          <w:t xml:space="preserve"> 167, 193 &amp; n.226 (2025) (arguing that </w:t>
        </w:r>
      </w:ins>
      <w:ins w:id="200801" w:author="Claude" w:date="2026-09-27T12:00:00Z">
        <w:r>
          <w:rPr>
            <w:i/>
            <w:iCs/>
            <w:color w:val="000000" w:themeColor="text1"/>
            <w:rPrChange w:id="60059" w:author="Claude" w:date="2026-09-27T05:00:00Z">
              <w:rPr>
                <w:color w:val="000000" w:themeColor="text1"/>
              </w:rPr>
            </w:rPrChange>
          </w:rPr>
          <w:t xml:space="preserve">Skrmetti</w:t>
        </w:r>
      </w:ins>
      <w:ins w:id="200802" w:author="Claude" w:date="2026-09-27T12:00:00Z">
        <w:r>
          <w:rPr>
            <w:color w:val="000000" w:themeColor="text1"/>
          </w:rPr>
          <w:t xml:space="preserve"> was mischaracterized as turning on scientific rather than legal questions).</w:t>
        </w:r>
      </w:ins>
    </w:p>
  </w:footnote>
  <w:footnote w:id="714">
    <w:p w14:paraId="5B2FCF9B" w14:textId="23558142" w:rsidR="00E01DE8" w:rsidRPr="005B3E31" w:rsidRDefault="00E01DE8" w:rsidP="003D74D8">
      <w:pPr>
        <w:pStyle w:val="FootnoteText"/>
        <w:spacing w:line="480" w:lineRule="auto"/>
        <w:rPr>
          <w:ins w:id="200817" w:author="Claude" w:date="2026-09-27T12:00:00Z"/>
          <w:color w:val="000000" w:themeColor="text1"/>
        </w:rPr>
      </w:pPr>
      <w:ins w:id="200804" w:author="Claude" w:date="2026-09-27T12:00:00Z">
        <w:r>
          <w:rPr>
            <w:rStyle w:val="FootnoteReference"/>
            <w:color w:val="000000" w:themeColor="text1"/>
          </w:rPr>
          <w:footnoteRef/>
        </w:r>
      </w:ins>
      <w:ins w:id="200805" w:author="Claude" w:date="2026-09-27T12:00:00Z">
        <w:r>
          <w:rPr>
            <w:color w:val="000000" w:themeColor="text1"/>
          </w:rPr>
          <w:t xml:space="preserve">  </w:t>
        </w:r>
      </w:ins>
      <w:del w:id="60060" w:author="Claude" w:date="2026-09-27T05:00:00Z">
        <w:ins w:id="200806" w:author="Claude" w:date="2026-09-27T12:00:00Z">
          <w:r>
            <w:rPr>
              <w:i/>
              <w:iCs/>
              <w:color w:val="000000" w:themeColor="text1"/>
            </w:rPr>
            <w:delText xml:space="preserve">A Conversation About </w:delText>
          </w:r>
        </w:ins>
      </w:del>
      <w:del w:id="60061" w:author="Claude" w:date="2026-09-27T05:00:00Z">
        <w:ins w:id="200807" w:author="Claude" w:date="2026-09-27T12:00:00Z">
          <w:r>
            <w:rPr>
              <w:i/>
              <w:iCs/>
              <w:color w:val="000000" w:themeColor="text1"/>
            </w:rPr>
            <w:delText xml:space="preserve">Skrmetti</w:delText>
          </w:r>
        </w:ins>
      </w:del>
      <w:del w:id="60062" w:author="Claude" w:date="2026-09-27T05:00:00Z">
        <w:ins w:id="200808" w:author="Claude" w:date="2026-09-27T12:00:00Z">
          <w:r>
            <w:rPr>
              <w:i/>
              <w:iCs/>
              <w:color w:val="000000" w:themeColor="text1"/>
            </w:rPr>
            <w:delText xml:space="preserve"> with Ezra Young &amp; Naomi </w:delText>
          </w:r>
        </w:ins>
      </w:del>
      <w:del w:id="60063" w:author="Claude" w:date="2026-09-27T05:00:00Z">
        <w:ins w:id="200809" w:author="Claude" w:date="2026-09-27T12:00:00Z">
          <w:r>
            <w:rPr>
              <w:i/>
              <w:iCs/>
              <w:color w:val="000000" w:themeColor="text1"/>
            </w:rPr>
            <w:delText xml:space="preserve">Schoenbaum</w:delText>
          </w:r>
        </w:ins>
      </w:del>
      <w:del w:id="60064" w:author="Claude" w:date="2026-09-27T05:00:00Z">
        <w:ins w:id="200810" w:author="Claude" w:date="2026-09-27T12:00:00Z">
          <w:r>
            <w:rPr>
              <w:color w:val="000000" w:themeColor="text1"/>
            </w:rPr>
            <w:delText xml:space="preserve">, </w:delText>
          </w:r>
        </w:ins>
      </w:del>
      <w:del w:id="60065" w:author="Claude" w:date="2026-09-27T05:00:00Z">
        <w:ins w:id="200811" w:author="Claude" w:date="2026-09-27T12:00:00Z">
          <w:r>
            <w:rPr>
              <w:smallCaps/>
              <w:color w:val="000000" w:themeColor="text1"/>
            </w:rPr>
            <w:delText xml:space="preserve">Assigned Media</w:delText>
          </w:r>
        </w:ins>
      </w:del>
      <w:del w:id="60066" w:author="Claude" w:date="2026-09-27T05:00:00Z">
        <w:ins w:id="200812" w:author="Claude" w:date="2026-09-27T12:00:00Z">
          <w:r>
            <w:delText xml:space="preserve"> (July 8, 2025),</w:delText>
          </w:r>
        </w:ins>
      </w:del>
      <w:del w:id="60067" w:author="Claude" w:date="2026-09-27T05:00:00Z">
        <w:ins w:id="200813" w:author="Claude" w:date="2026-09-27T12:00:00Z">
          <w:r>
            <w:rPr>
              <w:color w:val="000000" w:themeColor="text1"/>
            </w:rPr>
            <w:delText xml:space="preserve"> https://www.assignedmedia.org/breaking-news/skrmetti-interview-ezra-young-naomi-schoenbaum [create </w:delText>
          </w:r>
        </w:ins>
      </w:del>
      <w:del w:id="60068" w:author="Claude" w:date="2026-09-27T05:00:00Z">
        <w:ins w:id="200814" w:author="Claude" w:date="2026-09-27T12:00:00Z">
          <w:r>
            <w:rPr>
              <w:color w:val="000000" w:themeColor="text1"/>
            </w:rPr>
            <w:delText xml:space="preserve">perma</w:delText>
          </w:r>
        </w:ins>
      </w:del>
      <w:del w:id="60069" w:author="Claude" w:date="2026-09-27T05:00:00Z">
        <w:ins w:id="200815" w:author="Claude" w:date="2026-09-27T12:00:00Z">
          <w:r>
            <w:rPr>
              <w:color w:val="000000" w:themeColor="text1"/>
            </w:rPr>
            <w:delText xml:space="preserve"> link]</w:delText>
          </w:r>
        </w:ins>
      </w:del>
      <w:ins w:id="60070" w:author="Claude" w:date="2026-09-27T05:00:00Z">
        <w:r>
          <w:rPr>
            <w:color w:val="000000" w:themeColor="text1"/>
          </w:rPr>
          <w:t xml:space="preserve">Wilchins, </w:t>
        </w:r>
      </w:ins>
      <w:ins w:id="60071" w:author="Claude" w:date="2026-09-27T05:00:00Z">
        <w:r>
          <w:rPr>
            <w:i/>
            <w:iCs/>
            <w:color w:val="000000" w:themeColor="text1"/>
          </w:rPr>
          <w:t xml:space="preserve">supra</w:t>
        </w:r>
      </w:ins>
      <w:ins w:id="60072" w:author="Claude" w:date="2026-09-27T05:00:00Z">
        <w:r>
          <w:rPr>
            <w:color w:val="000000" w:themeColor="text1"/>
          </w:rPr>
          <w:t xml:space="preserve"> note 2</w:t>
        </w:r>
      </w:ins>
      <w:ins w:id="200816" w:author="Claude" w:date="2026-09-27T12:00:00Z">
        <w:r>
          <w:rPr>
            <w:color w:val="000000" w:themeColor="text1"/>
          </w:rPr>
          <w:t xml:space="preserve"> (“So you end up with the national ACLU sending people up to the Supreme Court on a sex discrimination case and they don’t know much about sex discrimination jurisprudence. That’s bad. That’s not good.”). </w:t>
        </w:r>
      </w:ins>
    </w:p>
  </w:footnote>
  <w:footnote w:id="715">
    <w:p w14:paraId="6CB808FF" w14:textId="790B1767" w:rsidR="00105CBB" w:rsidRPr="005B3E31" w:rsidRDefault="00105CBB" w:rsidP="003D74D8">
      <w:pPr>
        <w:pStyle w:val="FootnoteText"/>
        <w:spacing w:line="480" w:lineRule="auto"/>
        <w:rPr>
          <w:ins w:id="200822" w:author="Claude" w:date="2026-09-27T12:00:00Z"/>
          <w:color w:val="000000" w:themeColor="text1"/>
        </w:rPr>
      </w:pPr>
      <w:ins w:id="200818" w:author="Claude" w:date="2026-09-27T12:00:00Z">
        <w:r>
          <w:rPr>
            <w:rStyle w:val="FootnoteReference"/>
            <w:color w:val="000000" w:themeColor="text1"/>
          </w:rPr>
          <w:footnoteRef/>
        </w:r>
      </w:ins>
      <w:ins w:id="200819" w:author="Claude" w:date="2026-09-27T12:00:00Z">
        <w:r>
          <w:rPr>
            <w:color w:val="000000" w:themeColor="text1"/>
          </w:rPr>
          <w:t xml:space="preserve"> United States v. </w:t>
        </w:r>
      </w:ins>
      <w:ins w:id="200820" w:author="Claude" w:date="2026-09-27T12:00:00Z">
        <w:r>
          <w:rPr>
            <w:color w:val="000000" w:themeColor="text1"/>
          </w:rPr>
          <w:t>Skrmetti</w:t>
        </w:r>
      </w:ins>
      <w:ins w:id="200821" w:author="Claude" w:date="2026-09-27T12:00:00Z">
        <w:r>
          <w:rPr>
            <w:color w:val="000000" w:themeColor="text1"/>
          </w:rPr>
          <w:t>, 145 S. Ct. 1816, 1829, 1835–37 (2025).</w:t>
        </w:r>
      </w:ins>
    </w:p>
  </w:footnote>
  <w:footnote w:id="716">
    <w:p w14:paraId="4643402C" w14:textId="5EFFDE01" w:rsidR="0073200D" w:rsidRPr="005B3E31" w:rsidRDefault="0073200D" w:rsidP="003D74D8">
      <w:pPr>
        <w:pStyle w:val="FootnoteText"/>
        <w:spacing w:line="480" w:lineRule="auto"/>
        <w:rPr>
          <w:ins w:id="200835" w:author="Claude" w:date="2026-09-27T12:00:00Z"/>
          <w:color w:val="000000" w:themeColor="text1"/>
        </w:rPr>
      </w:pPr>
      <w:ins w:id="200823" w:author="Claude" w:date="2026-09-27T12:00:00Z">
        <w:r>
          <w:rPr>
            <w:rStyle w:val="FootnoteReference"/>
            <w:color w:val="000000" w:themeColor="text1"/>
          </w:rPr>
          <w:footnoteRef/>
        </w:r>
      </w:ins>
      <w:ins w:id="200824" w:author="Claude" w:date="2026-09-27T12:00:00Z">
        <w:r>
          <w:rPr>
            <w:color w:val="000000" w:themeColor="text1"/>
          </w:rPr>
          <w:t xml:space="preserve"> Paul ’t Hart, </w:t>
        </w:r>
      </w:ins>
      <w:ins w:id="200825" w:author="Claude" w:date="2026-09-27T12:00:00Z">
        <w:r>
          <w:rPr>
            <w:i/>
            <w:iCs/>
            <w:color w:val="000000" w:themeColor="text1"/>
          </w:rPr>
          <w:t xml:space="preserve">Irving L. Janis’ Victims of Groupthink</w:t>
        </w:r>
      </w:ins>
      <w:ins w:id="200826" w:author="Claude" w:date="2026-09-27T12:00:00Z">
        <w:r>
          <w:rPr>
            <w:color w:val="000000" w:themeColor="text1"/>
          </w:rPr>
          <w:t xml:space="preserve">, 12 </w:t>
        </w:r>
      </w:ins>
      <w:ins w:id="200827" w:author="Claude" w:date="2026-09-27T12:00:00Z">
        <w:r>
          <w:rPr>
            <w:smallCaps/>
            <w:color w:val="000000" w:themeColor="text1"/>
          </w:rPr>
          <w:t xml:space="preserve">Pol. Psychol.</w:t>
        </w:r>
      </w:ins>
      <w:ins w:id="200828" w:author="Claude" w:date="2026-09-27T12:00:00Z">
        <w:r>
          <w:rPr>
            <w:color w:val="000000" w:themeColor="text1"/>
          </w:rPr>
          <w:t xml:space="preserve"> 247, 256 (1991) (describing groupthink); </w:t>
        </w:r>
      </w:ins>
      <w:ins w:id="200829" w:author="Claude" w:date="2026-09-27T12:00:00Z">
        <w:r>
          <w:rPr>
            <w:color w:val="000000" w:themeColor="text1"/>
          </w:rPr>
          <w:t xml:space="preserve">Confessore</w:t>
        </w:r>
      </w:ins>
      <w:ins w:id="200830" w:author="Claude" w:date="2026-09-27T12:00:00Z">
        <w:r>
          <w:rPr>
            <w:color w:val="000000" w:themeColor="text1"/>
          </w:rPr>
          <w:t xml:space="preserve">, </w:t>
        </w:r>
      </w:ins>
      <w:ins w:id="200831" w:author="Claude" w:date="2026-09-27T12:00:00Z">
        <w:r>
          <w:rPr>
            <w:i/>
            <w:iCs/>
            <w:color w:val="000000" w:themeColor="text1"/>
            <w:rPrChange w:id="60073" w:author="Claude" w:date="2026-09-27T05:00:00Z">
              <w:rPr>
                <w:color w:val="000000" w:themeColor="text1"/>
              </w:rPr>
            </w:rPrChange>
          </w:rPr>
          <w:t xml:space="preserve">supra</w:t>
        </w:r>
      </w:ins>
      <w:ins w:id="200832" w:author="Claude" w:date="2026-09-27T12:00:00Z">
        <w:r>
          <w:rPr>
            <w:color w:val="000000" w:themeColor="text1"/>
          </w:rPr>
          <w:t xml:space="preserve"> note 3 (quoting Michael Ulrich: “If you can’t win a challenge to strike down a gender-affirming care ban, it’s going to be hard to win other cases around trans rights”); </w:t>
        </w:r>
      </w:ins>
      <w:ins w:id="200833" w:author="Claude" w:date="2026-09-27T12:00:00Z">
        <w:r>
          <w:rPr>
            <w:i/>
            <w:iCs/>
            <w:color w:val="000000" w:themeColor="text1"/>
          </w:rPr>
          <w:t xml:space="preserve">see infra</w:t>
        </w:r>
      </w:ins>
      <w:ins w:id="200834" w:author="Claude" w:date="2026-09-27T12:00:00Z">
        <w:r>
          <w:rPr>
            <w:color w:val="000000" w:themeColor="text1"/>
          </w:rPr>
          <w:t xml:space="preserve"> Section II.</w:t>
        </w:r>
      </w:ins>
    </w:p>
  </w:footnote>
  <w:footnote w:id="717">
    <w:p w14:paraId="0113D4F5" w14:textId="76A09CAC" w:rsidR="00E2020C" w:rsidRPr="005B3E31" w:rsidRDefault="00E2020C" w:rsidP="003D74D8">
      <w:pPr>
        <w:pStyle w:val="FootnoteText"/>
        <w:spacing w:line="480" w:lineRule="auto"/>
        <w:rPr>
          <w:ins w:id="200845" w:author="Claude" w:date="2026-09-27T12:00:00Z"/>
          <w:color w:val="000000" w:themeColor="text1"/>
        </w:rPr>
      </w:pPr>
      <w:ins w:id="200836" w:author="Claude" w:date="2026-09-27T12:00:00Z">
        <w:r>
          <w:rPr>
            <w:rStyle w:val="FootnoteReference"/>
            <w:color w:val="000000" w:themeColor="text1"/>
          </w:rPr>
          <w:footnoteRef/>
        </w:r>
      </w:ins>
      <w:ins w:id="200837" w:author="Claude" w:date="2026-09-27T12:00:00Z">
        <w:r>
          <w:rPr>
            <w:color w:val="000000" w:themeColor="text1"/>
          </w:rPr>
          <w:t xml:space="preserve"> </w:t>
        </w:r>
      </w:ins>
      <w:del w:id="60074" w:author="Claude" w:date="2026-09-27T05:00:00Z">
        <w:ins w:id="200838" w:author="Claude" w:date="2026-09-27T12:00:00Z">
          <w:r>
            <w:rPr>
              <w:color w:val="000000" w:themeColor="text1"/>
            </w:rPr>
            <w:delText xml:space="preserve">Sarah </w:delText>
          </w:r>
        </w:ins>
      </w:del>
      <w:del w:id="60075" w:author="Claude" w:date="2026-09-27T05:00:00Z">
        <w:ins w:id="200839" w:author="Claude" w:date="2026-09-27T12:00:00Z">
          <w:r>
            <w:rPr>
              <w:color w:val="000000" w:themeColor="text1"/>
            </w:rPr>
            <w:delText xml:space="preserve">Isgur</w:delText>
          </w:r>
        </w:ins>
      </w:del>
      <w:del w:id="60076" w:author="Claude" w:date="2026-09-27T05:00:00Z">
        <w:ins w:id="200840" w:author="Claude" w:date="2026-09-27T12:00:00Z">
          <w:r>
            <w:rPr>
              <w:color w:val="000000" w:themeColor="text1"/>
            </w:rPr>
            <w:delText xml:space="preserve"> &amp; David French, </w:delText>
          </w:r>
        </w:ins>
      </w:del>
      <w:del w:id="60077" w:author="Claude" w:date="2026-09-27T05:00:00Z">
        <w:ins w:id="200841" w:author="Claude" w:date="2026-09-27T12:00:00Z">
          <w:r>
            <w:rPr>
              <w:i/>
              <w:iCs/>
            </w:rPr>
            <w:delText xml:space="preserve">Hubris in Legal Movements</w:delText>
          </w:r>
        </w:ins>
      </w:del>
      <w:del w:id="60078" w:author="Claude" w:date="2026-09-27T05:00:00Z">
        <w:ins w:id="200842" w:author="Claude" w:date="2026-09-27T12:00:00Z">
          <w:r>
            <w:delText xml:space="preserve">, The Dispatch: Advisory Opinions (June 24, 2025), https://thedispatch.com/podcast/advisoryopinions/hubris-in-legal-movements/ [create </w:delText>
          </w:r>
        </w:ins>
      </w:del>
      <w:del w:id="60079" w:author="Claude" w:date="2026-09-27T05:00:00Z">
        <w:ins w:id="200843" w:author="Claude" w:date="2026-09-27T12:00:00Z">
          <w:r>
            <w:delText xml:space="preserve">perma</w:delText>
          </w:r>
        </w:ins>
      </w:del>
      <w:del w:id="60080" w:author="Claude" w:date="2026-09-27T05:00:00Z">
        <w:ins w:id="200844" w:author="Claude" w:date="2026-09-27T12:00:00Z">
          <w:r>
            <w:delText xml:space="preserve"> link].</w:delText>
          </w:r>
        </w:ins>
      </w:del>
      <w:ins w:id="60081" w:author="Claude" w:date="2026-09-27T05:00:00Z">
        <w:r>
          <w:t xml:space="preserve">Isgur &amp; French, </w:t>
        </w:r>
      </w:ins>
      <w:ins w:id="60082" w:author="Claude" w:date="2026-09-27T05:00:00Z">
        <w:r>
          <w:rPr>
            <w:i/>
            <w:iCs/>
          </w:rPr>
          <w:t xml:space="preserve">supra</w:t>
        </w:r>
      </w:ins>
      <w:ins w:id="60083" w:author="Claude" w:date="2026-09-27T05:00:00Z">
        <w:r>
          <w:t xml:space="preserve"> note 10.</w:t>
        </w:r>
      </w:ins>
    </w:p>
  </w:footnote>
  <w:footnote w:id="718">
    <w:p w14:paraId="18D35CBD" w14:textId="67C20FB1" w:rsidR="00BE5202" w:rsidRPr="005B3E31" w:rsidRDefault="00BE5202" w:rsidP="003D74D8">
      <w:pPr>
        <w:pStyle w:val="FootnoteText"/>
        <w:spacing w:line="480" w:lineRule="auto"/>
        <w:rPr>
          <w:ins w:id="200856" w:author="Claude" w:date="2026-09-27T12:00:00Z"/>
          <w:color w:val="000000" w:themeColor="text1"/>
        </w:rPr>
      </w:pPr>
      <w:ins w:id="200846" w:author="Claude" w:date="2026-09-27T12:00:00Z">
        <w:r>
          <w:rPr>
            <w:rStyle w:val="FootnoteReference"/>
            <w:color w:val="000000" w:themeColor="text1"/>
          </w:rPr>
          <w:footnoteRef/>
        </w:r>
      </w:ins>
      <w:ins w:id="200847" w:author="Claude" w:date="2026-09-27T12:00:00Z">
        <w:r>
          <w:rPr>
            <w:color w:val="000000" w:themeColor="text1"/>
          </w:rPr>
          <w:t xml:space="preserve"> Ross Douthat &amp; Chase </w:t>
        </w:r>
      </w:ins>
      <w:ins w:id="200848" w:author="Claude" w:date="2026-09-27T12:00:00Z">
        <w:r>
          <w:rPr>
            <w:color w:val="000000" w:themeColor="text1"/>
          </w:rPr>
          <w:t>Strangio</w:t>
        </w:r>
      </w:ins>
      <w:ins w:id="200849" w:author="Claude" w:date="2026-09-27T12:00:00Z">
        <w:r>
          <w:rPr>
            <w:color w:val="000000" w:themeColor="text1"/>
          </w:rPr>
          <w:t xml:space="preserve">, </w:t>
        </w:r>
      </w:ins>
      <w:ins w:id="200850" w:author="Claude" w:date="2026-09-27T12:00:00Z">
        <w:r>
          <w:rPr>
            <w:i/>
            <w:iCs/>
            <w:color w:val="000000" w:themeColor="text1"/>
          </w:rPr>
          <w:t>The Shifting Politics of Transgender Rights</w:t>
        </w:r>
      </w:ins>
      <w:ins w:id="200851" w:author="Claude" w:date="2026-09-27T12:00:00Z">
        <w:r>
          <w:rPr>
            <w:color w:val="000000" w:themeColor="text1"/>
          </w:rPr>
          <w:t xml:space="preserve">, </w:t>
        </w:r>
      </w:ins>
      <w:ins w:id="200852" w:author="Claude" w:date="2026-09-27T12:00:00Z">
        <w:r>
          <w:rPr>
            <w:smallCaps/>
            <w:color w:val="000000" w:themeColor="text1"/>
          </w:rPr>
          <w:t>N.Y. Times</w:t>
        </w:r>
      </w:ins>
      <w:ins w:id="200853" w:author="Claude" w:date="2026-09-27T12:00:00Z">
        <w:r>
          <w:rPr>
            <w:color w:val="000000" w:themeColor="text1"/>
          </w:rPr>
          <w:t xml:space="preserve"> (Dec. 4, 2025), https://www.nytimes.com/2025/12/04/opinion/transgender-rights-strangio-douthat.html [create </w:t>
        </w:r>
      </w:ins>
      <w:ins w:id="200854" w:author="Claude" w:date="2026-09-27T12:00:00Z">
        <w:r>
          <w:rPr>
            <w:color w:val="000000" w:themeColor="text1"/>
          </w:rPr>
          <w:t>perma</w:t>
        </w:r>
      </w:ins>
      <w:ins w:id="200855" w:author="Claude" w:date="2026-09-27T12:00:00Z">
        <w:r>
          <w:rPr>
            <w:color w:val="000000" w:themeColor="text1"/>
          </w:rPr>
          <w:t xml:space="preserve"> link]. </w:t>
        </w:r>
      </w:ins>
    </w:p>
  </w:footnote>
  <w:footnote w:id="719">
    <w:p w14:paraId="6119D837" w14:textId="1735BB1F" w:rsidR="00C97DF2" w:rsidRPr="005B3E31" w:rsidRDefault="00C97DF2" w:rsidP="003D74D8">
      <w:pPr>
        <w:pStyle w:val="FootnoteText"/>
        <w:spacing w:line="480" w:lineRule="auto"/>
        <w:ind w:left="720" w:hanging="720"/>
        <w:rPr>
          <w:ins w:id="200896" w:author="Claude" w:date="2026-09-27T12:00:00Z"/>
          <w:color w:val="000000" w:themeColor="text1"/>
        </w:rPr>
      </w:pPr>
      <w:ins w:id="200892" w:author="Claude" w:date="2026-09-27T12:00:00Z">
        <w:r>
          <w:rPr>
            <w:rStyle w:val="FootnoteReference"/>
            <w:color w:val="000000" w:themeColor="text1"/>
          </w:rPr>
          <w:footnoteRef/>
        </w:r>
      </w:ins>
      <w:ins w:id="200893" w:author="Claude" w:date="2026-09-27T12:00:00Z">
        <w:r>
          <w:rPr>
            <w:color w:val="000000" w:themeColor="text1"/>
          </w:rPr>
          <w:t xml:space="preserve"> </w:t>
        </w:r>
      </w:ins>
      <w:ins w:id="200894" w:author="Claude" w:date="2026-09-27T12:00:00Z">
        <w:r>
          <w:rPr>
            <w:smallCaps/>
            <w:color w:val="000000" w:themeColor="text1"/>
          </w:rPr>
          <w:t>Tenn. Code Ann</w:t>
        </w:r>
      </w:ins>
      <w:ins w:id="200895" w:author="Claude" w:date="2026-09-27T12:00:00Z">
        <w:r>
          <w:rPr>
            <w:color w:val="000000" w:themeColor="text1"/>
          </w:rPr>
          <w:t>. §§ 68-33-101 to -107 (2023).</w:t>
        </w:r>
      </w:ins>
    </w:p>
  </w:footnote>
  <w:footnote w:id="720">
    <w:p w14:paraId="388AB3B7" w14:textId="77777777" w:rsidR="00C97DF2" w:rsidRPr="005B3E31" w:rsidRDefault="00C97DF2" w:rsidP="003D74D8">
      <w:pPr>
        <w:pStyle w:val="FootnoteText"/>
        <w:spacing w:line="480" w:lineRule="auto"/>
        <w:rPr>
          <w:ins w:id="200901" w:author="Claude" w:date="2026-09-27T12:00:00Z"/>
          <w:color w:val="000000" w:themeColor="text1"/>
        </w:rPr>
      </w:pPr>
      <w:ins w:id="200897" w:author="Claude" w:date="2026-09-27T12:00:00Z">
        <w:r>
          <w:rPr>
            <w:rStyle w:val="FootnoteReference"/>
            <w:color w:val="000000" w:themeColor="text1"/>
          </w:rPr>
          <w:footnoteRef/>
        </w:r>
      </w:ins>
      <w:ins w:id="200898" w:author="Claude" w:date="2026-09-27T12:00:00Z">
        <w:r>
          <w:rPr>
            <w:color w:val="000000" w:themeColor="text1"/>
          </w:rPr>
          <w:t xml:space="preserve"> </w:t>
        </w:r>
      </w:ins>
      <w:ins w:id="200899" w:author="Claude" w:date="2026-09-27T12:00:00Z">
        <w:r>
          <w:rPr>
            <w:i/>
            <w:iCs/>
            <w:color w:val="000000" w:themeColor="text1"/>
          </w:rPr>
          <w:t>Id</w:t>
        </w:r>
      </w:ins>
      <w:ins w:id="200900" w:author="Claude" w:date="2026-09-27T12:00:00Z">
        <w:r>
          <w:rPr>
            <w:color w:val="000000" w:themeColor="text1"/>
          </w:rPr>
          <w:t xml:space="preserve">. </w:t>
        </w:r>
      </w:ins>
    </w:p>
  </w:footnote>
  <w:footnote w:id="721">
    <w:p w14:paraId="21D70EE0" w14:textId="18F4C779" w:rsidR="00C97DF2" w:rsidRPr="005B3E31" w:rsidRDefault="00C97DF2" w:rsidP="003D74D8">
      <w:pPr>
        <w:pStyle w:val="FootnoteText"/>
        <w:spacing w:line="480" w:lineRule="auto"/>
        <w:rPr>
          <w:ins w:id="200916" w:author="Claude" w:date="2026-09-27T12:00:00Z"/>
          <w:color w:val="000000" w:themeColor="text1"/>
        </w:rPr>
      </w:pPr>
      <w:ins w:id="200902" w:author="Claude" w:date="2026-09-27T12:00:00Z">
        <w:r>
          <w:rPr>
            <w:rStyle w:val="FootnoteReference"/>
            <w:color w:val="000000" w:themeColor="text1"/>
          </w:rPr>
          <w:footnoteRef/>
        </w:r>
      </w:ins>
      <w:ins w:id="200903" w:author="Claude" w:date="2026-09-27T12:00:00Z">
        <w:r>
          <w:rPr>
            <w:color w:val="000000" w:themeColor="text1"/>
          </w:rPr>
          <w:t xml:space="preserve"> </w:t>
        </w:r>
      </w:ins>
      <w:ins w:id="60084" w:author="Claude" w:date="2026-09-27T05:00:00Z">
        <w:r>
          <w:rPr>
            <w:color w:val="000000" w:themeColor="text1"/>
          </w:rPr>
          <w:t xml:space="preserve">Press Release, </w:t>
        </w:r>
      </w:ins>
      <w:ins w:id="200904" w:author="Claude" w:date="2026-09-27T12:00:00Z">
        <w:r>
          <w:rPr>
            <w:color w:val="000000" w:themeColor="text1"/>
            <w:rPrChange w:id="60085" w:author="Claude" w:date="2026-09-27T05:00:00Z">
              <w:rPr>
                <w:smallCaps/>
                <w:color w:val="000000" w:themeColor="text1"/>
              </w:rPr>
            </w:rPrChange>
          </w:rPr>
          <w:t xml:space="preserve">Ala. </w:t>
        </w:r>
      </w:ins>
      <w:ins w:id="200905" w:author="Claude" w:date="2026-09-27T12:00:00Z">
        <w:r>
          <w:rPr>
            <w:color w:val="000000" w:themeColor="text1"/>
            <w:rPrChange w:id="60086" w:author="Claude" w:date="2026-09-27T05:00:00Z">
              <w:rPr>
                <w:smallCaps/>
                <w:color w:val="000000" w:themeColor="text1"/>
              </w:rPr>
            </w:rPrChange>
          </w:rPr>
          <w:t xml:space="preserve">Att’y</w:t>
        </w:r>
      </w:ins>
      <w:ins w:id="200906" w:author="Claude" w:date="2026-09-27T12:00:00Z">
        <w:r>
          <w:rPr>
            <w:color w:val="000000" w:themeColor="text1"/>
            <w:rPrChange w:id="60087" w:author="Claude" w:date="2026-09-27T05:00:00Z">
              <w:rPr>
                <w:smallCaps/>
                <w:color w:val="000000" w:themeColor="text1"/>
              </w:rPr>
            </w:rPrChange>
          </w:rPr>
          <w:t xml:space="preserve"> Gen</w:t>
        </w:r>
      </w:ins>
      <w:ins w:id="200907" w:author="Claude" w:date="2026-09-27T12:00:00Z">
        <w:r>
          <w:rPr>
            <w:color w:val="000000" w:themeColor="text1"/>
          </w:rPr>
          <w:t xml:space="preserve">., </w:t>
        </w:r>
      </w:ins>
      <w:ins w:id="60088" w:author="Claude" w:date="2026-09-27T05:00:00Z">
        <w:r>
          <w:rPr>
            <w:i/>
            <w:iCs/>
            <w:color w:val="000000" w:themeColor="text1"/>
          </w:rPr>
          <w:t xml:space="preserve">Attorney General Marshall: </w:t>
        </w:r>
      </w:ins>
      <w:ins w:id="200908" w:author="Claude" w:date="2026-09-27T12:00:00Z">
        <w:r>
          <w:rPr>
            <w:i/>
            <w:iCs/>
            <w:color w:val="000000" w:themeColor="text1"/>
          </w:rPr>
          <w:t xml:space="preserve">Supreme Court Agrees on Tennessee’s Case, States Can Impose Age Limits on Sex-Change Procedures</w:t>
        </w:r>
      </w:ins>
      <w:ins w:id="200909" w:author="Claude" w:date="2026-09-27T12:00:00Z">
        <w:r>
          <w:rPr>
            <w:color w:val="000000" w:themeColor="text1"/>
          </w:rPr>
          <w:t xml:space="preserve"> (June 18, 2025), https://www.alabamaag.gov/wp-content/uploads/2025/06/2025.6.18-Attorney-General-Marshall-Supreme-Court-Agrees-on-Tennessees-Case-States-Can-Impose-Age-Limits-on-Sex-Change-Procedures.pdf [create </w:t>
        </w:r>
      </w:ins>
      <w:ins w:id="200910" w:author="Claude" w:date="2026-09-27T12:00:00Z">
        <w:r>
          <w:rPr>
            <w:color w:val="000000" w:themeColor="text1"/>
          </w:rPr>
          <w:t xml:space="preserve">perma</w:t>
        </w:r>
      </w:ins>
      <w:ins w:id="200911" w:author="Claude" w:date="2026-09-27T12:00:00Z">
        <w:r>
          <w:rPr>
            <w:color w:val="000000" w:themeColor="text1"/>
          </w:rPr>
          <w:t xml:space="preserve"> link]; </w:t>
        </w:r>
      </w:ins>
      <w:ins w:id="200912" w:author="Claude" w:date="2026-09-27T12:00:00Z">
        <w:r>
          <w:rPr>
            <w:color w:val="000000" w:themeColor="text1"/>
          </w:rPr>
          <w:t xml:space="preserve">Confessore</w:t>
        </w:r>
      </w:ins>
      <w:ins w:id="200913" w:author="Claude" w:date="2026-09-27T12:00:00Z">
        <w:r>
          <w:rPr>
            <w:color w:val="000000" w:themeColor="text1"/>
          </w:rPr>
          <w:t xml:space="preserve">, </w:t>
        </w:r>
      </w:ins>
      <w:ins w:id="200914" w:author="Claude" w:date="2026-09-27T12:00:00Z">
        <w:r>
          <w:rPr>
            <w:i/>
            <w:iCs/>
            <w:color w:val="000000" w:themeColor="text1"/>
            <w:rPrChange w:id="60089" w:author="Claude" w:date="2026-09-27T05:00:00Z">
              <w:rPr>
                <w:color w:val="000000" w:themeColor="text1"/>
              </w:rPr>
            </w:rPrChange>
          </w:rPr>
          <w:t xml:space="preserve">supra</w:t>
        </w:r>
      </w:ins>
      <w:ins w:id="200915" w:author="Claude" w:date="2026-09-27T12:00:00Z">
        <w:r>
          <w:rPr>
            <w:color w:val="000000" w:themeColor="text1"/>
          </w:rPr>
          <w:t xml:space="preserve"> note 3.</w:t>
        </w:r>
      </w:ins>
    </w:p>
  </w:footnote>
  <w:footnote w:id="722">
    <w:p w14:paraId="2776AE9D" w14:textId="584932EF" w:rsidR="00C97DF2" w:rsidRPr="005B3E31" w:rsidRDefault="00C97DF2" w:rsidP="003D74D8">
      <w:pPr>
        <w:pStyle w:val="FootnoteText"/>
        <w:spacing w:line="480" w:lineRule="auto"/>
        <w:rPr>
          <w:ins w:id="200926" w:author="Claude" w:date="2026-09-27T12:00:00Z"/>
          <w:color w:val="000000" w:themeColor="text1"/>
        </w:rPr>
      </w:pPr>
      <w:ins w:id="200917" w:author="Claude" w:date="2026-09-27T12:00:00Z">
        <w:r>
          <w:rPr>
            <w:rStyle w:val="FootnoteReference"/>
            <w:color w:val="000000" w:themeColor="text1"/>
          </w:rPr>
          <w:footnoteRef/>
        </w:r>
      </w:ins>
      <w:ins w:id="200918" w:author="Claude" w:date="2026-09-27T12:00:00Z">
        <w:r>
          <w:rPr>
            <w:color w:val="000000" w:themeColor="text1"/>
          </w:rPr>
          <w:t xml:space="preserve"> </w:t>
        </w:r>
      </w:ins>
      <w:ins w:id="200919" w:author="Claude" w:date="2026-09-27T12:00:00Z">
        <w:r>
          <w:rPr>
            <w:color w:val="000000" w:themeColor="text1"/>
          </w:rPr>
          <w:t xml:space="preserve">Isgur</w:t>
        </w:r>
      </w:ins>
      <w:ins w:id="200920" w:author="Claude" w:date="2026-09-27T12:00:00Z">
        <w:r>
          <w:rPr>
            <w:color w:val="000000" w:themeColor="text1"/>
          </w:rPr>
          <w:t xml:space="preserve"> &amp; French, </w:t>
        </w:r>
      </w:ins>
      <w:ins w:id="200921" w:author="Claude" w:date="2026-09-27T12:00:00Z">
        <w:r>
          <w:rPr>
            <w:i/>
            <w:iCs/>
            <w:color w:val="000000" w:themeColor="text1"/>
          </w:rPr>
          <w:t xml:space="preserve">supra</w:t>
        </w:r>
      </w:ins>
      <w:ins w:id="200922" w:author="Claude" w:date="2026-09-27T12:00:00Z">
        <w:r>
          <w:rPr>
            <w:color w:val="000000" w:themeColor="text1"/>
          </w:rPr>
          <w:t xml:space="preserve"> note 7; </w:t>
        </w:r>
      </w:ins>
      <w:del w:id="60090" w:author="Claude" w:date="2026-09-27T05:00:00Z">
        <w:ins w:id="200923" w:author="Claude" w:date="2026-09-27T12:00:00Z">
          <w:r>
            <w:rPr>
              <w:color w:val="000000" w:themeColor="text1"/>
            </w:rPr>
            <w:delText xml:space="preserve">Steve Marshall, Attorney General Marshall: </w:delText>
          </w:r>
        </w:ins>
      </w:del>
      <w:del w:id="60091" w:author="Claude" w:date="2026-09-27T05:00:00Z">
        <w:ins w:id="200924" w:author="Claude" w:date="2026-09-27T12:00:00Z">
          <w:r>
            <w:rPr>
              <w:i/>
              <w:iCs/>
              <w:color w:val="000000" w:themeColor="text1"/>
            </w:rPr>
            <w:delText xml:space="preserve">Supreme Court Agrees on Tennessee’s Case, States Can Impose Age Limits on Sex-Change Procedures</w:delText>
          </w:r>
        </w:ins>
      </w:del>
      <w:del w:id="60092" w:author="Claude" w:date="2026-09-27T05:00:00Z">
        <w:ins w:id="200925" w:author="Claude" w:date="2026-09-27T12:00:00Z">
          <w:r>
            <w:rPr>
              <w:color w:val="000000" w:themeColor="text1"/>
            </w:rPr>
            <w:delText xml:space="preserve"> (June 18, 2025).</w:delText>
          </w:r>
        </w:ins>
      </w:del>
      <w:ins w:id="60093" w:author="Claude" w:date="2026-09-27T05:00:00Z">
        <w:r>
          <w:rPr>
            <w:color w:val="000000" w:themeColor="text1"/>
          </w:rPr>
          <w:t xml:space="preserve">Ala. Att’y Gen., </w:t>
        </w:r>
      </w:ins>
      <w:ins w:id="60094" w:author="Claude" w:date="2026-09-27T05:00:00Z">
        <w:r>
          <w:rPr>
            <w:i/>
            <w:iCs/>
            <w:color w:val="000000" w:themeColor="text1"/>
          </w:rPr>
          <w:t xml:space="preserve">supra</w:t>
        </w:r>
      </w:ins>
      <w:ins w:id="60095" w:author="Claude" w:date="2026-09-27T05:00:00Z">
        <w:r>
          <w:rPr>
            <w:color w:val="000000" w:themeColor="text1"/>
          </w:rPr>
          <w:t xml:space="preserve"> note 20.</w:t>
        </w:r>
      </w:ins>
    </w:p>
  </w:footnote>
  <w:footnote w:id="723">
    <w:p w14:paraId="6AF397A3" w14:textId="538B1728" w:rsidR="006A70B9" w:rsidRPr="005B3E31" w:rsidRDefault="006A70B9" w:rsidP="003D74D8">
      <w:pPr>
        <w:pStyle w:val="FootnoteText"/>
        <w:spacing w:line="480" w:lineRule="auto"/>
        <w:rPr>
          <w:ins w:id="200968" w:author="Claude" w:date="2026-09-27T12:00:00Z"/>
          <w:color w:val="000000" w:themeColor="text1"/>
        </w:rPr>
      </w:pPr>
      <w:ins w:id="200943" w:author="Claude" w:date="2026-09-27T12:00:00Z">
        <w:r>
          <w:rPr>
            <w:rStyle w:val="FootnoteReference"/>
            <w:color w:val="000000" w:themeColor="text1"/>
          </w:rPr>
          <w:footnoteRef/>
        </w:r>
      </w:ins>
      <w:ins w:id="200944" w:author="Claude" w:date="2026-09-27T12:00:00Z">
        <w:r>
          <w:rPr>
            <w:color w:val="000000" w:themeColor="text1"/>
          </w:rPr>
          <w:t xml:space="preserve">  First Amended Complaint for Declaratory and Injunctive Relief ¶ 30, </w:t>
        </w:r>
      </w:ins>
      <w:ins w:id="200945" w:author="Claude" w:date="2026-09-27T12:00:00Z">
        <w:r>
          <w:rPr>
            <w:color w:val="000000" w:themeColor="text1"/>
          </w:rPr>
          <w:t xml:space="preserve">Eknes</w:t>
        </w:r>
      </w:ins>
      <w:ins w:id="200946" w:author="Claude" w:date="2026-09-27T12:00:00Z">
        <w:r>
          <w:rPr>
            <w:color w:val="000000" w:themeColor="text1"/>
          </w:rPr>
          <w:t xml:space="preserve">-Tucker v. Marshall, No. 2:22-cv-00184-LCB-CWB (M.D. Ala. Aug. 9, 2022) (“Healthcare providers who specialize in the treatment of gender dysphoria follow [WPATH’s] well-established standard of care that has been adopted by the major medical and mental health associations”); </w:t>
        </w:r>
      </w:ins>
      <w:ins w:id="200947" w:author="Claude" w:date="2026-09-27T12:00:00Z">
        <w:r>
          <w:rPr>
            <w:i/>
            <w:iCs/>
            <w:color w:val="000000" w:themeColor="text1"/>
          </w:rPr>
          <w:t xml:space="preserve">see also</w:t>
        </w:r>
      </w:ins>
      <w:ins w:id="200948" w:author="Claude" w:date="2026-09-27T12:00:00Z">
        <w:r>
          <w:rPr>
            <w:color w:val="000000" w:themeColor="text1"/>
          </w:rPr>
          <w:t xml:space="preserve"> Amended Complaint in Intervention ¶ 48, </w:t>
        </w:r>
      </w:ins>
      <w:ins w:id="200949" w:author="Claude" w:date="2026-09-27T12:00:00Z">
        <w:r>
          <w:rPr>
            <w:color w:val="000000" w:themeColor="text1"/>
          </w:rPr>
          <w:t xml:space="preserve">Eknes</w:t>
        </w:r>
      </w:ins>
      <w:ins w:id="200950" w:author="Claude" w:date="2026-09-27T12:00:00Z">
        <w:r>
          <w:rPr>
            <w:color w:val="000000" w:themeColor="text1"/>
          </w:rPr>
          <w:t xml:space="preserve">-Tucker v. Ivey, No. 2:22-cv-00184-LCB-SRW (M.D. Ala. May 4, 2022) (“S.B. 184 prohibits transgender minors from obtaining care that is well recognized within the medical community as medically appropriate and necessary”); Rohan </w:t>
        </w:r>
      </w:ins>
      <w:ins w:id="200951" w:author="Claude" w:date="2026-09-27T12:00:00Z">
        <w:r>
          <w:rPr>
            <w:color w:val="000000" w:themeColor="text1"/>
          </w:rPr>
          <w:t xml:space="preserve">Lokanadham</w:t>
        </w:r>
      </w:ins>
      <w:ins w:id="200952" w:author="Claude" w:date="2026-09-27T12:00:00Z">
        <w:r>
          <w:rPr>
            <w:color w:val="000000" w:themeColor="text1"/>
          </w:rPr>
          <w:t xml:space="preserve">, </w:t>
        </w:r>
      </w:ins>
      <w:ins w:id="200953" w:author="Claude" w:date="2026-09-27T12:00:00Z">
        <w:r>
          <w:rPr>
            <w:i/>
            <w:iCs/>
            <w:color w:val="000000" w:themeColor="text1"/>
          </w:rPr>
          <w:t xml:space="preserve">Law School Hosts Panel on How </w:t>
        </w:r>
      </w:ins>
      <w:ins w:id="200954" w:author="Claude" w:date="2026-09-27T12:00:00Z">
        <w:r>
          <w:rPr>
            <w:color w:val="000000" w:themeColor="text1"/>
            <w:rPrChange w:id="60096" w:author="Claude" w:date="2026-09-27T05:00:00Z">
              <w:rPr>
                <w:i/>
                <w:iCs/>
                <w:color w:val="000000" w:themeColor="text1"/>
              </w:rPr>
            </w:rPrChange>
          </w:rPr>
          <w:t xml:space="preserve">United States v. </w:t>
        </w:r>
      </w:ins>
      <w:ins w:id="200955" w:author="Claude" w:date="2026-09-27T12:00:00Z">
        <w:r>
          <w:rPr>
            <w:color w:val="000000" w:themeColor="text1"/>
            <w:rPrChange w:id="60097" w:author="Claude" w:date="2026-09-27T05:00:00Z">
              <w:rPr>
                <w:i/>
                <w:iCs/>
                <w:color w:val="000000" w:themeColor="text1"/>
              </w:rPr>
            </w:rPrChange>
          </w:rPr>
          <w:t xml:space="preserve">Skrmetti</w:t>
        </w:r>
      </w:ins>
      <w:ins w:id="200956" w:author="Claude" w:date="2026-09-27T12:00:00Z">
        <w:r>
          <w:rPr>
            <w:i/>
            <w:iCs/>
            <w:color w:val="000000" w:themeColor="text1"/>
          </w:rPr>
          <w:t xml:space="preserve"> Puts Transgender Healthcare on the Line</w:t>
        </w:r>
      </w:ins>
      <w:ins w:id="200957" w:author="Claude" w:date="2026-09-27T12:00:00Z">
        <w:r>
          <w:rPr>
            <w:color w:val="000000" w:themeColor="text1"/>
          </w:rPr>
          <w:t xml:space="preserve">, </w:t>
        </w:r>
      </w:ins>
      <w:ins w:id="200958" w:author="Claude" w:date="2026-09-27T12:00:00Z">
        <w:r>
          <w:rPr>
            <w:smallCaps/>
            <w:color w:val="000000" w:themeColor="text1"/>
          </w:rPr>
          <w:t xml:space="preserve">Yale Daily News</w:t>
        </w:r>
      </w:ins>
      <w:ins w:id="200959" w:author="Claude" w:date="2026-09-27T12:00:00Z">
        <w:r>
          <w:rPr>
            <w:color w:val="000000" w:themeColor="text1"/>
          </w:rPr>
          <w:t xml:space="preserve"> (Nov. 18, 2024</w:t>
        </w:r>
      </w:ins>
      <w:del w:id="60098" w:author="Claude" w:date="2026-09-27T05:00:00Z">
        <w:ins w:id="200960" w:author="Claude" w:date="2026-09-27T12:00:00Z">
          <w:r>
            <w:rPr>
              <w:color w:val="000000" w:themeColor="text1"/>
            </w:rPr>
            <w:delText xml:space="preserve">, at 1:23 ET</w:delText>
          </w:r>
        </w:ins>
      </w:del>
      <w:ins w:id="200961" w:author="Claude" w:date="2026-09-27T12:00:00Z">
        <w:r>
          <w:rPr>
            <w:color w:val="000000" w:themeColor="text1"/>
          </w:rPr>
          <w:t xml:space="preserve">), https://yaledailynews.com/blog/2024/11/18/law-school-hosts-panel-on-how-united-states-v-skrmetti-puts-transgender-healthcare-on-the-line</w:t>
        </w:r>
      </w:ins>
      <w:del w:id="60099" w:author="Claude" w:date="2026-09-27T05:00:00Z">
        <w:ins w:id="200962" w:author="Claude" w:date="2026-09-27T12:00:00Z">
          <w:r>
            <w:rPr>
              <w:color w:val="000000" w:themeColor="text1"/>
            </w:rPr>
            <w:delText xml:space="preserve">/  </w:delText>
          </w:r>
        </w:ins>
      </w:del>
      <w:ins w:id="60100" w:author="Claude" w:date="2026-09-27T05:00:00Z">
        <w:r>
          <w:rPr>
            <w:color w:val="000000" w:themeColor="text1"/>
          </w:rPr>
          <w:t xml:space="preserve">/ </w:t>
        </w:r>
      </w:ins>
      <w:ins w:id="200963" w:author="Claude" w:date="2026-09-27T12:00:00Z">
        <w:r>
          <w:rPr>
            <w:color w:val="000000" w:themeColor="text1"/>
          </w:rPr>
          <w:t xml:space="preserve">[create </w:t>
        </w:r>
      </w:ins>
      <w:ins w:id="200964" w:author="Claude" w:date="2026-09-27T12:00:00Z">
        <w:r>
          <w:rPr>
            <w:color w:val="000000" w:themeColor="text1"/>
          </w:rPr>
          <w:t xml:space="preserve">perma</w:t>
        </w:r>
      </w:ins>
      <w:ins w:id="200965" w:author="Claude" w:date="2026-09-27T12:00:00Z">
        <w:r>
          <w:rPr>
            <w:color w:val="000000" w:themeColor="text1"/>
          </w:rPr>
          <w:t xml:space="preserve"> link] (discussing a parade of </w:t>
        </w:r>
      </w:ins>
      <w:ins w:id="200966" w:author="Claude" w:date="2026-09-27T12:00:00Z">
        <w:r>
          <w:rPr>
            <w:color w:val="000000" w:themeColor="text1"/>
          </w:rPr>
          <w:t xml:space="preserve">horribles</w:t>
        </w:r>
      </w:ins>
      <w:ins w:id="200967" w:author="Claude" w:date="2026-09-27T12:00:00Z">
        <w:r>
          <w:rPr>
            <w:color w:val="000000" w:themeColor="text1"/>
          </w:rPr>
          <w:t xml:space="preserve"> if courts do not defer to medical institutions).</w:t>
        </w:r>
      </w:ins>
    </w:p>
  </w:footnote>
  <w:footnote w:id="724">
    <w:p w14:paraId="79F79CAB" w14:textId="1A0434A6" w:rsidR="00DB5F62" w:rsidRPr="005B3E31" w:rsidRDefault="00DB5F62" w:rsidP="003D74D8">
      <w:pPr>
        <w:pStyle w:val="FootnoteText"/>
        <w:spacing w:line="480" w:lineRule="auto"/>
        <w:rPr>
          <w:ins w:id="200973" w:author="Claude" w:date="2026-09-27T12:00:00Z"/>
          <w:color w:val="000000" w:themeColor="text1"/>
        </w:rPr>
      </w:pPr>
      <w:ins w:id="200969" w:author="Claude" w:date="2026-09-27T12:00:00Z">
        <w:r>
          <w:rPr>
            <w:rStyle w:val="FootnoteReference"/>
            <w:color w:val="000000" w:themeColor="text1"/>
          </w:rPr>
          <w:footnoteRef/>
        </w:r>
      </w:ins>
      <w:ins w:id="200970" w:author="Claude" w:date="2026-09-27T12:00:00Z">
        <w:r>
          <w:rPr>
            <w:color w:val="000000" w:themeColor="text1"/>
          </w:rPr>
          <w:t xml:space="preserve"> Amended Complaint in Intervention ¶ 28, </w:t>
        </w:r>
      </w:ins>
      <w:ins w:id="200971" w:author="Claude" w:date="2026-09-27T12:00:00Z">
        <w:r>
          <w:rPr>
            <w:color w:val="000000" w:themeColor="text1"/>
          </w:rPr>
          <w:t>Eknes</w:t>
        </w:r>
      </w:ins>
      <w:ins w:id="200972" w:author="Claude" w:date="2026-09-27T12:00:00Z">
        <w:r>
          <w:rPr>
            <w:color w:val="000000" w:themeColor="text1"/>
          </w:rPr>
          <w:t>-Tucker v. Ivey, No. 2:22-cv-00184-LCB-SRW (M.D. Ala. May 4, 2022).</w:t>
        </w:r>
      </w:ins>
    </w:p>
  </w:footnote>
  <w:footnote w:id="725">
    <w:p w14:paraId="2936E8EA" w14:textId="2E647E73" w:rsidR="00C0099B" w:rsidRPr="005B3E31" w:rsidRDefault="00C0099B" w:rsidP="003D74D8">
      <w:pPr>
        <w:pStyle w:val="FootnoteText"/>
        <w:spacing w:line="480" w:lineRule="auto"/>
        <w:rPr>
          <w:ins w:id="200982" w:author="Claude" w:date="2026-09-27T12:00:00Z"/>
          <w:color w:val="000000" w:themeColor="text1"/>
        </w:rPr>
      </w:pPr>
      <w:ins w:id="200974" w:author="Claude" w:date="2026-09-27T12:00:00Z">
        <w:r>
          <w:rPr>
            <w:rStyle w:val="FootnoteReference"/>
            <w:color w:val="000000" w:themeColor="text1"/>
          </w:rPr>
          <w:footnoteRef/>
        </w:r>
      </w:ins>
      <w:ins w:id="200975" w:author="Claude" w:date="2026-09-27T12:00:00Z">
        <w:r>
          <w:rPr>
            <w:color w:val="000000" w:themeColor="text1"/>
          </w:rPr>
          <w:t xml:space="preserve"> Memorandum in Support of Plaintiffs’ Motion for a Temporary Restraining Order and/or Preliminary </w:t>
        </w:r>
      </w:ins>
      <w:del w:id="60101" w:author="Claude" w:date="2026-09-27T05:00:00Z">
        <w:ins w:id="200976" w:author="Claude" w:date="2026-09-27T12:00:00Z">
          <w:r>
            <w:rPr>
              <w:color w:val="000000" w:themeColor="text1"/>
            </w:rPr>
            <w:delText xml:space="preserve">Injunction</w:delText>
          </w:r>
        </w:ins>
      </w:del>
      <w:ins w:id="60102" w:author="Claude" w:date="2026-09-27T05:00:00Z">
        <w:r>
          <w:rPr>
            <w:color w:val="000000" w:themeColor="text1"/>
          </w:rPr>
          <w:t xml:space="preserve">Injunction at 13, 16, 28</w:t>
        </w:r>
      </w:ins>
      <w:ins w:id="200977" w:author="Claude" w:date="2026-09-27T12:00:00Z">
        <w:r>
          <w:rPr>
            <w:color w:val="000000" w:themeColor="text1"/>
          </w:rPr>
          <w:t xml:space="preserve">, </w:t>
        </w:r>
      </w:ins>
      <w:ins w:id="200978" w:author="Claude" w:date="2026-09-27T12:00:00Z">
        <w:r>
          <w:rPr>
            <w:color w:val="000000" w:themeColor="text1"/>
          </w:rPr>
          <w:t xml:space="preserve">Eknes</w:t>
        </w:r>
      </w:ins>
      <w:ins w:id="200979" w:author="Claude" w:date="2026-09-27T12:00:00Z">
        <w:r>
          <w:rPr>
            <w:color w:val="000000" w:themeColor="text1"/>
          </w:rPr>
          <w:t xml:space="preserve">-Tucker v. Ivey, No. 2:</w:t>
        </w:r>
      </w:ins>
      <w:del w:id="60103" w:author="Claude" w:date="2026-09-27T05:00:00Z">
        <w:ins w:id="200980" w:author="Claude" w:date="2026-09-27T12:00:00Z">
          <w:r>
            <w:rPr>
              <w:color w:val="000000" w:themeColor="text1"/>
            </w:rPr>
            <w:delText xml:space="preserve">22-cv-00184-LCB-SRW, at 13, 16, 28 </w:delText>
          </w:r>
        </w:ins>
      </w:del>
      <w:ins w:id="60104" w:author="Claude" w:date="2026-09-27T05:00:00Z">
        <w:r>
          <w:rPr>
            <w:color w:val="000000" w:themeColor="text1"/>
          </w:rPr>
          <w:t xml:space="preserve">22-cv-00184-LCB-SRW </w:t>
        </w:r>
      </w:ins>
      <w:ins w:id="200981" w:author="Claude" w:date="2026-09-27T12:00:00Z">
        <w:r>
          <w:rPr>
            <w:color w:val="000000" w:themeColor="text1"/>
          </w:rPr>
          <w:t xml:space="preserve">(M.D. Ala. Apr. 21, 2022). </w:t>
        </w:r>
      </w:ins>
    </w:p>
  </w:footnote>
  <w:footnote w:id="726">
    <w:p w14:paraId="131F5DA6" w14:textId="3701B47F" w:rsidR="001D4FB2" w:rsidRPr="005B3E31" w:rsidRDefault="001D4FB2" w:rsidP="003D74D8">
      <w:pPr>
        <w:pStyle w:val="FootnoteText"/>
        <w:spacing w:line="480" w:lineRule="auto"/>
        <w:rPr>
          <w:ins w:id="200989" w:author="Claude" w:date="2026-09-27T12:00:00Z"/>
          <w:color w:val="000000" w:themeColor="text1"/>
        </w:rPr>
      </w:pPr>
      <w:ins w:id="200983" w:author="Claude" w:date="2026-09-27T12:00:00Z">
        <w:r>
          <w:rPr>
            <w:rStyle w:val="FootnoteReference"/>
            <w:color w:val="000000" w:themeColor="text1"/>
          </w:rPr>
          <w:footnoteRef/>
        </w:r>
      </w:ins>
      <w:ins w:id="200984" w:author="Claude" w:date="2026-09-27T12:00:00Z">
        <w:r>
          <w:rPr>
            <w:color w:val="000000" w:themeColor="text1"/>
          </w:rPr>
          <w:t xml:space="preserve"> </w:t>
        </w:r>
      </w:ins>
      <w:ins w:id="200985" w:author="Claude" w:date="2026-09-27T12:00:00Z">
        <w:r>
          <w:rPr>
            <w:color w:val="000000" w:themeColor="text1"/>
          </w:rPr>
          <w:t>Isgur</w:t>
        </w:r>
      </w:ins>
      <w:ins w:id="200986" w:author="Claude" w:date="2026-09-27T12:00:00Z">
        <w:r>
          <w:rPr>
            <w:color w:val="000000" w:themeColor="text1"/>
          </w:rPr>
          <w:t xml:space="preserve"> &amp; French, </w:t>
        </w:r>
      </w:ins>
      <w:ins w:id="200987" w:author="Claude" w:date="2026-09-27T12:00:00Z">
        <w:r>
          <w:rPr>
            <w:i/>
            <w:iCs/>
            <w:color w:val="000000" w:themeColor="text1"/>
          </w:rPr>
          <w:t>supra</w:t>
        </w:r>
      </w:ins>
      <w:ins w:id="200988" w:author="Claude" w:date="2026-09-27T12:00:00Z">
        <w:r>
          <w:rPr>
            <w:color w:val="000000" w:themeColor="text1"/>
          </w:rPr>
          <w:t> note 7.</w:t>
        </w:r>
      </w:ins>
    </w:p>
  </w:footnote>
  <w:footnote w:id="727">
    <w:p w14:paraId="56144834" w14:textId="458D1F71" w:rsidR="00545012" w:rsidRPr="005B3E31" w:rsidRDefault="00545012" w:rsidP="003D74D8">
      <w:pPr>
        <w:pStyle w:val="FootnoteText"/>
        <w:spacing w:line="480" w:lineRule="auto"/>
        <w:rPr>
          <w:ins w:id="201028" w:author="Claude" w:date="2026-09-27T12:00:00Z"/>
          <w:color w:val="000000" w:themeColor="text1"/>
        </w:rPr>
      </w:pPr>
      <w:ins w:id="201005" w:author="Claude" w:date="2026-09-27T12:00:00Z">
        <w:r>
          <w:rPr>
            <w:rStyle w:val="FootnoteReference"/>
            <w:color w:val="000000" w:themeColor="text1"/>
          </w:rPr>
          <w:footnoteRef/>
        </w:r>
      </w:ins>
      <w:ins w:id="201006" w:author="Claude" w:date="2026-09-27T12:00:00Z">
        <w:r>
          <w:rPr>
            <w:color w:val="000000" w:themeColor="text1"/>
          </w:rPr>
          <w:t xml:space="preserve"> Brief of Amici Curiae State of Alabama and 23 Other States in Support of Jurisdiction at 3, Moe v. Yost, No. 2025-0472 (Ohio May 16, 2025); </w:t>
        </w:r>
      </w:ins>
      <w:ins w:id="201007" w:author="Claude" w:date="2026-09-27T12:00:00Z">
        <w:r>
          <w:rPr>
            <w:i/>
            <w:iCs/>
            <w:color w:val="000000" w:themeColor="text1"/>
          </w:rPr>
          <w:t xml:space="preserve">see also</w:t>
        </w:r>
      </w:ins>
      <w:ins w:id="201008" w:author="Claude" w:date="2026-09-27T12:00:00Z">
        <w:r>
          <w:rPr>
            <w:color w:val="000000" w:themeColor="text1"/>
          </w:rPr>
          <w:t xml:space="preserve"> Chloe K. Jones, </w:t>
        </w:r>
      </w:ins>
      <w:ins w:id="201009" w:author="Claude" w:date="2026-09-27T12:00:00Z">
        <w:r>
          <w:rPr>
            <w:i/>
            <w:iCs/>
            <w:color w:val="000000" w:themeColor="text1"/>
          </w:rPr>
          <w:t xml:space="preserve">The Facade of Medical Consensus: How Medical Associations Prioritize Politics </w:t>
        </w:r>
      </w:ins>
      <w:del w:id="60105" w:author="Claude" w:date="2026-09-27T05:00:00Z">
        <w:ins w:id="201010" w:author="Claude" w:date="2026-09-27T12:00:00Z">
          <w:r>
            <w:rPr>
              <w:i/>
              <w:iCs/>
              <w:color w:val="000000" w:themeColor="text1"/>
            </w:rPr>
            <w:delText xml:space="preserve">Over </w:delText>
          </w:r>
        </w:ins>
      </w:del>
      <w:ins w:id="60106" w:author="Claude" w:date="2026-09-27T05:00:00Z">
        <w:r>
          <w:rPr>
            <w:i/>
            <w:iCs/>
            <w:color w:val="000000" w:themeColor="text1"/>
          </w:rPr>
          <w:t xml:space="preserve">over </w:t>
        </w:r>
      </w:ins>
      <w:ins w:id="201011" w:author="Claude" w:date="2026-09-27T12:00:00Z">
        <w:r>
          <w:rPr>
            <w:i/>
            <w:iCs/>
            <w:color w:val="000000" w:themeColor="text1"/>
          </w:rPr>
          <w:t xml:space="preserve">Science</w:t>
        </w:r>
      </w:ins>
      <w:ins w:id="201012" w:author="Claude" w:date="2026-09-27T12:00:00Z">
        <w:r>
          <w:rPr>
            <w:color w:val="000000" w:themeColor="text1"/>
          </w:rPr>
          <w:t xml:space="preserve">, 2025 </w:t>
        </w:r>
      </w:ins>
      <w:ins w:id="201013" w:author="Claude" w:date="2026-09-27T12:00:00Z">
        <w:r>
          <w:rPr>
            <w:smallCaps/>
            <w:color w:val="000000" w:themeColor="text1"/>
          </w:rPr>
          <w:t xml:space="preserve">Harv. J.L. &amp; Pub. </w:t>
        </w:r>
      </w:ins>
      <w:ins w:id="201014" w:author="Claude" w:date="2026-09-27T12:00:00Z">
        <w:r>
          <w:rPr>
            <w:smallCaps/>
            <w:color w:val="000000" w:themeColor="text1"/>
          </w:rPr>
          <w:t xml:space="preserve">Pol’y</w:t>
        </w:r>
      </w:ins>
      <w:ins w:id="201015" w:author="Claude" w:date="2026-09-27T12:00:00Z">
        <w:r>
          <w:rPr>
            <w:smallCaps/>
            <w:color w:val="000000" w:themeColor="text1"/>
          </w:rPr>
          <w:t xml:space="preserve"> Per </w:t>
        </w:r>
      </w:ins>
      <w:ins w:id="201016" w:author="Claude" w:date="2026-09-27T12:00:00Z">
        <w:r>
          <w:rPr>
            <w:smallCaps/>
            <w:color w:val="000000" w:themeColor="text1"/>
          </w:rPr>
          <w:t xml:space="preserve">Curiam</w:t>
        </w:r>
      </w:ins>
      <w:ins w:id="201017" w:author="Claude" w:date="2026-09-27T12:00:00Z">
        <w:r>
          <w:rPr>
            <w:color w:val="000000" w:themeColor="text1"/>
          </w:rPr>
          <w:t xml:space="preserve"> 1, 2–5 (2025) (</w:t>
        </w:r>
      </w:ins>
      <w:del w:id="60107" w:author="Claude" w:date="2026-09-27T05:00:00Z">
        <w:ins w:id="201018" w:author="Claude" w:date="2026-09-27T12:00:00Z">
          <w:r>
            <w:rPr>
              <w:color w:val="000000" w:themeColor="text1"/>
            </w:rPr>
            <w:delText xml:space="preserve">explaining that </w:delText>
          </w:r>
        </w:ins>
      </w:del>
      <w:ins w:id="60108" w:author="Claude" w:date="2026-09-27T05:00:00Z">
        <w:r>
          <w:rPr>
            <w:color w:val="000000" w:themeColor="text1"/>
          </w:rPr>
          <w:t xml:space="preserve">quoting </w:t>
        </w:r>
      </w:ins>
      <w:ins w:id="201019" w:author="Claude" w:date="2026-09-27T12:00:00Z">
        <w:r>
          <w:rPr>
            <w:color w:val="000000" w:themeColor="text1"/>
          </w:rPr>
          <w:t xml:space="preserve">a WPATH author </w:t>
        </w:r>
      </w:ins>
      <w:del w:id="60109" w:author="Claude" w:date="2026-09-27T05:00:00Z">
        <w:ins w:id="201020" w:author="Claude" w:date="2026-09-27T12:00:00Z">
          <w:r>
            <w:rPr>
              <w:color w:val="000000" w:themeColor="text1"/>
            </w:rPr>
            <w:delText xml:space="preserve">said </w:delText>
          </w:r>
        </w:ins>
      </w:del>
      <w:ins w:id="60110" w:author="Claude" w:date="2026-09-27T05:00:00Z">
        <w:r>
          <w:rPr>
            <w:color w:val="000000" w:themeColor="text1"/>
          </w:rPr>
          <w:t xml:space="preserve">who wrote that </w:t>
        </w:r>
      </w:ins>
      <w:ins w:id="201021" w:author="Claude" w:date="2026-09-27T12:00:00Z">
        <w:r>
          <w:rPr>
            <w:color w:val="000000" w:themeColor="text1"/>
          </w:rPr>
          <w:t xml:space="preserve">“[</w:t>
        </w:r>
      </w:ins>
      <w:del w:id="60111" w:author="Claude" w:date="2026-09-27T05:00:00Z">
        <w:ins w:id="201022" w:author="Claude" w:date="2026-09-27T12:00:00Z">
          <w:r>
            <w:rPr>
              <w:color w:val="000000" w:themeColor="text1"/>
            </w:rPr>
            <w:delText xml:space="preserve">W</w:delText>
          </w:r>
        </w:ins>
      </w:del>
      <w:ins w:id="60112" w:author="Claude" w:date="2026-09-27T05:00:00Z">
        <w:r>
          <w:rPr>
            <w:color w:val="000000" w:themeColor="text1"/>
          </w:rPr>
          <w:t xml:space="preserve">w</w:t>
        </w:r>
      </w:ins>
      <w:ins w:id="201023" w:author="Claude" w:date="2026-09-27T12:00:00Z">
        <w:r>
          <w:rPr>
            <w:color w:val="000000" w:themeColor="text1"/>
          </w:rPr>
          <w:t xml:space="preserve">]e need[] a tool for our attorneys to use in defending access to care</w:t>
        </w:r>
      </w:ins>
      <w:del w:id="60113" w:author="Claude" w:date="2026-09-27T05:00:00Z">
        <w:ins w:id="201024" w:author="Claude" w:date="2026-09-27T12:00:00Z">
          <w:r>
            <w:rPr>
              <w:color w:val="000000" w:themeColor="text1"/>
            </w:rPr>
            <w:delText xml:space="preserve">… </w:delText>
          </w:r>
        </w:ins>
      </w:del>
      <w:ins w:id="60114" w:author="Claude" w:date="2026-09-27T05:00:00Z">
        <w:r>
          <w:rPr>
            <w:color w:val="000000" w:themeColor="text1"/>
          </w:rPr>
          <w:t xml:space="preserve">” and concluding that “</w:t>
        </w:r>
      </w:ins>
      <w:ins w:id="201025" w:author="Claude" w:date="2026-09-27T12:00:00Z">
        <w:r>
          <w:rPr>
            <w:color w:val="000000" w:themeColor="text1"/>
          </w:rPr>
          <w:t xml:space="preserve">many associations selectively shape scientific findings to advance specific policy outcomes</w:t>
        </w:r>
      </w:ins>
      <w:del w:id="60115" w:author="Claude" w:date="2026-09-27T05:00:00Z">
        <w:ins w:id="201026" w:author="Claude" w:date="2026-09-27T12:00:00Z">
          <w:r>
            <w:rPr>
              <w:color w:val="000000" w:themeColor="text1"/>
            </w:rPr>
            <w:delText xml:space="preserve">.</w:delText>
          </w:r>
        </w:ins>
      </w:del>
      <w:ins w:id="201027" w:author="Claude" w:date="2026-09-27T12:00:00Z">
        <w:r>
          <w:rPr>
            <w:color w:val="000000" w:themeColor="text1"/>
          </w:rPr>
          <w:t xml:space="preserve">”).</w:t>
        </w:r>
      </w:ins>
    </w:p>
  </w:footnote>
  <w:footnote w:id="728">
    <w:p w14:paraId="1FCAB974" w14:textId="577670D2" w:rsidR="00545012" w:rsidRPr="005B3E31" w:rsidRDefault="00545012" w:rsidP="003D74D8">
      <w:pPr>
        <w:pStyle w:val="FootnoteText"/>
        <w:spacing w:line="480" w:lineRule="auto"/>
        <w:rPr>
          <w:ins w:id="201040" w:author="Claude" w:date="2026-09-27T12:00:00Z"/>
          <w:color w:val="000000" w:themeColor="text1"/>
        </w:rPr>
      </w:pPr>
      <w:ins w:id="201029" w:author="Claude" w:date="2026-09-27T12:00:00Z">
        <w:r>
          <w:rPr>
            <w:rStyle w:val="FootnoteReference"/>
            <w:color w:val="000000" w:themeColor="text1"/>
          </w:rPr>
          <w:footnoteRef/>
        </w:r>
      </w:ins>
      <w:ins w:id="201030" w:author="Claude" w:date="2026-09-27T12:00:00Z">
        <w:r>
          <w:rPr>
            <w:color w:val="000000" w:themeColor="text1"/>
          </w:rPr>
          <w:t xml:space="preserve"> Brief of Alabama as Amicus Curiae Supporting State Respondents at 11, United States v. </w:t>
        </w:r>
      </w:ins>
      <w:ins w:id="201031" w:author="Claude" w:date="2026-09-27T12:00:00Z">
        <w:r>
          <w:rPr>
            <w:color w:val="000000" w:themeColor="text1"/>
          </w:rPr>
          <w:t xml:space="preserve">Skrmetti</w:t>
        </w:r>
      </w:ins>
      <w:ins w:id="201032" w:author="Claude" w:date="2026-09-27T12:00:00Z">
        <w:r>
          <w:rPr>
            <w:color w:val="000000" w:themeColor="text1"/>
          </w:rPr>
          <w:t xml:space="preserve">, </w:t>
        </w:r>
      </w:ins>
      <w:ins w:id="60116" w:author="Claude" w:date="2026-09-27T05:00:00Z">
        <w:r>
          <w:rPr>
            <w:color w:val="000000" w:themeColor="text1"/>
          </w:rPr>
          <w:t xml:space="preserve">145 S. Ct. 1816 (2025) (</w:t>
        </w:r>
      </w:ins>
      <w:ins w:id="201033" w:author="Claude" w:date="2026-09-27T12:00:00Z">
        <w:r>
          <w:rPr>
            <w:color w:val="000000" w:themeColor="text1"/>
          </w:rPr>
          <w:t xml:space="preserve">No. </w:t>
        </w:r>
      </w:ins>
      <w:del w:id="60117" w:author="Claude" w:date="2026-09-27T05:00:00Z">
        <w:ins w:id="201034" w:author="Claude" w:date="2026-09-27T12:00:00Z">
          <w:r>
            <w:rPr>
              <w:color w:val="000000" w:themeColor="text1"/>
            </w:rPr>
            <w:delText xml:space="preserve">23-477 (U.S. Oct. 15, 2024</w:delText>
          </w:r>
        </w:ins>
      </w:del>
      <w:ins w:id="60118" w:author="Claude" w:date="2026-09-27T05:00:00Z">
        <w:r>
          <w:rPr>
            <w:color w:val="000000" w:themeColor="text1"/>
          </w:rPr>
          <w:t xml:space="preserve">23-477</w:t>
        </w:r>
      </w:ins>
      <w:ins w:id="201035" w:author="Claude" w:date="2026-09-27T12:00:00Z">
        <w:r>
          <w:rPr>
            <w:color w:val="000000" w:themeColor="text1"/>
          </w:rPr>
          <w:t xml:space="preserve">); </w:t>
        </w:r>
      </w:ins>
      <w:ins w:id="201036" w:author="Claude" w:date="2026-09-27T12:00:00Z">
        <w:r>
          <w:rPr>
            <w:i/>
            <w:iCs/>
            <w:color w:val="000000" w:themeColor="text1"/>
          </w:rPr>
          <w:t xml:space="preserve">see also</w:t>
        </w:r>
      </w:ins>
      <w:ins w:id="201037" w:author="Claude" w:date="2026-09-27T12:00:00Z">
        <w:r>
          <w:rPr>
            <w:color w:val="000000" w:themeColor="text1"/>
          </w:rPr>
          <w:t xml:space="preserve"> Powell, </w:t>
        </w:r>
      </w:ins>
      <w:ins w:id="201038" w:author="Claude" w:date="2026-09-27T12:00:00Z">
        <w:r>
          <w:rPr>
            <w:i/>
            <w:iCs/>
            <w:color w:val="000000" w:themeColor="text1"/>
          </w:rPr>
          <w:t xml:space="preserve">supra</w:t>
        </w:r>
      </w:ins>
      <w:ins w:id="201039" w:author="Claude" w:date="2026-09-27T12:00:00Z">
        <w:r>
          <w:rPr>
            <w:color w:val="000000" w:themeColor="text1"/>
          </w:rPr>
          <w:t xml:space="preserve"> note 9 (quoting David Goldberger: “I got the sense it was more important for A.C.L.U. staff to identify with clients and progressive causes than to stand on principle”). </w:t>
        </w:r>
      </w:ins>
    </w:p>
  </w:footnote>
  <w:footnote w:id="729">
    <w:p w14:paraId="5880891E" w14:textId="5EBD8754" w:rsidR="00545012" w:rsidRPr="005B3E31" w:rsidRDefault="00545012" w:rsidP="003D74D8">
      <w:pPr>
        <w:pStyle w:val="FootnoteText"/>
        <w:spacing w:line="480" w:lineRule="auto"/>
        <w:rPr>
          <w:ins w:id="201045" w:author="Claude" w:date="2026-09-27T12:00:00Z"/>
          <w:color w:val="000000" w:themeColor="text1"/>
        </w:rPr>
      </w:pPr>
      <w:ins w:id="201041" w:author="Claude" w:date="2026-09-27T12:00:00Z">
        <w:r>
          <w:rPr>
            <w:rStyle w:val="FootnoteReference"/>
            <w:color w:val="000000" w:themeColor="text1"/>
          </w:rPr>
          <w:footnoteRef/>
        </w:r>
      </w:ins>
      <w:ins w:id="201042" w:author="Claude" w:date="2026-09-27T12:00:00Z">
        <w:r>
          <w:rPr>
            <w:color w:val="000000" w:themeColor="text1"/>
          </w:rPr>
          <w:t xml:space="preserve"> Brief of Alabama as Amicus Curiae, </w:t>
        </w:r>
      </w:ins>
      <w:ins w:id="201043" w:author="Claude" w:date="2026-09-27T12:00:00Z">
        <w:r>
          <w:rPr>
            <w:i/>
            <w:iCs/>
            <w:color w:val="000000" w:themeColor="text1"/>
          </w:rPr>
          <w:t>supra</w:t>
        </w:r>
      </w:ins>
      <w:ins w:id="201044" w:author="Claude" w:date="2026-09-27T12:00:00Z">
        <w:r>
          <w:rPr>
            <w:color w:val="000000" w:themeColor="text1"/>
          </w:rPr>
          <w:t> note 27, at 11.</w:t>
        </w:r>
      </w:ins>
    </w:p>
  </w:footnote>
  <w:footnote w:id="730">
    <w:p w14:paraId="600C387D" w14:textId="5F83A894" w:rsidR="00545012" w:rsidRPr="005B3E31" w:rsidRDefault="00545012" w:rsidP="003D74D8">
      <w:pPr>
        <w:pStyle w:val="FootnoteText"/>
        <w:spacing w:line="480" w:lineRule="auto"/>
        <w:rPr>
          <w:ins w:id="201049" w:author="Claude" w:date="2026-09-27T12:00:00Z"/>
          <w:color w:val="000000" w:themeColor="text1"/>
        </w:rPr>
      </w:pPr>
      <w:ins w:id="201046" w:author="Claude" w:date="2026-09-27T12:00:00Z">
        <w:r>
          <w:rPr>
            <w:rStyle w:val="FootnoteReference"/>
            <w:color w:val="000000" w:themeColor="text1"/>
          </w:rPr>
          <w:footnoteRef/>
        </w:r>
      </w:ins>
      <w:ins w:id="201047" w:author="Claude" w:date="2026-09-27T12:00:00Z">
        <w:r>
          <w:rPr>
            <w:color w:val="000000" w:themeColor="text1"/>
          </w:rPr>
          <w:t xml:space="preserve"> </w:t>
        </w:r>
      </w:ins>
      <w:ins w:id="201048" w:author="Claude" w:date="2026-09-27T12:00:00Z">
        <w:r>
          <w:rPr>
            <w:i/>
            <w:iCs/>
            <w:color w:val="000000" w:themeColor="text1"/>
          </w:rPr>
          <w:t>Id.</w:t>
        </w:r>
      </w:ins>
    </w:p>
  </w:footnote>
  <w:footnote w:id="731">
    <w:p w14:paraId="65926698" w14:textId="351EBD37" w:rsidR="00545012" w:rsidRPr="005B3E31" w:rsidRDefault="00545012" w:rsidP="003D74D8">
      <w:pPr>
        <w:pStyle w:val="FootnoteText"/>
        <w:spacing w:line="480" w:lineRule="auto"/>
        <w:rPr>
          <w:ins w:id="201077" w:author="Claude" w:date="2026-09-27T12:00:00Z"/>
          <w:color w:val="000000" w:themeColor="text1"/>
        </w:rPr>
      </w:pPr>
      <w:ins w:id="201061" w:author="Claude" w:date="2026-09-27T12:00:00Z">
        <w:r>
          <w:rPr>
            <w:rStyle w:val="FootnoteReference"/>
            <w:color w:val="000000" w:themeColor="text1"/>
          </w:rPr>
          <w:footnoteRef/>
        </w:r>
      </w:ins>
      <w:ins w:id="201062" w:author="Claude" w:date="2026-09-27T12:00:00Z">
        <w:r>
          <w:rPr>
            <w:color w:val="000000" w:themeColor="text1"/>
          </w:rPr>
          <w:t xml:space="preserve"> Brief of Alabama as Amicus Curiae, </w:t>
        </w:r>
      </w:ins>
      <w:ins w:id="201063" w:author="Claude" w:date="2026-09-27T12:00:00Z">
        <w:r>
          <w:rPr>
            <w:i/>
            <w:iCs/>
            <w:color w:val="000000" w:themeColor="text1"/>
          </w:rPr>
          <w:t xml:space="preserve">supra</w:t>
        </w:r>
      </w:ins>
      <w:ins w:id="201064" w:author="Claude" w:date="2026-09-27T12:00:00Z">
        <w:r>
          <w:rPr>
            <w:color w:val="000000" w:themeColor="text1"/>
          </w:rPr>
          <w:t xml:space="preserve"> note 27, at 14–15; Brief of Amici Curiae State of Alabama, </w:t>
        </w:r>
      </w:ins>
      <w:ins w:id="201065" w:author="Claude" w:date="2026-09-27T12:00:00Z">
        <w:r>
          <w:rPr>
            <w:i/>
            <w:iCs/>
            <w:color w:val="000000" w:themeColor="text1"/>
          </w:rPr>
          <w:t xml:space="preserve">supra</w:t>
        </w:r>
      </w:ins>
      <w:ins w:id="201066" w:author="Claude" w:date="2026-09-27T12:00:00Z">
        <w:r>
          <w:rPr>
            <w:color w:val="000000" w:themeColor="text1"/>
          </w:rPr>
          <w:t xml:space="preserve"> note 26, at 2; </w:t>
        </w:r>
      </w:ins>
      <w:ins w:id="201067" w:author="Claude" w:date="2026-09-27T12:00:00Z">
        <w:r>
          <w:rPr>
            <w:i/>
            <w:iCs/>
            <w:color w:val="000000" w:themeColor="text1"/>
          </w:rPr>
          <w:t xml:space="preserve">see also</w:t>
        </w:r>
      </w:ins>
      <w:ins w:id="201068" w:author="Claude" w:date="2026-09-27T12:00:00Z">
        <w:r>
          <w:rPr>
            <w:color w:val="000000" w:themeColor="text1"/>
          </w:rPr>
          <w:t xml:space="preserve"> Leor Sapir, </w:t>
        </w:r>
      </w:ins>
      <w:ins w:id="201069" w:author="Claude" w:date="2026-09-27T12:00:00Z">
        <w:r>
          <w:rPr>
            <w:i/>
            <w:iCs/>
            <w:color w:val="000000" w:themeColor="text1"/>
          </w:rPr>
          <w:t xml:space="preserve">What Does the DOJ Not Want Americans to Know?</w:t>
        </w:r>
      </w:ins>
      <w:ins w:id="201070" w:author="Claude" w:date="2026-09-27T12:00:00Z">
        <w:r>
          <w:rPr>
            <w:color w:val="000000" w:themeColor="text1"/>
          </w:rPr>
          <w:t xml:space="preserve">, </w:t>
        </w:r>
      </w:ins>
      <w:ins w:id="201071" w:author="Claude" w:date="2026-09-27T12:00:00Z">
        <w:r>
          <w:rPr>
            <w:smallCaps/>
            <w:color w:val="000000" w:themeColor="text1"/>
          </w:rPr>
          <w:t xml:space="preserve">City </w:t>
        </w:r>
      </w:ins>
      <w:del w:id="60119" w:author="Claude" w:date="2026-09-27T05:00:00Z">
        <w:ins w:id="201072" w:author="Claude" w:date="2026-09-27T12:00:00Z">
          <w:r>
            <w:rPr>
              <w:smallCaps/>
              <w:color w:val="000000" w:themeColor="text1"/>
            </w:rPr>
            <w:delText xml:space="preserve">Journal</w:delText>
          </w:r>
        </w:ins>
      </w:del>
      <w:del w:id="60120" w:author="Claude" w:date="2026-09-27T05:00:00Z">
        <w:ins w:id="201073" w:author="Claude" w:date="2026-09-27T12:00:00Z">
          <w:r>
            <w:rPr>
              <w:color w:val="000000" w:themeColor="text1"/>
            </w:rPr>
            <w:delText xml:space="preserve"> </w:delText>
          </w:r>
        </w:ins>
      </w:del>
      <w:ins w:id="60121" w:author="Claude" w:date="2026-09-27T05:00:00Z">
        <w:r>
          <w:rPr>
            <w:smallCaps/>
            <w:color w:val="000000" w:themeColor="text1"/>
          </w:rPr>
          <w:t xml:space="preserve">J.</w:t>
        </w:r>
      </w:ins>
      <w:ins w:id="60122" w:author="Claude" w:date="2026-09-27T05:00:00Z">
        <w:r>
          <w:rPr>
            <w:color w:val="000000" w:themeColor="text1"/>
          </w:rPr>
          <w:t xml:space="preserve"> </w:t>
        </w:r>
      </w:ins>
      <w:ins w:id="201074" w:author="Claude" w:date="2026-09-27T12:00:00Z">
        <w:r>
          <w:rPr>
            <w:color w:val="000000" w:themeColor="text1"/>
          </w:rPr>
          <w:t xml:space="preserve">(July 12, 2024), https://www.city-journal.org/article/what-does-the-doj-not-want-americans-to-know [create </w:t>
        </w:r>
      </w:ins>
      <w:ins w:id="201075" w:author="Claude" w:date="2026-09-27T12:00:00Z">
        <w:r>
          <w:rPr>
            <w:color w:val="000000" w:themeColor="text1"/>
          </w:rPr>
          <w:t xml:space="preserve">perma</w:t>
        </w:r>
      </w:ins>
      <w:ins w:id="201076" w:author="Claude" w:date="2026-09-27T12:00:00Z">
        <w:r>
          <w:rPr>
            <w:color w:val="000000" w:themeColor="text1"/>
          </w:rPr>
          <w:t xml:space="preserve"> link] (“The (WPATH-commissioned) Johns Hopkins research team lead, Karen Robinson, informed AHRQ in an email that her team ‘found little to no evidence about children and adolescents.’”).</w:t>
        </w:r>
      </w:ins>
    </w:p>
  </w:footnote>
  <w:footnote w:id="732">
    <w:p w14:paraId="6C17F5AB" w14:textId="774DA7A4" w:rsidR="00545012" w:rsidRPr="005B3E31" w:rsidRDefault="00545012" w:rsidP="003D74D8">
      <w:pPr>
        <w:pStyle w:val="FootnoteText"/>
        <w:spacing w:line="480" w:lineRule="auto"/>
        <w:rPr>
          <w:ins w:id="201084" w:author="Claude" w:date="2026-09-27T12:00:00Z"/>
          <w:color w:val="000000" w:themeColor="text1"/>
        </w:rPr>
      </w:pPr>
      <w:ins w:id="201078" w:author="Claude" w:date="2026-09-27T12:00:00Z">
        <w:r>
          <w:rPr>
            <w:rStyle w:val="FootnoteReference"/>
            <w:color w:val="000000" w:themeColor="text1"/>
          </w:rPr>
          <w:footnoteRef/>
        </w:r>
      </w:ins>
      <w:ins w:id="201079" w:author="Claude" w:date="2026-09-27T12:00:00Z">
        <w:r>
          <w:rPr>
            <w:color w:val="000000" w:themeColor="text1"/>
          </w:rPr>
          <w:t xml:space="preserve"> Brief of Alabama as Amicus Curiae, </w:t>
        </w:r>
      </w:ins>
      <w:ins w:id="201080" w:author="Claude" w:date="2026-09-27T12:00:00Z">
        <w:r>
          <w:rPr>
            <w:i/>
            <w:iCs/>
            <w:color w:val="000000" w:themeColor="text1"/>
          </w:rPr>
          <w:t>supra</w:t>
        </w:r>
      </w:ins>
      <w:ins w:id="201081" w:author="Claude" w:date="2026-09-27T12:00:00Z">
        <w:r>
          <w:rPr>
            <w:color w:val="000000" w:themeColor="text1"/>
          </w:rPr>
          <w:t> note 27, at 15–19; Brief of Amici Curiae State of Alabama, </w:t>
        </w:r>
      </w:ins>
      <w:ins w:id="201082" w:author="Claude" w:date="2026-09-27T12:00:00Z">
        <w:r>
          <w:rPr>
            <w:i/>
            <w:iCs/>
            <w:color w:val="000000" w:themeColor="text1"/>
          </w:rPr>
          <w:t>supra</w:t>
        </w:r>
      </w:ins>
      <w:ins w:id="201083" w:author="Claude" w:date="2026-09-27T12:00:00Z">
        <w:r>
          <w:rPr>
            <w:color w:val="000000" w:themeColor="text1"/>
          </w:rPr>
          <w:t> note 26, at 5–7 (describing Admiral Rachel Levine’s meetings with WPATH leaders and pressure to remove age limitations).</w:t>
        </w:r>
      </w:ins>
    </w:p>
  </w:footnote>
  <w:footnote w:id="733">
    <w:p w14:paraId="38385733" w14:textId="5A42CBA5" w:rsidR="00545012" w:rsidRPr="005B3E31" w:rsidRDefault="00545012" w:rsidP="003D74D8">
      <w:pPr>
        <w:pStyle w:val="FootnoteText"/>
        <w:spacing w:line="480" w:lineRule="auto"/>
        <w:rPr>
          <w:ins w:id="201102" w:author="Claude" w:date="2026-09-27T12:00:00Z"/>
          <w:color w:val="000000" w:themeColor="text1"/>
        </w:rPr>
      </w:pPr>
      <w:ins w:id="201085" w:author="Claude" w:date="2026-09-27T12:00:00Z">
        <w:r>
          <w:rPr>
            <w:rStyle w:val="FootnoteReference"/>
            <w:color w:val="000000" w:themeColor="text1"/>
          </w:rPr>
          <w:footnoteRef/>
        </w:r>
      </w:ins>
      <w:ins w:id="201086" w:author="Claude" w:date="2026-09-27T12:00:00Z">
        <w:r>
          <w:rPr>
            <w:color w:val="000000" w:themeColor="text1"/>
          </w:rPr>
          <w:t xml:space="preserve"> Brief of Alabama as Amicus Curiae, </w:t>
        </w:r>
      </w:ins>
      <w:ins w:id="201087" w:author="Claude" w:date="2026-09-27T12:00:00Z">
        <w:r>
          <w:rPr>
            <w:i/>
            <w:iCs/>
            <w:color w:val="000000" w:themeColor="text1"/>
          </w:rPr>
          <w:t xml:space="preserve">supra</w:t>
        </w:r>
      </w:ins>
      <w:ins w:id="201088" w:author="Claude" w:date="2026-09-27T12:00:00Z">
        <w:r>
          <w:rPr>
            <w:color w:val="000000" w:themeColor="text1"/>
          </w:rPr>
          <w:t xml:space="preserve"> note 27, at 15–20; Brief of Amici Curiae State of Alabama, </w:t>
        </w:r>
      </w:ins>
      <w:ins w:id="201089" w:author="Claude" w:date="2026-09-27T12:00:00Z">
        <w:r>
          <w:rPr>
            <w:i/>
            <w:iCs/>
            <w:color w:val="000000" w:themeColor="text1"/>
            <w:rPrChange w:id="60123" w:author="Claude" w:date="2026-09-27T05:00:00Z">
              <w:rPr>
                <w:color w:val="000000" w:themeColor="text1"/>
              </w:rPr>
            </w:rPrChange>
          </w:rPr>
          <w:t xml:space="preserve">supra</w:t>
        </w:r>
      </w:ins>
      <w:ins w:id="201090" w:author="Claude" w:date="2026-09-27T12:00:00Z">
        <w:r>
          <w:rPr>
            <w:color w:val="000000" w:themeColor="text1"/>
          </w:rPr>
          <w:t xml:space="preserve"> note 26, at 5–7; </w:t>
        </w:r>
      </w:ins>
      <w:del w:id="60124" w:author="Claude" w:date="2026-09-27T05:00:00Z">
        <w:ins w:id="201091" w:author="Claude" w:date="2026-09-27T12:00:00Z">
          <w:r>
            <w:rPr>
              <w:color w:val="000000" w:themeColor="text1"/>
            </w:rPr>
            <w:delText xml:space="preserve">A. </w:delText>
          </w:r>
        </w:ins>
      </w:del>
      <w:ins w:id="60125" w:author="Claude" w:date="2026-09-27T05:00:00Z">
        <w:r>
          <w:rPr>
            <w:color w:val="000000" w:themeColor="text1"/>
          </w:rPr>
          <w:t xml:space="preserve">Azeen </w:t>
        </w:r>
      </w:ins>
      <w:ins w:id="201092" w:author="Claude" w:date="2026-09-27T12:00:00Z">
        <w:r>
          <w:rPr>
            <w:color w:val="000000" w:themeColor="text1"/>
          </w:rPr>
          <w:t xml:space="preserve">Ghorayshi</w:t>
        </w:r>
      </w:ins>
      <w:ins w:id="201093" w:author="Claude" w:date="2026-09-27T12:00:00Z">
        <w:r>
          <w:rPr>
            <w:color w:val="000000" w:themeColor="text1"/>
          </w:rPr>
          <w:t xml:space="preserve">, </w:t>
        </w:r>
      </w:ins>
      <w:ins w:id="201094" w:author="Claude" w:date="2026-09-27T12:00:00Z">
        <w:r>
          <w:rPr>
            <w:i/>
            <w:iCs/>
            <w:color w:val="000000" w:themeColor="text1"/>
          </w:rPr>
          <w:t xml:space="preserve">Biden Officials Pushed to Remove Age Limits for </w:t>
        </w:r>
      </w:ins>
      <w:del w:id="60126" w:author="Claude" w:date="2026-09-27T05:00:00Z">
        <w:ins w:id="201095" w:author="Claude" w:date="2026-09-27T12:00:00Z">
          <w:r>
            <w:rPr>
              <w:i/>
              <w:iCs/>
              <w:color w:val="000000" w:themeColor="text1"/>
            </w:rPr>
            <w:delText xml:space="preserve">Trans Surgery</w:delText>
          </w:r>
        </w:ins>
      </w:del>
      <w:del w:id="60127" w:author="Claude" w:date="2026-09-27T05:00:00Z">
        <w:ins w:id="201096" w:author="Claude" w:date="2026-09-27T12:00:00Z">
          <w:r>
            <w:rPr>
              <w:color w:val="000000" w:themeColor="text1"/>
            </w:rPr>
            <w:delText xml:space="preserve">, </w:delText>
          </w:r>
        </w:ins>
      </w:del>
      <w:del w:id="60128" w:author="Claude" w:date="2026-09-27T05:00:00Z">
        <w:ins w:id="201097" w:author="Claude" w:date="2026-09-27T12:00:00Z">
          <w:r>
            <w:rPr>
              <w:smallCaps/>
              <w:color w:val="000000" w:themeColor="text1"/>
            </w:rPr>
            <w:delText xml:space="preserve">N.Y. Times</w:delText>
          </w:r>
        </w:ins>
      </w:del>
      <w:del w:id="60129" w:author="Claude" w:date="2026-09-27T05:00:00Z">
        <w:ins w:id="201098" w:author="Claude" w:date="2026-09-27T12:00:00Z">
          <w:r>
            <w:rPr>
              <w:color w:val="000000" w:themeColor="text1"/>
            </w:rPr>
            <w:delText xml:space="preserve"> at A1 (June 27, 2024)</w:delText>
          </w:r>
        </w:ins>
      </w:del>
      <w:ins w:id="60130" w:author="Claude" w:date="2026-09-27T05:00:00Z">
        <w:r>
          <w:rPr>
            <w:i/>
            <w:iCs/>
            <w:color w:val="000000" w:themeColor="text1"/>
          </w:rPr>
          <w:t xml:space="preserve">Trans Surgery, Documents Show</w:t>
        </w:r>
      </w:ins>
      <w:ins w:id="60131" w:author="Claude" w:date="2026-09-27T05:00:00Z">
        <w:r>
          <w:rPr>
            <w:color w:val="000000" w:themeColor="text1"/>
          </w:rPr>
          <w:t xml:space="preserve">, </w:t>
        </w:r>
      </w:ins>
      <w:ins w:id="60132" w:author="Claude" w:date="2026-09-27T05:00:00Z">
        <w:r>
          <w:rPr>
            <w:smallCaps/>
            <w:color w:val="000000" w:themeColor="text1"/>
          </w:rPr>
          <w:t xml:space="preserve">N.Y. Times</w:t>
        </w:r>
      </w:ins>
      <w:ins w:id="60133" w:author="Claude" w:date="2026-09-27T05:00:00Z">
        <w:r>
          <w:rPr>
            <w:color w:val="000000" w:themeColor="text1"/>
          </w:rPr>
          <w:t xml:space="preserve"> (June 25, 2024)</w:t>
        </w:r>
      </w:ins>
      <w:ins w:id="201099" w:author="Claude" w:date="2026-09-27T12:00:00Z">
        <w:r>
          <w:rPr>
            <w:color w:val="000000" w:themeColor="text1"/>
          </w:rPr>
          <w:t xml:space="preserve">, https://www.nytimes.com/2024/06/25/health/transgender-minors-surgeries.html [create </w:t>
        </w:r>
      </w:ins>
      <w:ins w:id="201100" w:author="Claude" w:date="2026-09-27T12:00:00Z">
        <w:r>
          <w:rPr>
            <w:color w:val="000000" w:themeColor="text1"/>
          </w:rPr>
          <w:t xml:space="preserve">perma</w:t>
        </w:r>
      </w:ins>
      <w:ins w:id="201101" w:author="Claude" w:date="2026-09-27T12:00:00Z">
        <w:r>
          <w:rPr>
            <w:color w:val="000000" w:themeColor="text1"/>
          </w:rPr>
          <w:t xml:space="preserve"> link].</w:t>
        </w:r>
      </w:ins>
    </w:p>
  </w:footnote>
  <w:footnote w:id="734">
    <w:p w14:paraId="5DB0DDF1" w14:textId="4F8B6C08" w:rsidR="00545012" w:rsidRPr="005B3E31" w:rsidRDefault="00545012" w:rsidP="003D74D8">
      <w:pPr>
        <w:pStyle w:val="FootnoteText"/>
        <w:spacing w:line="480" w:lineRule="auto"/>
        <w:rPr>
          <w:ins w:id="201119" w:author="Claude" w:date="2026-09-27T12:00:00Z"/>
          <w:color w:val="000000" w:themeColor="text1"/>
        </w:rPr>
      </w:pPr>
      <w:ins w:id="201111" w:author="Claude" w:date="2026-09-27T12:00:00Z">
        <w:r>
          <w:rPr>
            <w:rStyle w:val="FootnoteReference"/>
            <w:color w:val="000000" w:themeColor="text1"/>
          </w:rPr>
          <w:footnoteRef/>
        </w:r>
      </w:ins>
      <w:ins w:id="201112" w:author="Claude" w:date="2026-09-27T12:00:00Z">
        <w:r>
          <w:rPr>
            <w:color w:val="000000" w:themeColor="text1"/>
          </w:rPr>
          <w:t xml:space="preserve"> L.W. v. </w:t>
        </w:r>
      </w:ins>
      <w:ins w:id="201113" w:author="Claude" w:date="2026-09-27T12:00:00Z">
        <w:r>
          <w:rPr>
            <w:color w:val="000000" w:themeColor="text1"/>
          </w:rPr>
          <w:t xml:space="preserve">Skrmetti</w:t>
        </w:r>
      </w:ins>
      <w:ins w:id="201114" w:author="Claude" w:date="2026-09-27T12:00:00Z">
        <w:r>
          <w:rPr>
            <w:color w:val="000000" w:themeColor="text1"/>
          </w:rPr>
          <w:t xml:space="preserve">, 679 F. Supp. 3d 668, 677 (M.D. Tenn. 2023); </w:t>
        </w:r>
      </w:ins>
      <w:ins w:id="201115" w:author="Claude" w:date="2026-09-27T12:00:00Z">
        <w:r>
          <w:rPr>
            <w:color w:val="000000" w:themeColor="text1"/>
          </w:rPr>
          <w:t xml:space="preserve">Confessore</w:t>
        </w:r>
      </w:ins>
      <w:ins w:id="201116" w:author="Claude" w:date="2026-09-27T12:00:00Z">
        <w:r>
          <w:rPr>
            <w:color w:val="000000" w:themeColor="text1"/>
          </w:rPr>
          <w:t xml:space="preserve">, </w:t>
        </w:r>
      </w:ins>
      <w:ins w:id="201117" w:author="Claude" w:date="2026-09-27T12:00:00Z">
        <w:r>
          <w:rPr>
            <w:i/>
            <w:iCs/>
            <w:color w:val="000000" w:themeColor="text1"/>
            <w:rPrChange w:id="60134" w:author="Claude" w:date="2026-09-27T05:00:00Z">
              <w:rPr>
                <w:color w:val="000000" w:themeColor="text1"/>
              </w:rPr>
            </w:rPrChange>
          </w:rPr>
          <w:t xml:space="preserve">supra</w:t>
        </w:r>
      </w:ins>
      <w:ins w:id="201118" w:author="Claude" w:date="2026-09-27T12:00:00Z">
        <w:r>
          <w:rPr>
            <w:color w:val="000000" w:themeColor="text1"/>
          </w:rPr>
          <w:t xml:space="preserve"> note 3.</w:t>
        </w:r>
      </w:ins>
    </w:p>
  </w:footnote>
  <w:footnote w:id="735">
    <w:p w14:paraId="6A17B361" w14:textId="2D7D5C72" w:rsidR="00545012" w:rsidRPr="005B3E31" w:rsidRDefault="00545012" w:rsidP="003D74D8">
      <w:pPr>
        <w:pStyle w:val="FootnoteText"/>
        <w:spacing w:line="480" w:lineRule="auto"/>
        <w:rPr>
          <w:ins w:id="201124" w:author="Claude" w:date="2026-09-27T12:00:00Z"/>
          <w:color w:val="000000" w:themeColor="text1"/>
        </w:rPr>
      </w:pPr>
      <w:ins w:id="201120" w:author="Claude" w:date="2026-09-27T12:00:00Z">
        <w:r>
          <w:rPr>
            <w:rStyle w:val="FootnoteReference"/>
            <w:color w:val="000000" w:themeColor="text1"/>
          </w:rPr>
          <w:footnoteRef/>
        </w:r>
      </w:ins>
      <w:ins w:id="201121" w:author="Claude" w:date="2026-09-27T12:00:00Z">
        <w:r>
          <w:rPr>
            <w:color w:val="000000" w:themeColor="text1"/>
          </w:rPr>
          <w:t xml:space="preserve"> L.W. v. </w:t>
        </w:r>
      </w:ins>
      <w:ins w:id="201122" w:author="Claude" w:date="2026-09-27T12:00:00Z">
        <w:r>
          <w:rPr>
            <w:color w:val="000000" w:themeColor="text1"/>
          </w:rPr>
          <w:t>Skrmetti</w:t>
        </w:r>
      </w:ins>
      <w:ins w:id="201123" w:author="Claude" w:date="2026-09-27T12:00:00Z">
        <w:r>
          <w:rPr>
            <w:color w:val="000000" w:themeColor="text1"/>
          </w:rPr>
          <w:t>, 83 F.4th 460, 466 (6th Cir. 2023).</w:t>
        </w:r>
      </w:ins>
    </w:p>
  </w:footnote>
  <w:footnote w:id="736">
    <w:p w14:paraId="360F2949" w14:textId="7C3F990E" w:rsidR="00545012" w:rsidRPr="005B3E31" w:rsidRDefault="00545012" w:rsidP="003D74D8">
      <w:pPr>
        <w:pStyle w:val="FootnoteText"/>
        <w:spacing w:line="480" w:lineRule="auto"/>
        <w:rPr>
          <w:ins w:id="201129" w:author="Claude" w:date="2026-09-27T12:00:00Z"/>
          <w:color w:val="000000" w:themeColor="text1"/>
        </w:rPr>
      </w:pPr>
      <w:ins w:id="201125" w:author="Claude" w:date="2026-09-27T12:00:00Z">
        <w:r>
          <w:rPr>
            <w:rStyle w:val="FootnoteReference"/>
            <w:color w:val="000000" w:themeColor="text1"/>
          </w:rPr>
          <w:footnoteRef/>
        </w:r>
      </w:ins>
      <w:ins w:id="201126" w:author="Claude" w:date="2026-09-27T12:00:00Z">
        <w:r>
          <w:rPr>
            <w:color w:val="000000" w:themeColor="text1"/>
          </w:rPr>
          <w:t xml:space="preserve"> </w:t>
        </w:r>
      </w:ins>
      <w:ins w:id="201127" w:author="Claude" w:date="2026-09-27T12:00:00Z">
        <w:r>
          <w:rPr>
            <w:i/>
            <w:iCs/>
            <w:color w:val="000000" w:themeColor="text1"/>
          </w:rPr>
          <w:t xml:space="preserve">Id. </w:t>
        </w:r>
      </w:ins>
      <w:ins w:id="201128" w:author="Claude" w:date="2026-09-27T12:00:00Z">
        <w:r>
          <w:rPr>
            <w:color w:val="000000" w:themeColor="text1"/>
            <w:rPrChange w:id="60135" w:author="Claude" w:date="2026-09-27T05:00:00Z">
              <w:rPr>
                <w:i/>
                <w:iCs/>
                <w:color w:val="000000" w:themeColor="text1"/>
              </w:rPr>
            </w:rPrChange>
          </w:rPr>
          <w:t xml:space="preserve">at 491.</w:t>
        </w:r>
      </w:ins>
    </w:p>
  </w:footnote>
  <w:footnote w:id="737">
    <w:p w14:paraId="71FFE8BF" w14:textId="2EDFADD7" w:rsidR="00545012" w:rsidRPr="005B3E31" w:rsidRDefault="00545012" w:rsidP="003D74D8">
      <w:pPr>
        <w:pStyle w:val="FootnoteText"/>
        <w:spacing w:line="480" w:lineRule="auto"/>
        <w:rPr>
          <w:ins w:id="201135" w:author="Claude" w:date="2026-09-27T12:00:00Z"/>
          <w:color w:val="000000" w:themeColor="text1"/>
        </w:rPr>
      </w:pPr>
      <w:ins w:id="201130" w:author="Claude" w:date="2026-09-27T12:00:00Z">
        <w:r>
          <w:rPr>
            <w:rStyle w:val="FootnoteReference"/>
            <w:color w:val="000000" w:themeColor="text1"/>
          </w:rPr>
          <w:footnoteRef/>
        </w:r>
      </w:ins>
      <w:ins w:id="201131" w:author="Claude" w:date="2026-09-27T12:00:00Z">
        <w:r>
          <w:rPr>
            <w:color w:val="000000" w:themeColor="text1"/>
          </w:rPr>
          <w:t xml:space="preserve"> </w:t>
        </w:r>
      </w:ins>
      <w:ins w:id="201132" w:author="Claude" w:date="2026-09-27T12:00:00Z">
        <w:r>
          <w:rPr>
            <w:i/>
            <w:iCs/>
            <w:color w:val="000000" w:themeColor="text1"/>
          </w:rPr>
          <w:t xml:space="preserve">Id. </w:t>
        </w:r>
      </w:ins>
      <w:ins w:id="201133" w:author="Claude" w:date="2026-09-27T12:00:00Z">
        <w:r>
          <w:rPr>
            <w:color w:val="000000" w:themeColor="text1"/>
            <w:rPrChange w:id="60136" w:author="Claude" w:date="2026-09-27T05:00:00Z">
              <w:rPr>
                <w:i/>
                <w:iCs/>
                <w:color w:val="000000" w:themeColor="text1"/>
              </w:rPr>
            </w:rPrChange>
          </w:rPr>
          <w:t xml:space="preserve">at 480.</w:t>
        </w:r>
      </w:ins>
      <w:ins w:id="201134" w:author="Claude" w:date="2026-09-27T12:00:00Z">
        <w:r>
          <w:rPr>
            <w:color w:val="000000" w:themeColor="text1"/>
          </w:rPr>
          <w:t xml:space="preserve"> </w:t>
        </w:r>
      </w:ins>
    </w:p>
  </w:footnote>
  <w:footnote w:id="738">
    <w:p w14:paraId="02B86E2C" w14:textId="561CDF68" w:rsidR="006A70B9" w:rsidRPr="005B3E31" w:rsidRDefault="00984811" w:rsidP="003D74D8">
      <w:pPr>
        <w:pStyle w:val="FootnoteText"/>
        <w:spacing w:line="480" w:lineRule="auto"/>
        <w:rPr>
          <w:ins w:id="201144" w:author="Claude" w:date="2026-09-27T12:00:00Z"/>
          <w:color w:val="000000" w:themeColor="text1"/>
        </w:rPr>
      </w:pPr>
      <w:ins w:id="201136" w:author="Claude" w:date="2026-09-27T12:00:00Z">
        <w:r>
          <w:rPr>
            <w:rStyle w:val="FootnoteReference"/>
            <w:color w:val="000000" w:themeColor="text1"/>
          </w:rPr>
          <w:footnoteRef/>
        </w:r>
      </w:ins>
      <w:ins w:id="201137" w:author="Claude" w:date="2026-09-27T12:00:00Z">
        <w:r>
          <w:rPr>
            <w:color w:val="000000" w:themeColor="text1"/>
          </w:rPr>
          <w:t xml:space="preserve"> United States v. </w:t>
        </w:r>
      </w:ins>
      <w:ins w:id="201138" w:author="Claude" w:date="2026-09-27T12:00:00Z">
        <w:r>
          <w:rPr>
            <w:color w:val="000000" w:themeColor="text1"/>
          </w:rPr>
          <w:t xml:space="preserve">Skrmetti</w:t>
        </w:r>
      </w:ins>
      <w:ins w:id="201139" w:author="Claude" w:date="2026-09-27T12:00:00Z">
        <w:r>
          <w:rPr>
            <w:color w:val="000000" w:themeColor="text1"/>
          </w:rPr>
          <w:t xml:space="preserve">, 145 S. Ct. 1816, 1828 (2025); </w:t>
        </w:r>
      </w:ins>
      <w:ins w:id="201140" w:author="Claude" w:date="2026-09-27T12:00:00Z">
        <w:r>
          <w:rPr>
            <w:color w:val="000000" w:themeColor="text1"/>
          </w:rPr>
          <w:t xml:space="preserve">Bursch</w:t>
        </w:r>
      </w:ins>
      <w:ins w:id="201141" w:author="Claude" w:date="2026-09-27T12:00:00Z">
        <w:r>
          <w:rPr>
            <w:color w:val="000000" w:themeColor="text1"/>
          </w:rPr>
          <w:t xml:space="preserve">, </w:t>
        </w:r>
      </w:ins>
      <w:ins w:id="201142" w:author="Claude" w:date="2026-09-27T12:00:00Z">
        <w:r>
          <w:rPr>
            <w:i/>
            <w:iCs/>
            <w:color w:val="000000" w:themeColor="text1"/>
            <w:rPrChange w:id="60137" w:author="Claude" w:date="2026-09-27T05:00:00Z">
              <w:rPr>
                <w:color w:val="000000" w:themeColor="text1"/>
              </w:rPr>
            </w:rPrChange>
          </w:rPr>
          <w:t xml:space="preserve">supra</w:t>
        </w:r>
      </w:ins>
      <w:ins w:id="201143" w:author="Claude" w:date="2026-09-27T12:00:00Z">
        <w:r>
          <w:rPr>
            <w:color w:val="000000" w:themeColor="text1"/>
          </w:rPr>
          <w:t xml:space="preserve"> note 4.</w:t>
        </w:r>
      </w:ins>
    </w:p>
  </w:footnote>
  <w:footnote w:id="739">
    <w:p w14:paraId="09CA9C70" w14:textId="2CB36B81" w:rsidR="007E3419" w:rsidRPr="005B3E31" w:rsidRDefault="007E3419" w:rsidP="003D74D8">
      <w:pPr>
        <w:pStyle w:val="FootnoteText"/>
        <w:spacing w:line="480" w:lineRule="auto"/>
        <w:rPr>
          <w:ins w:id="201154" w:author="Claude" w:date="2026-09-27T12:00:00Z"/>
          <w:color w:val="000000" w:themeColor="text1"/>
        </w:rPr>
      </w:pPr>
      <w:ins w:id="201145" w:author="Claude" w:date="2026-09-27T12:00:00Z">
        <w:r>
          <w:rPr>
            <w:rStyle w:val="FootnoteReference"/>
            <w:color w:val="000000" w:themeColor="text1"/>
          </w:rPr>
          <w:footnoteRef/>
        </w:r>
      </w:ins>
      <w:ins w:id="201146" w:author="Claude" w:date="2026-09-27T12:00:00Z">
        <w:r>
          <w:rPr>
            <w:color w:val="000000" w:themeColor="text1"/>
          </w:rPr>
          <w:t xml:space="preserve">Reply Brief for the Petitioner at 20, United States v. </w:t>
        </w:r>
      </w:ins>
      <w:ins w:id="201147" w:author="Claude" w:date="2026-09-27T12:00:00Z">
        <w:r>
          <w:rPr>
            <w:color w:val="000000" w:themeColor="text1"/>
          </w:rPr>
          <w:t xml:space="preserve">Skrmetti</w:t>
        </w:r>
      </w:ins>
      <w:ins w:id="201148" w:author="Claude" w:date="2026-09-27T12:00:00Z">
        <w:r>
          <w:rPr>
            <w:color w:val="000000" w:themeColor="text1"/>
          </w:rPr>
          <w:t xml:space="preserve">, </w:t>
        </w:r>
      </w:ins>
      <w:ins w:id="60138" w:author="Claude" w:date="2026-09-27T05:00:00Z">
        <w:r>
          <w:rPr>
            <w:color w:val="000000" w:themeColor="text1"/>
          </w:rPr>
          <w:t xml:space="preserve">145 S. Ct. 1816 (2025) (</w:t>
        </w:r>
      </w:ins>
      <w:ins w:id="201149" w:author="Claude" w:date="2026-09-27T12:00:00Z">
        <w:r>
          <w:rPr>
            <w:color w:val="000000" w:themeColor="text1"/>
          </w:rPr>
          <w:t xml:space="preserve">No. </w:t>
        </w:r>
      </w:ins>
      <w:del w:id="60139" w:author="Claude" w:date="2026-09-27T05:00:00Z">
        <w:ins w:id="201150" w:author="Claude" w:date="2026-09-27T12:00:00Z">
          <w:r>
            <w:rPr>
              <w:color w:val="000000" w:themeColor="text1"/>
            </w:rPr>
            <w:delText xml:space="preserve">23-477 (U.S. Nov. 7, 2024</w:delText>
          </w:r>
        </w:ins>
      </w:del>
      <w:ins w:id="60140" w:author="Claude" w:date="2026-09-27T05:00:00Z">
        <w:r>
          <w:rPr>
            <w:color w:val="000000" w:themeColor="text1"/>
          </w:rPr>
          <w:t xml:space="preserve">23-477</w:t>
        </w:r>
      </w:ins>
      <w:ins w:id="201151" w:author="Claude" w:date="2026-09-27T12:00:00Z">
        <w:r>
          <w:rPr>
            <w:color w:val="000000" w:themeColor="text1"/>
          </w:rPr>
          <w:t xml:space="preserve">); Complaint for Declaratory and Injunctive Relief, L.W. v. </w:t>
        </w:r>
      </w:ins>
      <w:ins w:id="201152" w:author="Claude" w:date="2026-09-27T12:00:00Z">
        <w:r>
          <w:rPr>
            <w:color w:val="000000" w:themeColor="text1"/>
          </w:rPr>
          <w:t xml:space="preserve">Skrmetti</w:t>
        </w:r>
      </w:ins>
      <w:ins w:id="201153" w:author="Claude" w:date="2026-09-27T12:00:00Z">
        <w:r>
          <w:rPr>
            <w:color w:val="000000" w:themeColor="text1"/>
          </w:rPr>
          <w:t xml:space="preserve">, No. 3:23-cv-00376 (M.D. Tenn. Apr. 20, 2023).</w:t>
        </w:r>
      </w:ins>
    </w:p>
  </w:footnote>
  <w:footnote w:id="740">
    <w:p w14:paraId="568E539E" w14:textId="4E9A2C5A" w:rsidR="00984811" w:rsidRPr="005B3E31" w:rsidRDefault="00984811" w:rsidP="003D74D8">
      <w:pPr>
        <w:pStyle w:val="FootnoteText"/>
        <w:spacing w:line="480" w:lineRule="auto"/>
        <w:rPr>
          <w:ins w:id="201192" w:author="Claude" w:date="2026-09-27T12:00:00Z"/>
          <w:color w:val="000000" w:themeColor="text1"/>
        </w:rPr>
      </w:pPr>
      <w:ins w:id="201179" w:author="Claude" w:date="2026-09-27T12:00:00Z">
        <w:r>
          <w:rPr>
            <w:rStyle w:val="FootnoteReference"/>
            <w:color w:val="000000" w:themeColor="text1"/>
          </w:rPr>
          <w:footnoteRef/>
        </w:r>
      </w:ins>
      <w:ins w:id="201180" w:author="Claude" w:date="2026-09-27T12:00:00Z">
        <w:r>
          <w:rPr>
            <w:color w:val="000000" w:themeColor="text1"/>
          </w:rPr>
          <w:t xml:space="preserve"> </w:t>
        </w:r>
      </w:ins>
      <w:ins w:id="201181" w:author="Claude" w:date="2026-09-27T12:00:00Z">
        <w:r>
          <w:rPr>
            <w:color w:val="000000" w:themeColor="text1"/>
          </w:rPr>
          <w:t xml:space="preserve">Isgur</w:t>
        </w:r>
      </w:ins>
      <w:ins w:id="201182" w:author="Claude" w:date="2026-09-27T12:00:00Z">
        <w:r>
          <w:rPr>
            <w:color w:val="000000" w:themeColor="text1"/>
          </w:rPr>
          <w:t xml:space="preserve"> &amp; French, </w:t>
        </w:r>
      </w:ins>
      <w:ins w:id="201183" w:author="Claude" w:date="2026-09-27T12:00:00Z">
        <w:r>
          <w:rPr>
            <w:i/>
            <w:iCs/>
            <w:color w:val="000000" w:themeColor="text1"/>
          </w:rPr>
          <w:t xml:space="preserve">supra</w:t>
        </w:r>
      </w:ins>
      <w:ins w:id="201184" w:author="Claude" w:date="2026-09-27T12:00:00Z">
        <w:r>
          <w:rPr>
            <w:color w:val="000000" w:themeColor="text1"/>
          </w:rPr>
          <w:t xml:space="preserve"> note 7; Sarah </w:t>
        </w:r>
      </w:ins>
      <w:ins w:id="201185" w:author="Claude" w:date="2026-09-27T12:00:00Z">
        <w:r>
          <w:rPr>
            <w:color w:val="000000" w:themeColor="text1"/>
          </w:rPr>
          <w:t xml:space="preserve">Isgur</w:t>
        </w:r>
      </w:ins>
      <w:ins w:id="201186" w:author="Claude" w:date="2026-09-27T12:00:00Z">
        <w:r>
          <w:rPr>
            <w:color w:val="000000" w:themeColor="text1"/>
          </w:rPr>
          <w:t xml:space="preserve"> </w:t>
        </w:r>
      </w:ins>
      <w:del w:id="60141" w:author="Claude" w:date="2026-09-27T05:00:00Z">
        <w:ins w:id="201187" w:author="Claude" w:date="2026-09-27T12:00:00Z">
          <w:r>
            <w:rPr>
              <w:color w:val="000000" w:themeColor="text1"/>
            </w:rPr>
            <w:delText xml:space="preserve">and </w:delText>
          </w:r>
        </w:ins>
      </w:del>
      <w:ins w:id="60142" w:author="Claude" w:date="2026-09-27T05:00:00Z">
        <w:r>
          <w:rPr>
            <w:color w:val="000000" w:themeColor="text1"/>
          </w:rPr>
          <w:t xml:space="preserve">&amp; </w:t>
        </w:r>
      </w:ins>
      <w:ins w:id="201188" w:author="Claude" w:date="2026-09-27T12:00:00Z">
        <w:r>
          <w:rPr>
            <w:color w:val="000000" w:themeColor="text1"/>
          </w:rPr>
          <w:t xml:space="preserve">David French, </w:t>
        </w:r>
      </w:ins>
      <w:ins w:id="201189" w:author="Claude" w:date="2026-09-27T12:00:00Z">
        <w:r>
          <w:rPr>
            <w:i/>
            <w:iCs/>
            <w:color w:val="000000" w:themeColor="text1"/>
          </w:rPr>
          <w:t xml:space="preserve">SCOTUS 2025 Term Debrief</w:t>
        </w:r>
      </w:ins>
      <w:ins w:id="201190" w:author="Claude" w:date="2026-09-27T12:00:00Z">
        <w:r>
          <w:rPr>
            <w:color w:val="000000" w:themeColor="text1"/>
          </w:rPr>
          <w:t xml:space="preserve">, </w:t>
        </w:r>
      </w:ins>
      <w:ins w:id="60143" w:author="Claude" w:date="2026-09-27T05:00:00Z">
        <w:r>
          <w:rPr>
            <w:smallCaps/>
            <w:color w:val="000000" w:themeColor="text1"/>
          </w:rPr>
          <w:t xml:space="preserve">Dispatch: Advisory Opinions</w:t>
        </w:r>
      </w:ins>
      <w:ins w:id="60144" w:author="Claude" w:date="2026-09-27T05:00:00Z">
        <w:r>
          <w:rPr>
            <w:color w:val="000000" w:themeColor="text1"/>
          </w:rPr>
          <w:t xml:space="preserve"> (July 3, 2025), https://thedispatch.com/podcast/advisoryopinions/scotus-2025-term-debrief/ [create perma link] </w:t>
        </w:r>
      </w:ins>
      <w:ins w:id="201191" w:author="Claude" w:date="2026-09-27T12:00:00Z">
        <w:r>
          <w:rPr>
            <w:color w:val="000000" w:themeColor="text1"/>
          </w:rPr>
          <w:t xml:space="preserve">(“[W]as this an appeal that [plaintiffs] needed to make after that Sixth Circuit loss?”).</w:t>
        </w:r>
      </w:ins>
    </w:p>
  </w:footnote>
  <w:footnote w:id="741">
    <w:p w14:paraId="603C7F2F" w14:textId="7B878CF1" w:rsidR="00020483" w:rsidRPr="005B3E31" w:rsidRDefault="00020483" w:rsidP="003D74D8">
      <w:pPr>
        <w:pStyle w:val="FootnoteText"/>
        <w:spacing w:line="480" w:lineRule="auto"/>
        <w:rPr>
          <w:ins w:id="201207" w:author="Claude" w:date="2026-09-27T12:00:00Z"/>
          <w:color w:val="000000" w:themeColor="text1"/>
        </w:rPr>
      </w:pPr>
      <w:ins w:id="201193" w:author="Claude" w:date="2026-09-27T12:00:00Z">
        <w:r>
          <w:rPr>
            <w:rStyle w:val="FootnoteReference"/>
            <w:color w:val="000000" w:themeColor="text1"/>
          </w:rPr>
          <w:footnoteRef/>
        </w:r>
      </w:ins>
      <w:ins w:id="201194" w:author="Claude" w:date="2026-09-27T12:00:00Z">
        <w:r>
          <w:rPr>
            <w:color w:val="000000" w:themeColor="text1"/>
          </w:rPr>
          <w:t xml:space="preserve"> Molly E. Pines, </w:t>
        </w:r>
      </w:ins>
      <w:ins w:id="201195" w:author="Claude" w:date="2026-09-27T12:00:00Z">
        <w:r>
          <w:rPr>
            <w:i/>
            <w:iCs/>
            <w:color w:val="000000" w:themeColor="text1"/>
          </w:rPr>
          <w:t xml:space="preserve">Pick Your Precedent: </w:t>
        </w:r>
      </w:ins>
      <w:ins w:id="201196" w:author="Claude" w:date="2026-09-27T12:00:00Z">
        <w:r>
          <w:rPr>
            <w:color w:val="000000" w:themeColor="text1"/>
            <w:rPrChange w:id="60145" w:author="Claude" w:date="2026-09-27T05:00:00Z">
              <w:rPr>
                <w:i/>
                <w:iCs/>
                <w:color w:val="000000" w:themeColor="text1"/>
              </w:rPr>
            </w:rPrChange>
          </w:rPr>
          <w:t xml:space="preserve">Bostock</w:t>
        </w:r>
      </w:ins>
      <w:ins w:id="201197" w:author="Claude" w:date="2026-09-27T12:00:00Z">
        <w:r>
          <w:rPr>
            <w:i/>
            <w:iCs/>
            <w:color w:val="000000" w:themeColor="text1"/>
          </w:rPr>
          <w:t xml:space="preserve">, </w:t>
        </w:r>
      </w:ins>
      <w:ins w:id="201198" w:author="Claude" w:date="2026-09-27T12:00:00Z">
        <w:r>
          <w:rPr>
            <w:color w:val="000000" w:themeColor="text1"/>
            <w:rPrChange w:id="60146" w:author="Claude" w:date="2026-09-27T05:00:00Z">
              <w:rPr>
                <w:i/>
                <w:iCs/>
                <w:color w:val="000000" w:themeColor="text1"/>
              </w:rPr>
            </w:rPrChange>
          </w:rPr>
          <w:t xml:space="preserve">Dobbs</w:t>
        </w:r>
      </w:ins>
      <w:ins w:id="201199" w:author="Claude" w:date="2026-09-27T12:00:00Z">
        <w:r>
          <w:rPr>
            <w:i/>
            <w:iCs/>
            <w:color w:val="000000" w:themeColor="text1"/>
          </w:rPr>
          <w:t xml:space="preserve">, and the Uncertain Reach of Intermediate Scrutiny in</w:t>
        </w:r>
      </w:ins>
      <w:ins w:id="201200" w:author="Claude" w:date="2026-09-27T12:00:00Z">
        <w:r>
          <w:rPr>
            <w:color w:val="000000" w:themeColor="text1"/>
          </w:rPr>
          <w:t xml:space="preserve"> United States v. </w:t>
        </w:r>
      </w:ins>
      <w:ins w:id="201201" w:author="Claude" w:date="2026-09-27T12:00:00Z">
        <w:r>
          <w:rPr>
            <w:color w:val="000000" w:themeColor="text1"/>
          </w:rPr>
          <w:t xml:space="preserve">Skrmetti</w:t>
        </w:r>
      </w:ins>
      <w:ins w:id="201202" w:author="Claude" w:date="2026-09-27T12:00:00Z">
        <w:r>
          <w:rPr>
            <w:color w:val="000000" w:themeColor="text1"/>
          </w:rPr>
          <w:t xml:space="preserve">, 20 </w:t>
        </w:r>
      </w:ins>
      <w:ins w:id="201203" w:author="Claude" w:date="2026-09-27T12:00:00Z">
        <w:r>
          <w:rPr>
            <w:smallCaps/>
            <w:color w:val="000000" w:themeColor="text1"/>
          </w:rPr>
          <w:t xml:space="preserve">Duke J. Const. L. &amp; Pub. </w:t>
        </w:r>
      </w:ins>
      <w:ins w:id="201204" w:author="Claude" w:date="2026-09-27T12:00:00Z">
        <w:r>
          <w:rPr>
            <w:smallCaps/>
            <w:color w:val="000000" w:themeColor="text1"/>
          </w:rPr>
          <w:t xml:space="preserve">Pol’y</w:t>
        </w:r>
      </w:ins>
      <w:ins w:id="201205" w:author="Claude" w:date="2026-09-27T12:00:00Z">
        <w:r>
          <w:rPr>
            <w:smallCaps/>
            <w:color w:val="000000" w:themeColor="text1"/>
          </w:rPr>
          <w:t xml:space="preserve"> Sidebar</w:t>
        </w:r>
      </w:ins>
      <w:ins w:id="201206" w:author="Claude" w:date="2026-09-27T12:00:00Z">
        <w:r>
          <w:rPr>
            <w:color w:val="000000" w:themeColor="text1"/>
          </w:rPr>
          <w:t xml:space="preserve"> 45, 63–65 (2025). </w:t>
        </w:r>
      </w:ins>
    </w:p>
  </w:footnote>
  <w:footnote w:id="742">
    <w:p w14:paraId="76C0C05D" w14:textId="074A5980" w:rsidR="00984811" w:rsidRPr="005B3E31" w:rsidRDefault="00984811" w:rsidP="003D74D8">
      <w:pPr>
        <w:pStyle w:val="FootnoteText"/>
        <w:spacing w:line="480" w:lineRule="auto"/>
        <w:rPr>
          <w:ins w:id="201224" w:author="Claude" w:date="2026-09-27T12:00:00Z"/>
          <w:color w:val="000000" w:themeColor="text1"/>
        </w:rPr>
      </w:pPr>
      <w:ins w:id="201220" w:author="Claude" w:date="2026-09-27T12:00:00Z">
        <w:r>
          <w:rPr>
            <w:rStyle w:val="FootnoteReference"/>
            <w:color w:val="000000" w:themeColor="text1"/>
          </w:rPr>
          <w:footnoteRef/>
        </w:r>
      </w:ins>
      <w:ins w:id="201221" w:author="Claude" w:date="2026-09-27T12:00:00Z">
        <w:r>
          <w:rPr>
            <w:color w:val="000000" w:themeColor="text1"/>
          </w:rPr>
          <w:t xml:space="preserve"> Bostock v. Clayton </w:t>
        </w:r>
      </w:ins>
      <w:del w:id="60147" w:author="Claude" w:date="2026-09-27T05:00:00Z">
        <w:ins w:id="201222" w:author="Claude" w:date="2026-09-27T12:00:00Z">
          <w:r>
            <w:rPr>
              <w:color w:val="000000" w:themeColor="text1"/>
            </w:rPr>
            <w:delText xml:space="preserve">County</w:delText>
          </w:r>
        </w:ins>
      </w:del>
      <w:ins w:id="60148" w:author="Claude" w:date="2026-09-27T05:00:00Z">
        <w:r>
          <w:rPr>
            <w:color w:val="000000" w:themeColor="text1"/>
          </w:rPr>
          <w:t xml:space="preserve">Cnty.</w:t>
        </w:r>
      </w:ins>
      <w:ins w:id="201223" w:author="Claude" w:date="2026-09-27T12:00:00Z">
        <w:r>
          <w:rPr>
            <w:color w:val="000000" w:themeColor="text1"/>
          </w:rPr>
          <w:t xml:space="preserve">, 590 U.S. 644, 656–57 (2020).</w:t>
        </w:r>
      </w:ins>
    </w:p>
  </w:footnote>
  <w:footnote w:id="743">
    <w:p w14:paraId="1A97EB11" w14:textId="1DD8A31A" w:rsidR="00984811" w:rsidRPr="005B3E31" w:rsidRDefault="00984811" w:rsidP="003D74D8">
      <w:pPr>
        <w:pStyle w:val="FootnoteText"/>
        <w:spacing w:line="480" w:lineRule="auto"/>
        <w:rPr>
          <w:ins w:id="201235" w:author="Claude" w:date="2026-09-27T12:00:00Z"/>
          <w:color w:val="000000" w:themeColor="text1"/>
        </w:rPr>
      </w:pPr>
      <w:ins w:id="201225" w:author="Claude" w:date="2026-09-27T12:00:00Z">
        <w:r>
          <w:rPr>
            <w:rStyle w:val="FootnoteReference"/>
            <w:color w:val="000000" w:themeColor="text1"/>
          </w:rPr>
          <w:footnoteRef/>
        </w:r>
      </w:ins>
      <w:ins w:id="201226" w:author="Claude" w:date="2026-09-27T12:00:00Z">
        <w:r>
          <w:rPr>
            <w:color w:val="000000" w:themeColor="text1"/>
          </w:rPr>
          <w:t xml:space="preserve"> Reply Brief for Petitioner at 4, Bostock v. Clayton </w:t>
        </w:r>
      </w:ins>
      <w:del w:id="60149" w:author="Claude" w:date="2026-09-27T05:00:00Z">
        <w:ins w:id="201227" w:author="Claude" w:date="2026-09-27T12:00:00Z">
          <w:r>
            <w:rPr>
              <w:color w:val="000000" w:themeColor="text1"/>
            </w:rPr>
            <w:delText xml:space="preserve">County</w:delText>
          </w:r>
        </w:ins>
      </w:del>
      <w:ins w:id="60150" w:author="Claude" w:date="2026-09-27T05:00:00Z">
        <w:r>
          <w:rPr>
            <w:color w:val="000000" w:themeColor="text1"/>
          </w:rPr>
          <w:t xml:space="preserve">Cnty.</w:t>
        </w:r>
      </w:ins>
      <w:ins w:id="201228" w:author="Claude" w:date="2026-09-27T12:00:00Z">
        <w:r>
          <w:rPr>
            <w:color w:val="000000" w:themeColor="text1"/>
          </w:rPr>
          <w:t xml:space="preserve">, </w:t>
        </w:r>
      </w:ins>
      <w:del w:id="60151" w:author="Claude" w:date="2026-09-27T05:00:00Z">
        <w:ins w:id="201229" w:author="Claude" w:date="2026-09-27T12:00:00Z">
          <w:r>
            <w:rPr>
              <w:color w:val="000000" w:themeColor="text1"/>
            </w:rPr>
            <w:delText xml:space="preserve">No. 17-1618 (</w:delText>
          </w:r>
        </w:ins>
      </w:del>
      <w:ins w:id="60152" w:author="Claude" w:date="2026-09-27T05:00:00Z">
        <w:r>
          <w:rPr>
            <w:color w:val="000000" w:themeColor="text1"/>
          </w:rPr>
          <w:t xml:space="preserve">590 </w:t>
        </w:r>
      </w:ins>
      <w:ins w:id="201230" w:author="Claude" w:date="2026-09-27T12:00:00Z">
        <w:r>
          <w:rPr>
            <w:color w:val="000000" w:themeColor="text1"/>
          </w:rPr>
          <w:t xml:space="preserve">U.S. </w:t>
        </w:r>
      </w:ins>
      <w:del w:id="60153" w:author="Claude" w:date="2026-09-27T05:00:00Z">
        <w:ins w:id="201231" w:author="Claude" w:date="2026-09-27T12:00:00Z">
          <w:r>
            <w:rPr>
              <w:color w:val="000000" w:themeColor="text1"/>
            </w:rPr>
            <w:delText xml:space="preserve">Sept</w:delText>
          </w:r>
        </w:ins>
      </w:del>
      <w:ins w:id="60154" w:author="Claude" w:date="2026-09-27T05:00:00Z">
        <w:r>
          <w:rPr>
            <w:color w:val="000000" w:themeColor="text1"/>
          </w:rPr>
          <w:t xml:space="preserve">644 (2020) (No</w:t>
        </w:r>
      </w:ins>
      <w:ins w:id="201232" w:author="Claude" w:date="2026-09-27T12:00:00Z">
        <w:r>
          <w:rPr>
            <w:color w:val="000000" w:themeColor="text1"/>
          </w:rPr>
          <w:t xml:space="preserve">. </w:t>
        </w:r>
      </w:ins>
      <w:del w:id="60155" w:author="Claude" w:date="2026-09-27T05:00:00Z">
        <w:ins w:id="201233" w:author="Claude" w:date="2026-09-27T12:00:00Z">
          <w:r>
            <w:rPr>
              <w:color w:val="000000" w:themeColor="text1"/>
            </w:rPr>
            <w:delText xml:space="preserve">10, 2019</w:delText>
          </w:r>
        </w:ins>
      </w:del>
      <w:ins w:id="60156" w:author="Claude" w:date="2026-09-27T05:00:00Z">
        <w:r>
          <w:rPr>
            <w:color w:val="000000" w:themeColor="text1"/>
          </w:rPr>
          <w:t xml:space="preserve">17-1618</w:t>
        </w:r>
      </w:ins>
      <w:ins w:id="201234" w:author="Claude" w:date="2026-09-27T12:00:00Z">
        <w:r>
          <w:rPr>
            <w:color w:val="000000" w:themeColor="text1"/>
          </w:rPr>
          <w:t xml:space="preserve">).</w:t>
        </w:r>
      </w:ins>
    </w:p>
  </w:footnote>
  <w:footnote w:id="744">
    <w:p w14:paraId="59A07338" w14:textId="1AF5ED72" w:rsidR="00984811" w:rsidRPr="005B3E31" w:rsidRDefault="00984811" w:rsidP="003D74D8">
      <w:pPr>
        <w:pStyle w:val="FootnoteText"/>
        <w:spacing w:line="480" w:lineRule="auto"/>
        <w:rPr>
          <w:ins w:id="201246" w:author="Claude" w:date="2026-09-27T12:00:00Z"/>
          <w:color w:val="000000" w:themeColor="text1"/>
        </w:rPr>
      </w:pPr>
      <w:ins w:id="201236" w:author="Claude" w:date="2026-09-27T12:00:00Z">
        <w:r>
          <w:rPr>
            <w:rStyle w:val="FootnoteReference"/>
            <w:color w:val="000000" w:themeColor="text1"/>
          </w:rPr>
          <w:footnoteRef/>
        </w:r>
      </w:ins>
      <w:ins w:id="201237" w:author="Claude" w:date="2026-09-27T12:00:00Z">
        <w:r>
          <w:rPr>
            <w:color w:val="000000" w:themeColor="text1"/>
          </w:rPr>
          <w:t xml:space="preserve"> Transcript of Oral Argument at 6, Bostock v. Clayton </w:t>
        </w:r>
      </w:ins>
      <w:del w:id="60157" w:author="Claude" w:date="2026-09-27T05:00:00Z">
        <w:ins w:id="201238" w:author="Claude" w:date="2026-09-27T12:00:00Z">
          <w:r>
            <w:rPr>
              <w:color w:val="000000" w:themeColor="text1"/>
            </w:rPr>
            <w:delText xml:space="preserve">County</w:delText>
          </w:r>
        </w:ins>
      </w:del>
      <w:ins w:id="60158" w:author="Claude" w:date="2026-09-27T05:00:00Z">
        <w:r>
          <w:rPr>
            <w:color w:val="000000" w:themeColor="text1"/>
          </w:rPr>
          <w:t xml:space="preserve">Cnty.</w:t>
        </w:r>
      </w:ins>
      <w:ins w:id="201239" w:author="Claude" w:date="2026-09-27T12:00:00Z">
        <w:r>
          <w:rPr>
            <w:color w:val="000000" w:themeColor="text1"/>
          </w:rPr>
          <w:t xml:space="preserve">, </w:t>
        </w:r>
      </w:ins>
      <w:del w:id="60159" w:author="Claude" w:date="2026-09-27T05:00:00Z">
        <w:ins w:id="201240" w:author="Claude" w:date="2026-09-27T12:00:00Z">
          <w:r>
            <w:rPr>
              <w:color w:val="000000" w:themeColor="text1"/>
            </w:rPr>
            <w:delText xml:space="preserve">No. 17-1618 (</w:delText>
          </w:r>
        </w:ins>
      </w:del>
      <w:ins w:id="60160" w:author="Claude" w:date="2026-09-27T05:00:00Z">
        <w:r>
          <w:rPr>
            <w:color w:val="000000" w:themeColor="text1"/>
          </w:rPr>
          <w:t xml:space="preserve">590 </w:t>
        </w:r>
      </w:ins>
      <w:ins w:id="201241" w:author="Claude" w:date="2026-09-27T12:00:00Z">
        <w:r>
          <w:rPr>
            <w:color w:val="000000" w:themeColor="text1"/>
          </w:rPr>
          <w:t xml:space="preserve">U.S. </w:t>
        </w:r>
      </w:ins>
      <w:del w:id="60161" w:author="Claude" w:date="2026-09-27T05:00:00Z">
        <w:ins w:id="201242" w:author="Claude" w:date="2026-09-27T12:00:00Z">
          <w:r>
            <w:rPr>
              <w:color w:val="000000" w:themeColor="text1"/>
            </w:rPr>
            <w:delText xml:space="preserve">Oct</w:delText>
          </w:r>
        </w:ins>
      </w:del>
      <w:ins w:id="60162" w:author="Claude" w:date="2026-09-27T05:00:00Z">
        <w:r>
          <w:rPr>
            <w:color w:val="000000" w:themeColor="text1"/>
          </w:rPr>
          <w:t xml:space="preserve">644 (2020) (No</w:t>
        </w:r>
      </w:ins>
      <w:ins w:id="201243" w:author="Claude" w:date="2026-09-27T12:00:00Z">
        <w:r>
          <w:rPr>
            <w:color w:val="000000" w:themeColor="text1"/>
          </w:rPr>
          <w:t xml:space="preserve">. </w:t>
        </w:r>
      </w:ins>
      <w:del w:id="60163" w:author="Claude" w:date="2026-09-27T05:00:00Z">
        <w:ins w:id="201244" w:author="Claude" w:date="2026-09-27T12:00:00Z">
          <w:r>
            <w:rPr>
              <w:color w:val="000000" w:themeColor="text1"/>
            </w:rPr>
            <w:delText xml:space="preserve">8, 2019</w:delText>
          </w:r>
        </w:ins>
      </w:del>
      <w:ins w:id="60164" w:author="Claude" w:date="2026-09-27T05:00:00Z">
        <w:r>
          <w:rPr>
            <w:color w:val="000000" w:themeColor="text1"/>
          </w:rPr>
          <w:t xml:space="preserve">17-1618</w:t>
        </w:r>
      </w:ins>
      <w:ins w:id="201245" w:author="Claude" w:date="2026-09-27T12:00:00Z">
        <w:r>
          <w:rPr>
            <w:color w:val="000000" w:themeColor="text1"/>
          </w:rPr>
          <w:t xml:space="preserve">).</w:t>
        </w:r>
      </w:ins>
    </w:p>
  </w:footnote>
  <w:footnote w:id="745">
    <w:p w14:paraId="4E818A31" w14:textId="70C90217" w:rsidR="00984811" w:rsidRPr="005B3E31" w:rsidRDefault="00984811" w:rsidP="003D74D8">
      <w:pPr>
        <w:pStyle w:val="FootnoteText"/>
        <w:spacing w:line="480" w:lineRule="auto"/>
        <w:rPr>
          <w:ins w:id="201251" w:author="Claude" w:date="2026-09-27T12:00:00Z"/>
          <w:color w:val="000000" w:themeColor="text1"/>
        </w:rPr>
      </w:pPr>
      <w:ins w:id="201247" w:author="Claude" w:date="2026-09-27T12:00:00Z">
        <w:r>
          <w:rPr>
            <w:rStyle w:val="FootnoteReference"/>
            <w:color w:val="000000" w:themeColor="text1"/>
          </w:rPr>
          <w:footnoteRef/>
        </w:r>
      </w:ins>
      <w:ins w:id="201248" w:author="Claude" w:date="2026-09-27T12:00:00Z">
        <w:r>
          <w:rPr>
            <w:color w:val="000000" w:themeColor="text1"/>
          </w:rPr>
          <w:t xml:space="preserve"> </w:t>
        </w:r>
      </w:ins>
      <w:ins w:id="201249" w:author="Claude" w:date="2026-09-27T12:00:00Z">
        <w:r>
          <w:rPr>
            <w:i/>
            <w:iCs/>
            <w:color w:val="000000" w:themeColor="text1"/>
          </w:rPr>
          <w:t xml:space="preserve">Bostock</w:t>
        </w:r>
      </w:ins>
      <w:ins w:id="201250" w:author="Claude" w:date="2026-09-27T12:00:00Z">
        <w:r>
          <w:rPr>
            <w:color w:val="000000" w:themeColor="text1"/>
            <w:rPrChange w:id="60165" w:author="Claude" w:date="2026-09-27T05:00:00Z">
              <w:rPr>
                <w:i/>
                <w:iCs/>
                <w:color w:val="000000" w:themeColor="text1"/>
              </w:rPr>
            </w:rPrChange>
          </w:rPr>
          <w:t xml:space="preserve">, 590 U.S. at 653.</w:t>
        </w:r>
      </w:ins>
    </w:p>
  </w:footnote>
  <w:footnote w:id="746">
    <w:p w14:paraId="49699656" w14:textId="0369BBA1" w:rsidR="00984811" w:rsidRPr="005B3E31" w:rsidRDefault="00984811" w:rsidP="003D74D8">
      <w:pPr>
        <w:pStyle w:val="FootnoteText"/>
        <w:spacing w:line="480" w:lineRule="auto"/>
        <w:rPr>
          <w:ins w:id="201268" w:author="Claude" w:date="2026-09-27T12:00:00Z"/>
          <w:color w:val="000000" w:themeColor="text1"/>
        </w:rPr>
      </w:pPr>
      <w:ins w:id="201264" w:author="Claude" w:date="2026-09-27T12:00:00Z">
        <w:r>
          <w:rPr>
            <w:rStyle w:val="FootnoteReference"/>
            <w:color w:val="000000" w:themeColor="text1"/>
          </w:rPr>
          <w:footnoteRef/>
        </w:r>
      </w:ins>
      <w:ins w:id="201265" w:author="Claude" w:date="2026-09-27T12:00:00Z">
        <w:r>
          <w:rPr>
            <w:color w:val="000000" w:themeColor="text1"/>
          </w:rPr>
          <w:t xml:space="preserve"> Reply Brief for the Petitioner, </w:t>
        </w:r>
      </w:ins>
      <w:ins w:id="201266" w:author="Claude" w:date="2026-09-27T12:00:00Z">
        <w:r>
          <w:rPr>
            <w:i/>
            <w:iCs/>
            <w:color w:val="000000" w:themeColor="text1"/>
            <w:rPrChange w:id="60166" w:author="Claude" w:date="2026-09-27T05:00:00Z">
              <w:rPr>
                <w:color w:val="000000" w:themeColor="text1"/>
              </w:rPr>
            </w:rPrChange>
          </w:rPr>
          <w:t xml:space="preserve">supra</w:t>
        </w:r>
      </w:ins>
      <w:ins w:id="201267" w:author="Claude" w:date="2026-09-27T12:00:00Z">
        <w:r>
          <w:rPr>
            <w:color w:val="000000" w:themeColor="text1"/>
          </w:rPr>
          <w:t xml:space="preserve"> note 38, at 8.</w:t>
        </w:r>
      </w:ins>
    </w:p>
  </w:footnote>
  <w:footnote w:id="747">
    <w:p w14:paraId="7D6FB6C4" w14:textId="0A4FD327" w:rsidR="00984811" w:rsidRPr="005B3E31" w:rsidRDefault="00984811" w:rsidP="003D74D8">
      <w:pPr>
        <w:pStyle w:val="FootnoteText"/>
        <w:spacing w:line="480" w:lineRule="auto"/>
        <w:rPr>
          <w:ins w:id="201276" w:author="Claude" w:date="2026-09-27T12:00:00Z"/>
          <w:color w:val="000000" w:themeColor="text1"/>
        </w:rPr>
      </w:pPr>
      <w:ins w:id="201269" w:author="Claude" w:date="2026-09-27T12:00:00Z">
        <w:r>
          <w:rPr>
            <w:rStyle w:val="FootnoteReference"/>
            <w:color w:val="000000" w:themeColor="text1"/>
          </w:rPr>
          <w:footnoteRef/>
        </w:r>
      </w:ins>
      <w:ins w:id="201270" w:author="Claude" w:date="2026-09-27T12:00:00Z">
        <w:r>
          <w:rPr>
            <w:color w:val="000000" w:themeColor="text1"/>
          </w:rPr>
          <w:t xml:space="preserve"> Transcript of Oral Argument at 36, United States v. </w:t>
        </w:r>
      </w:ins>
      <w:ins w:id="201271" w:author="Claude" w:date="2026-09-27T12:00:00Z">
        <w:r>
          <w:rPr>
            <w:color w:val="000000" w:themeColor="text1"/>
          </w:rPr>
          <w:t xml:space="preserve">Skrmetti</w:t>
        </w:r>
      </w:ins>
      <w:ins w:id="201272" w:author="Claude" w:date="2026-09-27T12:00:00Z">
        <w:r>
          <w:rPr>
            <w:color w:val="000000" w:themeColor="text1"/>
          </w:rPr>
          <w:t xml:space="preserve">, </w:t>
        </w:r>
      </w:ins>
      <w:ins w:id="60167" w:author="Claude" w:date="2026-09-27T05:00:00Z">
        <w:r>
          <w:rPr>
            <w:color w:val="000000" w:themeColor="text1"/>
          </w:rPr>
          <w:t xml:space="preserve">145 S. Ct. 1816 (2025) (</w:t>
        </w:r>
      </w:ins>
      <w:ins w:id="201273" w:author="Claude" w:date="2026-09-27T12:00:00Z">
        <w:r>
          <w:rPr>
            <w:color w:val="000000" w:themeColor="text1"/>
          </w:rPr>
          <w:t xml:space="preserve">No. </w:t>
        </w:r>
      </w:ins>
      <w:del w:id="60168" w:author="Claude" w:date="2026-09-27T05:00:00Z">
        <w:ins w:id="201274" w:author="Claude" w:date="2026-09-27T12:00:00Z">
          <w:r>
            <w:rPr>
              <w:color w:val="000000" w:themeColor="text1"/>
            </w:rPr>
            <w:delText xml:space="preserve">23-477 (U.S. Dec. 4, 2024</w:delText>
          </w:r>
        </w:ins>
      </w:del>
      <w:ins w:id="60169" w:author="Claude" w:date="2026-09-27T05:00:00Z">
        <w:r>
          <w:rPr>
            <w:color w:val="000000" w:themeColor="text1"/>
          </w:rPr>
          <w:t xml:space="preserve">23-477</w:t>
        </w:r>
      </w:ins>
      <w:ins w:id="201275" w:author="Claude" w:date="2026-09-27T12:00:00Z">
        <w:r>
          <w:rPr>
            <w:color w:val="000000" w:themeColor="text1"/>
          </w:rPr>
          <w:t xml:space="preserve">).</w:t>
        </w:r>
      </w:ins>
    </w:p>
  </w:footnote>
  <w:footnote w:id="748">
    <w:p w14:paraId="0BE166B0" w14:textId="33643378" w:rsidR="00757714" w:rsidRPr="005B3E31" w:rsidRDefault="00757714" w:rsidP="003D74D8">
      <w:pPr>
        <w:pStyle w:val="FootnoteText"/>
        <w:spacing w:line="480" w:lineRule="auto"/>
        <w:rPr>
          <w:ins w:id="201290" w:author="Claude" w:date="2026-09-27T12:00:00Z"/>
          <w:color w:val="000000" w:themeColor="text1"/>
        </w:rPr>
      </w:pPr>
      <w:ins w:id="201277" w:author="Claude" w:date="2026-09-27T12:00:00Z">
        <w:r>
          <w:rPr>
            <w:rStyle w:val="FootnoteReference"/>
            <w:color w:val="000000" w:themeColor="text1"/>
          </w:rPr>
          <w:footnoteRef/>
        </w:r>
      </w:ins>
      <w:ins w:id="201278" w:author="Claude" w:date="2026-09-27T12:00:00Z">
        <w:r>
          <w:rPr>
            <w:color w:val="000000" w:themeColor="text1"/>
          </w:rPr>
          <w:t xml:space="preserve"> Hila Keren, </w:t>
        </w:r>
      </w:ins>
      <w:ins w:id="201279" w:author="Claude" w:date="2026-09-27T12:00:00Z">
        <w:r>
          <w:rPr>
            <w:i/>
            <w:iCs/>
            <w:color w:val="000000" w:themeColor="text1"/>
          </w:rPr>
          <w:t xml:space="preserve">Parental Rights May Be Only Path to Save Gender-Affirming Care</w:t>
        </w:r>
      </w:ins>
      <w:ins w:id="201280" w:author="Claude" w:date="2026-09-27T12:00:00Z">
        <w:r>
          <w:rPr>
            <w:color w:val="000000" w:themeColor="text1"/>
          </w:rPr>
          <w:t xml:space="preserve">, </w:t>
        </w:r>
      </w:ins>
      <w:ins w:id="201281" w:author="Claude" w:date="2026-09-27T12:00:00Z">
        <w:r>
          <w:rPr>
            <w:smallCaps/>
            <w:color w:val="000000" w:themeColor="text1"/>
          </w:rPr>
          <w:t xml:space="preserve">Bloomberg </w:t>
        </w:r>
      </w:ins>
      <w:del w:id="60170" w:author="Claude" w:date="2026-09-27T05:00:00Z">
        <w:ins w:id="201282" w:author="Claude" w:date="2026-09-27T12:00:00Z">
          <w:r>
            <w:rPr>
              <w:smallCaps/>
              <w:color w:val="000000" w:themeColor="text1"/>
            </w:rPr>
            <w:delText xml:space="preserve">Law</w:delText>
          </w:r>
        </w:ins>
      </w:del>
      <w:ins w:id="60171" w:author="Claude" w:date="2026-09-27T05:00:00Z">
        <w:r>
          <w:rPr>
            <w:smallCaps/>
            <w:color w:val="000000" w:themeColor="text1"/>
          </w:rPr>
          <w:t xml:space="preserve">L.</w:t>
        </w:r>
      </w:ins>
      <w:ins w:id="201283" w:author="Claude" w:date="2026-09-27T12:00:00Z">
        <w:r>
          <w:rPr>
            <w:color w:val="000000" w:themeColor="text1"/>
          </w:rPr>
          <w:t xml:space="preserve"> (Dec. 10, 2024), https://news.bloomberglaw.com/us-law-week/parental-rights-may-be-only-path-to-save-gender-affirming-care [create </w:t>
        </w:r>
      </w:ins>
      <w:ins w:id="201284" w:author="Claude" w:date="2026-09-27T12:00:00Z">
        <w:r>
          <w:rPr>
            <w:color w:val="000000" w:themeColor="text1"/>
          </w:rPr>
          <w:t xml:space="preserve">perma</w:t>
        </w:r>
      </w:ins>
      <w:ins w:id="201285" w:author="Claude" w:date="2026-09-27T12:00:00Z">
        <w:r>
          <w:rPr>
            <w:color w:val="000000" w:themeColor="text1"/>
          </w:rPr>
          <w:t xml:space="preserve"> link]; </w:t>
        </w:r>
      </w:ins>
      <w:ins w:id="201286" w:author="Claude" w:date="2026-09-27T12:00:00Z">
        <w:r>
          <w:rPr>
            <w:color w:val="000000" w:themeColor="text1"/>
          </w:rPr>
          <w:t xml:space="preserve">Bursch</w:t>
        </w:r>
      </w:ins>
      <w:ins w:id="201287" w:author="Claude" w:date="2026-09-27T12:00:00Z">
        <w:r>
          <w:rPr>
            <w:color w:val="000000" w:themeColor="text1"/>
          </w:rPr>
          <w:t xml:space="preserve">, </w:t>
        </w:r>
      </w:ins>
      <w:ins w:id="201288" w:author="Claude" w:date="2026-09-27T12:00:00Z">
        <w:r>
          <w:rPr>
            <w:i/>
            <w:iCs/>
            <w:color w:val="000000" w:themeColor="text1"/>
            <w:rPrChange w:id="60172" w:author="Claude" w:date="2026-09-27T05:00:00Z">
              <w:rPr>
                <w:color w:val="000000" w:themeColor="text1"/>
              </w:rPr>
            </w:rPrChange>
          </w:rPr>
          <w:t xml:space="preserve">supra</w:t>
        </w:r>
      </w:ins>
      <w:ins w:id="201289" w:author="Claude" w:date="2026-09-27T12:00:00Z">
        <w:r>
          <w:rPr>
            <w:color w:val="000000" w:themeColor="text1"/>
          </w:rPr>
          <w:t xml:space="preserve"> note 4.</w:t>
        </w:r>
      </w:ins>
    </w:p>
  </w:footnote>
  <w:footnote w:id="749">
    <w:p w14:paraId="037B1E4B" w14:textId="21E11F24" w:rsidR="00984811" w:rsidRPr="005B3E31" w:rsidRDefault="00984811" w:rsidP="003D74D8">
      <w:pPr>
        <w:pStyle w:val="FootnoteText"/>
        <w:spacing w:line="480" w:lineRule="auto"/>
        <w:rPr>
          <w:ins w:id="201309" w:author="Claude" w:date="2026-09-27T12:00:00Z"/>
          <w:color w:val="000000" w:themeColor="text1"/>
        </w:rPr>
      </w:pPr>
      <w:ins w:id="201305" w:author="Claude" w:date="2026-09-27T12:00:00Z">
        <w:r>
          <w:rPr>
            <w:rStyle w:val="FootnoteReference"/>
            <w:color w:val="000000" w:themeColor="text1"/>
          </w:rPr>
          <w:footnoteRef/>
        </w:r>
      </w:ins>
      <w:ins w:id="201306" w:author="Claude" w:date="2026-09-27T12:00:00Z">
        <w:r>
          <w:rPr>
            <w:color w:val="000000" w:themeColor="text1"/>
          </w:rPr>
          <w:t xml:space="preserve"> United States v. </w:t>
        </w:r>
      </w:ins>
      <w:ins w:id="201307" w:author="Claude" w:date="2026-09-27T12:00:00Z">
        <w:r>
          <w:rPr>
            <w:color w:val="000000" w:themeColor="text1"/>
          </w:rPr>
          <w:t>Skrmetti</w:t>
        </w:r>
      </w:ins>
      <w:ins w:id="201308" w:author="Claude" w:date="2026-09-27T12:00:00Z">
        <w:r>
          <w:rPr>
            <w:color w:val="000000" w:themeColor="text1"/>
          </w:rPr>
          <w:t>, 145 S. Ct. 1816, 1835 (2025).</w:t>
        </w:r>
      </w:ins>
    </w:p>
  </w:footnote>
  <w:footnote w:id="750">
    <w:p w14:paraId="4047C78E" w14:textId="26175431" w:rsidR="00E170D6" w:rsidRPr="005B3E31" w:rsidRDefault="00E170D6" w:rsidP="003D74D8">
      <w:pPr>
        <w:pStyle w:val="FootnoteText"/>
        <w:spacing w:line="480" w:lineRule="auto"/>
        <w:rPr>
          <w:ins w:id="201324" w:author="Claude" w:date="2026-09-27T12:00:00Z"/>
          <w:color w:val="000000" w:themeColor="text1"/>
        </w:rPr>
      </w:pPr>
      <w:ins w:id="201318" w:author="Claude" w:date="2026-09-27T12:00:00Z">
        <w:r>
          <w:rPr>
            <w:rStyle w:val="FootnoteReference"/>
            <w:color w:val="000000" w:themeColor="text1"/>
          </w:rPr>
          <w:footnoteRef/>
        </w:r>
      </w:ins>
      <w:ins w:id="201319" w:author="Claude" w:date="2026-09-27T12:00:00Z">
        <w:r>
          <w:rPr>
            <w:color w:val="000000" w:themeColor="text1"/>
          </w:rPr>
          <w:t xml:space="preserve"> </w:t>
        </w:r>
      </w:ins>
      <w:ins w:id="201320" w:author="Claude" w:date="2026-09-27T12:00:00Z">
        <w:r>
          <w:rPr>
            <w:i/>
            <w:iCs/>
            <w:color w:val="000000" w:themeColor="text1"/>
          </w:rPr>
          <w:t xml:space="preserve">Id. </w:t>
        </w:r>
      </w:ins>
      <w:ins w:id="201321" w:author="Claude" w:date="2026-09-27T12:00:00Z">
        <w:r>
          <w:rPr>
            <w:color w:val="000000" w:themeColor="text1"/>
            <w:rPrChange w:id="60173" w:author="Claude" w:date="2026-09-27T05:00:00Z">
              <w:rPr>
                <w:i/>
                <w:iCs/>
                <w:color w:val="000000" w:themeColor="text1"/>
              </w:rPr>
            </w:rPrChange>
          </w:rPr>
          <w:t xml:space="preserve">at</w:t>
        </w:r>
      </w:ins>
      <w:ins w:id="201322" w:author="Claude" w:date="2026-09-27T12:00:00Z">
        <w:r>
          <w:rPr>
            <w:color w:val="000000" w:themeColor="text1"/>
            <w:rPrChange w:id="60174" w:author="Claude" w:date="2026-09-27T05:00:00Z">
              <w:rPr>
                <w:i/>
                <w:iCs/>
                <w:color w:val="000000" w:themeColor="text1"/>
              </w:rPr>
            </w:rPrChange>
          </w:rPr>
          <w:t xml:space="preserve"> 1835–37.</w:t>
        </w:r>
      </w:ins>
      <w:ins w:id="201323" w:author="Claude" w:date="2026-09-27T12:00:00Z">
        <w:r>
          <w:rPr>
            <w:color w:val="000000" w:themeColor="text1"/>
          </w:rPr>
          <w:t xml:space="preserve"> </w:t>
        </w:r>
      </w:ins>
    </w:p>
  </w:footnote>
  <w:footnote w:id="751">
    <w:p w14:paraId="566D71E7" w14:textId="4D8B4B77" w:rsidR="000A1CEB" w:rsidRPr="005B3E31" w:rsidRDefault="000A1CEB" w:rsidP="003D74D8">
      <w:pPr>
        <w:pStyle w:val="FootnoteText"/>
        <w:spacing w:line="480" w:lineRule="auto"/>
        <w:rPr>
          <w:ins w:id="201342" w:author="Claude" w:date="2026-09-27T12:00:00Z"/>
          <w:color w:val="000000" w:themeColor="text1"/>
        </w:rPr>
      </w:pPr>
      <w:ins w:id="201325" w:author="Claude" w:date="2026-09-27T12:00:00Z">
        <w:r>
          <w:rPr>
            <w:rStyle w:val="FootnoteReference"/>
            <w:color w:val="000000" w:themeColor="text1"/>
          </w:rPr>
          <w:footnoteRef/>
        </w:r>
      </w:ins>
      <w:ins w:id="201326" w:author="Claude" w:date="2026-09-27T12:00:00Z">
        <w:r>
          <w:rPr>
            <w:color w:val="000000" w:themeColor="text1"/>
          </w:rPr>
          <w:t xml:space="preserve"> McArdle, </w:t>
        </w:r>
      </w:ins>
      <w:ins w:id="201327" w:author="Claude" w:date="2026-09-27T12:00:00Z">
        <w:r>
          <w:rPr>
            <w:i/>
            <w:iCs/>
            <w:color w:val="000000" w:themeColor="text1"/>
          </w:rPr>
          <w:t xml:space="preserve">supra</w:t>
        </w:r>
      </w:ins>
      <w:ins w:id="201328" w:author="Claude" w:date="2026-09-27T12:00:00Z">
        <w:r>
          <w:rPr>
            <w:color w:val="000000" w:themeColor="text1"/>
          </w:rPr>
          <w:t xml:space="preserve"> note 2; </w:t>
        </w:r>
      </w:ins>
      <w:ins w:id="201329" w:author="Claude" w:date="2026-09-27T12:00:00Z">
        <w:r>
          <w:rPr>
            <w:color w:val="000000" w:themeColor="text1"/>
          </w:rPr>
          <w:t xml:space="preserve">Confessore</w:t>
        </w:r>
      </w:ins>
      <w:ins w:id="201330" w:author="Claude" w:date="2026-09-27T12:00:00Z">
        <w:r>
          <w:rPr>
            <w:color w:val="000000" w:themeColor="text1"/>
          </w:rPr>
          <w:t xml:space="preserve">, </w:t>
        </w:r>
      </w:ins>
      <w:ins w:id="201331" w:author="Claude" w:date="2026-09-27T12:00:00Z">
        <w:r>
          <w:rPr>
            <w:i/>
            <w:iCs/>
            <w:color w:val="000000" w:themeColor="text1"/>
          </w:rPr>
          <w:t xml:space="preserve">supra</w:t>
        </w:r>
      </w:ins>
      <w:ins w:id="201332" w:author="Claude" w:date="2026-09-27T12:00:00Z">
        <w:r>
          <w:rPr>
            <w:color w:val="000000" w:themeColor="text1"/>
          </w:rPr>
          <w:t xml:space="preserve"> note 3; Transcript of Oral Argument, </w:t>
        </w:r>
      </w:ins>
      <w:ins w:id="201333" w:author="Claude" w:date="2026-09-27T12:00:00Z">
        <w:r>
          <w:rPr>
            <w:i/>
            <w:iCs/>
            <w:color w:val="000000" w:themeColor="text1"/>
            <w:rPrChange w:id="60175" w:author="Claude" w:date="2026-09-27T05:00:00Z">
              <w:rPr>
                <w:color w:val="000000" w:themeColor="text1"/>
              </w:rPr>
            </w:rPrChange>
          </w:rPr>
          <w:t xml:space="preserve">supra</w:t>
        </w:r>
      </w:ins>
      <w:ins w:id="201334" w:author="Claude" w:date="2026-09-27T12:00:00Z">
        <w:r>
          <w:rPr>
            <w:color w:val="000000" w:themeColor="text1"/>
          </w:rPr>
          <w:t xml:space="preserve"> note </w:t>
        </w:r>
      </w:ins>
      <w:ins w:id="201335" w:author="Claude" w:date="2026-09-27T12:00:00Z">
        <w:r>
          <w:rPr>
            <w:color w:val="000000" w:themeColor="text1"/>
          </w:rPr>
          <w:t xml:space="preserve">46</w:t>
        </w:r>
      </w:ins>
      <w:ins w:id="201336" w:author="Claude" w:date="2026-09-27T12:00:00Z">
        <w:r>
          <w:rPr>
            <w:color w:val="000000" w:themeColor="text1"/>
          </w:rPr>
          <w:t xml:space="preserve">, at 21–29; </w:t>
        </w:r>
      </w:ins>
      <w:del w:id="60176" w:author="Claude" w:date="2026-09-27T05:00:00Z">
        <w:ins w:id="201337" w:author="Claude" w:date="2026-09-27T12:00:00Z">
          <w:r>
            <w:rPr>
              <w:color w:val="000000" w:themeColor="text1"/>
            </w:rPr>
            <w:delText xml:space="preserve">United States v. </w:delText>
          </w:r>
        </w:ins>
      </w:del>
      <w:ins w:id="201338" w:author="Claude" w:date="2026-09-27T12:00:00Z">
        <w:r>
          <w:rPr>
            <w:i/>
            <w:iCs/>
            <w:color w:val="000000" w:themeColor="text1"/>
            <w:rPrChange w:id="60177" w:author="Claude" w:date="2026-09-27T05:00:00Z">
              <w:rPr>
                <w:color w:val="000000" w:themeColor="text1"/>
              </w:rPr>
            </w:rPrChange>
          </w:rPr>
          <w:t xml:space="preserve">Skrmetti</w:t>
        </w:r>
      </w:ins>
      <w:ins w:id="201339" w:author="Claude" w:date="2026-09-27T12:00:00Z">
        <w:r>
          <w:rPr>
            <w:color w:val="000000" w:themeColor="text1"/>
          </w:rPr>
          <w:t xml:space="preserve">, 145 S. Ct. </w:t>
        </w:r>
      </w:ins>
      <w:del w:id="60178" w:author="Claude" w:date="2026-09-27T05:00:00Z">
        <w:ins w:id="201340" w:author="Claude" w:date="2026-09-27T12:00:00Z">
          <w:r>
            <w:rPr>
              <w:color w:val="000000" w:themeColor="text1"/>
            </w:rPr>
            <w:delText xml:space="preserve">1816, 1835 (2025)</w:delText>
          </w:r>
        </w:ins>
      </w:del>
      <w:ins w:id="60179" w:author="Claude" w:date="2026-09-27T05:00:00Z">
        <w:r>
          <w:rPr>
            <w:color w:val="000000" w:themeColor="text1"/>
          </w:rPr>
          <w:t xml:space="preserve">at 1835</w:t>
        </w:r>
      </w:ins>
      <w:ins w:id="201341" w:author="Claude" w:date="2026-09-27T12:00:00Z">
        <w:r>
          <w:rPr>
            <w:color w:val="000000" w:themeColor="text1"/>
          </w:rPr>
          <w:t xml:space="preserve">.</w:t>
        </w:r>
      </w:ins>
    </w:p>
  </w:footnote>
  <w:footnote w:id="752">
    <w:p w14:paraId="574CC3C9" w14:textId="77777777" w:rsidR="007219E6" w:rsidRPr="005B3E31" w:rsidRDefault="00000000" w:rsidP="003D74D8">
      <w:pPr>
        <w:pStyle w:val="FootnoteText"/>
        <w:spacing w:line="480" w:lineRule="auto"/>
        <w:rPr>
          <w:ins w:id="201347" w:author="Claude" w:date="2026-09-27T12:00:00Z"/>
          <w:color w:val="000000" w:themeColor="text1"/>
        </w:rPr>
      </w:pPr>
      <w:ins w:id="201343" w:author="Claude" w:date="2026-09-27T12:00:00Z">
        <w:r>
          <w:rPr>
            <w:rStyle w:val="FootnoteReference"/>
            <w:color w:val="000000" w:themeColor="text1"/>
          </w:rPr>
          <w:footnoteRef/>
        </w:r>
      </w:ins>
      <w:ins w:id="201344" w:author="Claude" w:date="2026-09-27T12:00:00Z">
        <w:r>
          <w:rPr>
            <w:color w:val="000000" w:themeColor="text1"/>
          </w:rPr>
          <w:t xml:space="preserve"> </w:t>
        </w:r>
      </w:ins>
      <w:ins w:id="201345" w:author="Claude" w:date="2026-09-27T12:00:00Z">
        <w:r>
          <w:rPr>
            <w:i/>
            <w:iCs/>
            <w:color w:val="000000" w:themeColor="text1"/>
          </w:rPr>
          <w:t>See infra</w:t>
        </w:r>
      </w:ins>
      <w:ins w:id="201346" w:author="Claude" w:date="2026-09-27T12:00:00Z">
        <w:r>
          <w:rPr>
            <w:color w:val="000000" w:themeColor="text1"/>
          </w:rPr>
          <w:t xml:space="preserve"> Sections IV, VI.</w:t>
        </w:r>
      </w:ins>
    </w:p>
  </w:footnote>
  <w:footnote w:id="753">
    <w:p w14:paraId="44292FA2" w14:textId="480A8199" w:rsidR="007219E6" w:rsidRPr="005B3E31" w:rsidRDefault="00000000" w:rsidP="003D74D8">
      <w:pPr>
        <w:pStyle w:val="FootnoteText"/>
        <w:spacing w:line="480" w:lineRule="auto"/>
        <w:rPr>
          <w:ins w:id="201352" w:author="Claude" w:date="2026-09-27T12:00:00Z"/>
          <w:color w:val="000000" w:themeColor="text1"/>
        </w:rPr>
      </w:pPr>
      <w:ins w:id="201348" w:author="Claude" w:date="2026-09-27T12:00:00Z">
        <w:r>
          <w:rPr>
            <w:rStyle w:val="FootnoteReference"/>
            <w:color w:val="000000" w:themeColor="text1"/>
          </w:rPr>
          <w:footnoteRef/>
        </w:r>
      </w:ins>
      <w:ins w:id="201349" w:author="Claude" w:date="2026-09-27T12:00:00Z">
        <w:r>
          <w:rPr>
            <w:color w:val="000000" w:themeColor="text1"/>
          </w:rPr>
          <w:t xml:space="preserve"> </w:t>
        </w:r>
      </w:ins>
      <w:ins w:id="201350" w:author="Claude" w:date="2026-09-27T12:00:00Z">
        <w:r>
          <w:rPr>
            <w:smallCaps/>
            <w:color w:val="000000" w:themeColor="text1"/>
            <w:rPrChange w:id="60180" w:author="Claude" w:date="2026-09-27T05:00:00Z">
              <w:rPr>
                <w:color w:val="000000" w:themeColor="text1"/>
              </w:rPr>
            </w:rPrChange>
          </w:rPr>
          <w:t xml:space="preserve">Charles Tilly, Big Structures, Large Processes, Huge Comparisons</w:t>
        </w:r>
      </w:ins>
      <w:ins w:id="201351" w:author="Claude" w:date="2026-09-27T12:00:00Z">
        <w:r>
          <w:rPr>
            <w:color w:val="000000" w:themeColor="text1"/>
          </w:rPr>
          <w:t xml:space="preserve"> 82 (1984).</w:t>
        </w:r>
      </w:ins>
    </w:p>
  </w:footnote>
  <w:footnote w:id="754">
    <w:p w14:paraId="16FD0A18" w14:textId="35F9B143" w:rsidR="00A726E0" w:rsidRPr="005B3E31" w:rsidRDefault="00A726E0" w:rsidP="003D74D8">
      <w:pPr>
        <w:pStyle w:val="FootnoteText"/>
        <w:spacing w:line="480" w:lineRule="auto"/>
        <w:rPr>
          <w:ins w:id="201395" w:author="Claude" w:date="2026-09-27T12:00:00Z"/>
        </w:rPr>
      </w:pPr>
      <w:ins w:id="201379" w:author="Claude" w:date="2026-09-27T12:00:00Z">
        <w:r>
          <w:rPr>
            <w:rStyle w:val="FootnoteReference"/>
          </w:rPr>
          <w:footnoteRef/>
        </w:r>
      </w:ins>
      <w:ins w:id="201380" w:author="Claude" w:date="2026-09-27T12:00:00Z">
        <w:r>
          <w:t xml:space="preserve"> </w:t>
        </w:r>
      </w:ins>
      <w:ins w:id="201381" w:author="Claude" w:date="2026-09-27T12:00:00Z">
        <w:r>
          <w:rPr>
            <w:smallCaps/>
            <w:rPrChange w:id="60181" w:author="Claude" w:date="2026-09-27T05:00:00Z">
              <w:rPr/>
            </w:rPrChange>
          </w:rPr>
          <w:t xml:space="preserve">Genna</w:t>
        </w:r>
      </w:ins>
      <w:ins w:id="201382" w:author="Claude" w:date="2026-09-27T12:00:00Z">
        <w:r>
          <w:rPr>
            <w:smallCaps/>
            <w:rPrChange w:id="60182" w:author="Claude" w:date="2026-09-27T05:00:00Z">
              <w:rPr/>
            </w:rPrChange>
          </w:rPr>
          <w:t xml:space="preserve"> Rae McNeil, Groundwork: Charles Hamilton Houston and the Struggle for Civil Rights</w:t>
        </w:r>
      </w:ins>
      <w:ins w:id="201383" w:author="Claude" w:date="2026-09-27T12:00:00Z">
        <w:r>
          <w:t xml:space="preserve"> 182 (</w:t>
        </w:r>
      </w:ins>
      <w:del w:id="60183" w:author="Claude" w:date="2026-09-27T05:00:00Z">
        <w:ins w:id="201384" w:author="Claude" w:date="2026-09-27T12:00:00Z">
          <w:r>
            <w:delText xml:space="preserve">Univ. of Pa. Press </w:delText>
          </w:r>
        </w:ins>
      </w:del>
      <w:ins w:id="201385" w:author="Claude" w:date="2026-09-27T12:00:00Z">
        <w:r>
          <w:t xml:space="preserve">1983); </w:t>
        </w:r>
      </w:ins>
      <w:ins w:id="201386" w:author="Claude" w:date="2026-09-27T12:00:00Z">
        <w:r>
          <w:rPr>
            <w:smallCaps/>
            <w:color w:val="000000" w:themeColor="text1"/>
          </w:rPr>
          <w:t xml:space="preserve">Robert L. Carter, A Matter of Law: A Memoir of Struggle in the Cause of Equal Rights</w:t>
        </w:r>
      </w:ins>
      <w:ins w:id="201387" w:author="Claude" w:date="2026-09-27T12:00:00Z">
        <w:r>
          <w:rPr>
            <w:color w:val="000000" w:themeColor="text1"/>
          </w:rPr>
          <w:t xml:space="preserve"> 25 (2005); Leland B. Ware, </w:t>
        </w:r>
      </w:ins>
      <w:ins w:id="201388" w:author="Claude" w:date="2026-09-27T12:00:00Z">
        <w:r>
          <w:rPr>
            <w:i/>
            <w:iCs/>
            <w:color w:val="000000" w:themeColor="text1"/>
          </w:rPr>
          <w:t xml:space="preserve">Setting the Stage for </w:t>
        </w:r>
      </w:ins>
      <w:ins w:id="201389" w:author="Claude" w:date="2026-09-27T12:00:00Z">
        <w:r>
          <w:rPr>
            <w:color w:val="000000" w:themeColor="text1"/>
            <w:rPrChange w:id="60184" w:author="Claude" w:date="2026-09-27T05:00:00Z">
              <w:rPr>
                <w:i/>
                <w:iCs/>
                <w:color w:val="000000" w:themeColor="text1"/>
              </w:rPr>
            </w:rPrChange>
          </w:rPr>
          <w:t xml:space="preserve">Brown</w:t>
        </w:r>
      </w:ins>
      <w:ins w:id="201390" w:author="Claude" w:date="2026-09-27T12:00:00Z">
        <w:r>
          <w:rPr>
            <w:i/>
            <w:iCs/>
            <w:color w:val="000000" w:themeColor="text1"/>
          </w:rPr>
          <w:t xml:space="preserve">—The Development and Implementation of the NAACP’s School Desegregation Campaign</w:t>
        </w:r>
      </w:ins>
      <w:ins w:id="201391" w:author="Claude" w:date="2026-09-27T12:00:00Z">
        <w:r>
          <w:rPr>
            <w:i/>
            <w:iCs/>
            <w:color w:val="000000" w:themeColor="text1"/>
            <w:rPrChange w:id="60185" w:author="Claude" w:date="2026-09-27T05:00:00Z">
              <w:rPr>
                <w:color w:val="000000" w:themeColor="text1"/>
              </w:rPr>
            </w:rPrChange>
          </w:rPr>
          <w:t xml:space="preserve">, 1930–1950</w:t>
        </w:r>
      </w:ins>
      <w:ins w:id="201392" w:author="Claude" w:date="2026-09-27T12:00:00Z">
        <w:r>
          <w:rPr>
            <w:color w:val="000000" w:themeColor="text1"/>
          </w:rPr>
          <w:t xml:space="preserve">, 52 </w:t>
        </w:r>
      </w:ins>
      <w:ins w:id="201393" w:author="Claude" w:date="2026-09-27T12:00:00Z">
        <w:r>
          <w:rPr>
            <w:smallCaps/>
            <w:color w:val="000000" w:themeColor="text1"/>
          </w:rPr>
          <w:t xml:space="preserve">Mercer L. Rev.</w:t>
        </w:r>
      </w:ins>
      <w:ins w:id="201394" w:author="Claude" w:date="2026-09-27T12:00:00Z">
        <w:r>
          <w:rPr>
            <w:color w:val="000000" w:themeColor="text1"/>
          </w:rPr>
          <w:t xml:space="preserve"> 631, 657 (2001).</w:t>
        </w:r>
      </w:ins>
    </w:p>
  </w:footnote>
  <w:footnote w:id="755">
    <w:p w14:paraId="0478F099" w14:textId="47123719" w:rsidR="00A726E0" w:rsidRPr="005B3E31" w:rsidRDefault="00A726E0" w:rsidP="003D74D8">
      <w:pPr>
        <w:pStyle w:val="FootnoteText"/>
        <w:spacing w:line="480" w:lineRule="auto"/>
        <w:rPr>
          <w:ins w:id="201402" w:author="Claude" w:date="2026-09-27T12:00:00Z"/>
        </w:rPr>
      </w:pPr>
      <w:ins w:id="201396" w:author="Claude" w:date="2026-09-27T12:00:00Z">
        <w:r>
          <w:rPr>
            <w:rStyle w:val="FootnoteReference"/>
          </w:rPr>
          <w:footnoteRef/>
        </w:r>
      </w:ins>
      <w:ins w:id="201397" w:author="Claude" w:date="2026-09-27T12:00:00Z">
        <w:r>
          <w:t xml:space="preserve"> </w:t>
        </w:r>
      </w:ins>
      <w:ins w:id="201398" w:author="Claude" w:date="2026-09-27T12:00:00Z">
        <w:r>
          <w:rPr>
            <w:smallCaps/>
            <w:color w:val="000000" w:themeColor="text1"/>
          </w:rPr>
          <w:t>Richard Kluger, Simple Justice: The History of Brown v. Board of Education and Black America's Struggle for Equality</w:t>
        </w:r>
      </w:ins>
      <w:ins w:id="201399" w:author="Claude" w:date="2026-09-27T12:00:00Z">
        <w:r>
          <w:rPr>
            <w:color w:val="000000" w:themeColor="text1"/>
          </w:rPr>
          <w:t xml:space="preserve"> 854 (1975); </w:t>
        </w:r>
      </w:ins>
      <w:ins w:id="201400" w:author="Claude" w:date="2026-09-27T12:00:00Z">
        <w:r>
          <w:rPr>
            <w:smallCaps/>
            <w:color w:val="000000" w:themeColor="text1"/>
          </w:rPr>
          <w:t>Patricia Sullivan, Lift Every Voice: The NAACP and the Making of the Civil Rights Movement</w:t>
        </w:r>
      </w:ins>
      <w:ins w:id="201401" w:author="Claude" w:date="2026-09-27T12:00:00Z">
        <w:r>
          <w:rPr>
            <w:color w:val="000000" w:themeColor="text1"/>
          </w:rPr>
          <w:t xml:space="preserve"> 530 (2009).</w:t>
        </w:r>
      </w:ins>
    </w:p>
  </w:footnote>
  <w:footnote w:id="756">
    <w:p w14:paraId="2EB2C1B3" w14:textId="20D8992B" w:rsidR="00A726E0" w:rsidRPr="005B3E31" w:rsidRDefault="00A726E0" w:rsidP="003D74D8">
      <w:pPr>
        <w:pStyle w:val="FootnoteText"/>
        <w:spacing w:line="480" w:lineRule="auto"/>
        <w:rPr>
          <w:ins w:id="201411" w:author="Claude" w:date="2026-09-27T12:00:00Z"/>
        </w:rPr>
      </w:pPr>
      <w:ins w:id="201403" w:author="Claude" w:date="2026-09-27T12:00:00Z">
        <w:r>
          <w:rPr>
            <w:rStyle w:val="FootnoteReference"/>
          </w:rPr>
          <w:footnoteRef/>
        </w:r>
      </w:ins>
      <w:ins w:id="201404" w:author="Claude" w:date="2026-09-27T12:00:00Z">
        <w:r>
          <w:t xml:space="preserve"> </w:t>
        </w:r>
      </w:ins>
      <w:ins w:id="201405" w:author="Claude" w:date="2026-09-27T12:00:00Z">
        <w:r>
          <w:rPr>
            <w:smallCaps/>
            <w:color w:val="000000" w:themeColor="text1"/>
          </w:rPr>
          <w:t>Jack Greenberg, Crusaders in the Courts: How a Dedicated Band of Lawyers Fought for the Civil Rights Revolution</w:t>
        </w:r>
      </w:ins>
      <w:ins w:id="201406" w:author="Claude" w:date="2026-09-27T12:00:00Z">
        <w:r>
          <w:rPr>
            <w:color w:val="000000" w:themeColor="text1"/>
          </w:rPr>
          <w:t xml:space="preserve"> 72 (1994); </w:t>
        </w:r>
      </w:ins>
      <w:ins w:id="201407" w:author="Claude" w:date="2026-09-27T12:00:00Z">
        <w:r>
          <w:rPr>
            <w:smallCaps/>
            <w:color w:val="000000" w:themeColor="text1"/>
          </w:rPr>
          <w:t xml:space="preserve">Mark V. </w:t>
        </w:r>
      </w:ins>
      <w:ins w:id="201408" w:author="Claude" w:date="2026-09-27T12:00:00Z">
        <w:r>
          <w:rPr>
            <w:smallCaps/>
            <w:color w:val="000000" w:themeColor="text1"/>
          </w:rPr>
          <w:t>Tushnet</w:t>
        </w:r>
      </w:ins>
      <w:ins w:id="201409" w:author="Claude" w:date="2026-09-27T12:00:00Z">
        <w:r>
          <w:rPr>
            <w:smallCaps/>
            <w:color w:val="000000" w:themeColor="text1"/>
          </w:rPr>
          <w:t>, Making Civil Rights Law: Thurgood Marshall and the Supreme Court, 1936–1961</w:t>
        </w:r>
      </w:ins>
      <w:ins w:id="201410" w:author="Claude" w:date="2026-09-27T12:00:00Z">
        <w:r>
          <w:rPr>
            <w:color w:val="000000" w:themeColor="text1"/>
          </w:rPr>
          <w:t>, at 38 (1994).</w:t>
        </w:r>
      </w:ins>
    </w:p>
  </w:footnote>
  <w:footnote w:id="757">
    <w:p w14:paraId="0E229812" w14:textId="224C7AE6" w:rsidR="009F5D9C" w:rsidRPr="005B3E31" w:rsidRDefault="009F5D9C" w:rsidP="003D74D8">
      <w:pPr>
        <w:pStyle w:val="FootnoteText"/>
        <w:spacing w:line="480" w:lineRule="auto"/>
        <w:rPr>
          <w:ins w:id="201432" w:author="Claude" w:date="2026-09-27T12:00:00Z"/>
        </w:rPr>
      </w:pPr>
      <w:ins w:id="201423" w:author="Claude" w:date="2026-09-27T12:00:00Z">
        <w:r>
          <w:rPr>
            <w:rStyle w:val="FootnoteReference"/>
          </w:rPr>
          <w:footnoteRef/>
        </w:r>
      </w:ins>
      <w:ins w:id="201424" w:author="Claude" w:date="2026-09-27T12:00:00Z">
        <w:r>
          <w:t xml:space="preserve"> </w:t>
        </w:r>
      </w:ins>
      <w:ins w:id="201425" w:author="Claude" w:date="2026-09-27T12:00:00Z">
        <w:r>
          <w:rPr>
            <w:color w:val="000000" w:themeColor="text1"/>
          </w:rPr>
          <w:t xml:space="preserve">Carter, </w:t>
        </w:r>
      </w:ins>
      <w:ins w:id="201426" w:author="Claude" w:date="2026-09-27T12:00:00Z">
        <w:r>
          <w:rPr>
            <w:smallCaps/>
            <w:color w:val="000000" w:themeColor="text1"/>
            <w:rPrChange w:id="60186" w:author="Claude" w:date="2026-09-27T05:00:00Z">
              <w:rPr>
                <w:color w:val="000000" w:themeColor="text1"/>
              </w:rPr>
            </w:rPrChange>
          </w:rPr>
          <w:t xml:space="preserve">A Matter of Law</w:t>
        </w:r>
      </w:ins>
      <w:ins w:id="201427" w:author="Claude" w:date="2026-09-27T12:00:00Z">
        <w:r>
          <w:rPr>
            <w:color w:val="000000" w:themeColor="text1"/>
          </w:rPr>
          <w:t xml:space="preserve">, </w:t>
        </w:r>
      </w:ins>
      <w:ins w:id="201428" w:author="Claude" w:date="2026-09-27T12:00:00Z">
        <w:r>
          <w:rPr>
            <w:i/>
            <w:iCs/>
            <w:color w:val="000000" w:themeColor="text1"/>
            <w:rPrChange w:id="60187" w:author="Claude" w:date="2026-09-27T05:00:00Z">
              <w:rPr>
                <w:color w:val="000000" w:themeColor="text1"/>
              </w:rPr>
            </w:rPrChange>
          </w:rPr>
          <w:t xml:space="preserve">supra</w:t>
        </w:r>
      </w:ins>
      <w:ins w:id="201429" w:author="Claude" w:date="2026-09-27T12:00:00Z">
        <w:r>
          <w:rPr>
            <w:color w:val="000000" w:themeColor="text1"/>
          </w:rPr>
          <w:t xml:space="preserve"> note </w:t>
        </w:r>
      </w:ins>
      <w:ins w:id="201430" w:author="Claude" w:date="2026-09-27T12:00:00Z">
        <w:r>
          <w:rPr>
            <w:color w:val="000000" w:themeColor="text1"/>
          </w:rPr>
          <w:t xml:space="preserve">53</w:t>
        </w:r>
      </w:ins>
      <w:ins w:id="201431" w:author="Claude" w:date="2026-09-27T12:00:00Z">
        <w:r>
          <w:rPr>
            <w:color w:val="000000" w:themeColor="text1"/>
          </w:rPr>
          <w:t xml:space="preserve">, at 98.</w:t>
        </w:r>
      </w:ins>
    </w:p>
  </w:footnote>
  <w:footnote w:id="758">
    <w:p w14:paraId="7B60F910" w14:textId="77777777" w:rsidR="00A726E0" w:rsidRPr="005B3E31" w:rsidRDefault="00A726E0" w:rsidP="003D74D8">
      <w:pPr>
        <w:pStyle w:val="FootnoteText"/>
        <w:spacing w:line="480" w:lineRule="auto"/>
        <w:rPr>
          <w:ins w:id="201448" w:author="Claude" w:date="2026-09-27T12:00:00Z"/>
        </w:rPr>
      </w:pPr>
      <w:ins w:id="201438" w:author="Claude" w:date="2026-09-27T12:00:00Z">
        <w:r>
          <w:rPr>
            <w:rStyle w:val="FootnoteReference"/>
          </w:rPr>
          <w:footnoteRef/>
        </w:r>
      </w:ins>
      <w:ins w:id="201439" w:author="Claude" w:date="2026-09-27T12:00:00Z">
        <w:r>
          <w:t xml:space="preserve"> </w:t>
        </w:r>
      </w:ins>
      <w:ins w:id="201440" w:author="Claude" w:date="2026-09-27T12:00:00Z">
        <w:r>
          <w:t xml:space="preserve">Tushnet</w:t>
        </w:r>
      </w:ins>
      <w:ins w:id="201441" w:author="Claude" w:date="2026-09-27T12:00:00Z">
        <w:r>
          <w:t xml:space="preserve">, </w:t>
        </w:r>
      </w:ins>
      <w:ins w:id="201442" w:author="Claude" w:date="2026-09-27T12:00:00Z">
        <w:r>
          <w:rPr>
            <w:smallCaps/>
            <w:rPrChange w:id="60188" w:author="Claude" w:date="2026-09-27T05:00:00Z">
              <w:rPr/>
            </w:rPrChange>
          </w:rPr>
          <w:t xml:space="preserve">Making Civil Rights Law</w:t>
        </w:r>
      </w:ins>
      <w:ins w:id="201443" w:author="Claude" w:date="2026-09-27T12:00:00Z">
        <w:r>
          <w:t xml:space="preserve">, </w:t>
        </w:r>
      </w:ins>
      <w:ins w:id="201444" w:author="Claude" w:date="2026-09-27T12:00:00Z">
        <w:r>
          <w:rPr>
            <w:i/>
            <w:iCs/>
          </w:rPr>
          <w:t xml:space="preserve">supra</w:t>
        </w:r>
      </w:ins>
      <w:ins w:id="201445" w:author="Claude" w:date="2026-09-27T12:00:00Z">
        <w:r>
          <w:t xml:space="preserve"> note </w:t>
        </w:r>
      </w:ins>
      <w:ins w:id="201446" w:author="Claude" w:date="2026-09-27T12:00:00Z">
        <w:r>
          <w:t xml:space="preserve">55</w:t>
        </w:r>
      </w:ins>
      <w:ins w:id="201447" w:author="Claude" w:date="2026-09-27T12:00:00Z">
        <w:r>
          <w:t xml:space="preserve">, at 139.</w:t>
        </w:r>
      </w:ins>
    </w:p>
  </w:footnote>
  <w:footnote w:id="759">
    <w:p w14:paraId="523FCF53" w14:textId="4D307562" w:rsidR="00A726E0" w:rsidRPr="005B3E31" w:rsidRDefault="00A726E0" w:rsidP="003D74D8">
      <w:pPr>
        <w:pStyle w:val="FootnoteText"/>
        <w:spacing w:line="480" w:lineRule="auto"/>
        <w:rPr>
          <w:ins w:id="201462" w:author="Claude" w:date="2026-09-27T12:00:00Z"/>
        </w:rPr>
      </w:pPr>
      <w:ins w:id="201455" w:author="Claude" w:date="2026-09-27T12:00:00Z">
        <w:r>
          <w:rPr>
            <w:rStyle w:val="FootnoteReference"/>
          </w:rPr>
          <w:footnoteRef/>
        </w:r>
      </w:ins>
      <w:ins w:id="201456" w:author="Claude" w:date="2026-09-27T12:00:00Z">
        <w:r>
          <w:t xml:space="preserve"> </w:t>
        </w:r>
      </w:ins>
      <w:ins w:id="201457" w:author="Claude" w:date="2026-09-27T12:00:00Z">
        <w:r>
          <w:rPr>
            <w:color w:val="000000" w:themeColor="text1"/>
          </w:rPr>
          <w:t xml:space="preserve">Kluger, </w:t>
        </w:r>
      </w:ins>
      <w:ins w:id="201458" w:author="Claude" w:date="2026-09-27T12:00:00Z">
        <w:r>
          <w:rPr>
            <w:i/>
            <w:iCs/>
            <w:color w:val="000000" w:themeColor="text1"/>
            <w:rPrChange w:id="60189" w:author="Claude" w:date="2026-09-27T05:00:00Z">
              <w:rPr>
                <w:color w:val="000000" w:themeColor="text1"/>
              </w:rPr>
            </w:rPrChange>
          </w:rPr>
          <w:t xml:space="preserve">supra</w:t>
        </w:r>
      </w:ins>
      <w:ins w:id="201459" w:author="Claude" w:date="2026-09-27T12:00:00Z">
        <w:r>
          <w:rPr>
            <w:color w:val="000000" w:themeColor="text1"/>
          </w:rPr>
          <w:t xml:space="preserve"> note </w:t>
        </w:r>
      </w:ins>
      <w:ins w:id="201460" w:author="Claude" w:date="2026-09-27T12:00:00Z">
        <w:r>
          <w:rPr>
            <w:color w:val="000000" w:themeColor="text1"/>
          </w:rPr>
          <w:t xml:space="preserve">54</w:t>
        </w:r>
      </w:ins>
      <w:ins w:id="201461" w:author="Claude" w:date="2026-09-27T12:00:00Z">
        <w:r>
          <w:rPr>
            <w:color w:val="000000" w:themeColor="text1"/>
          </w:rPr>
          <w:t xml:space="preserve">, at 972.</w:t>
        </w:r>
      </w:ins>
    </w:p>
  </w:footnote>
  <w:footnote w:id="760">
    <w:p w14:paraId="75018E5F" w14:textId="77777777" w:rsidR="00A726E0" w:rsidRPr="005B3E31" w:rsidRDefault="00A726E0" w:rsidP="003D74D8">
      <w:pPr>
        <w:pStyle w:val="FootnoteText"/>
        <w:spacing w:line="480" w:lineRule="auto"/>
        <w:rPr>
          <w:ins w:id="201470" w:author="Claude" w:date="2026-09-27T12:00:00Z"/>
        </w:rPr>
      </w:pPr>
      <w:ins w:id="201463" w:author="Claude" w:date="2026-09-27T12:00:00Z">
        <w:r>
          <w:rPr>
            <w:rStyle w:val="FootnoteReference"/>
          </w:rPr>
          <w:footnoteRef/>
        </w:r>
      </w:ins>
      <w:ins w:id="201464" w:author="Claude" w:date="2026-09-27T12:00:00Z">
        <w:r>
          <w:t xml:space="preserve"> </w:t>
        </w:r>
      </w:ins>
      <w:ins w:id="201465" w:author="Claude" w:date="2026-09-27T12:00:00Z">
        <w:r>
          <w:rPr>
            <w:color w:val="000000" w:themeColor="text1"/>
          </w:rPr>
          <w:t xml:space="preserve">Greenberg, </w:t>
        </w:r>
      </w:ins>
      <w:ins w:id="201466" w:author="Claude" w:date="2026-09-27T12:00:00Z">
        <w:r>
          <w:rPr>
            <w:i/>
            <w:iCs/>
            <w:color w:val="000000" w:themeColor="text1"/>
          </w:rPr>
          <w:t xml:space="preserve">supra</w:t>
        </w:r>
      </w:ins>
      <w:ins w:id="201467" w:author="Claude" w:date="2026-09-27T12:00:00Z">
        <w:r>
          <w:rPr>
            <w:color w:val="000000" w:themeColor="text1"/>
          </w:rPr>
          <w:t xml:space="preserve"> note </w:t>
        </w:r>
      </w:ins>
      <w:ins w:id="201468" w:author="Claude" w:date="2026-09-27T12:00:00Z">
        <w:r>
          <w:rPr>
            <w:color w:val="000000" w:themeColor="text1"/>
          </w:rPr>
          <w:t xml:space="preserve">55</w:t>
        </w:r>
      </w:ins>
      <w:ins w:id="201469" w:author="Claude" w:date="2026-09-27T12:00:00Z">
        <w:r>
          <w:rPr>
            <w:color w:val="000000" w:themeColor="text1"/>
          </w:rPr>
          <w:t xml:space="preserve">, at 163.</w:t>
        </w:r>
      </w:ins>
    </w:p>
  </w:footnote>
  <w:footnote w:id="761">
    <w:p w14:paraId="57BFCFF1" w14:textId="77777777" w:rsidR="00A726E0" w:rsidRPr="005B3E31" w:rsidRDefault="00A726E0" w:rsidP="003D74D8">
      <w:pPr>
        <w:pStyle w:val="FootnoteText"/>
        <w:spacing w:line="480" w:lineRule="auto"/>
        <w:rPr>
          <w:ins w:id="201477" w:author="Claude" w:date="2026-09-27T12:00:00Z"/>
        </w:rPr>
      </w:pPr>
      <w:ins w:id="201471" w:author="Claude" w:date="2026-09-27T12:00:00Z">
        <w:r>
          <w:rPr>
            <w:rStyle w:val="FootnoteReference"/>
          </w:rPr>
          <w:footnoteRef/>
        </w:r>
      </w:ins>
      <w:ins w:id="201472" w:author="Claude" w:date="2026-09-27T12:00:00Z">
        <w:r>
          <w:t xml:space="preserve"> Kluger, </w:t>
        </w:r>
      </w:ins>
      <w:ins w:id="201473" w:author="Claude" w:date="2026-09-27T12:00:00Z">
        <w:r>
          <w:rPr>
            <w:i/>
            <w:iCs/>
          </w:rPr>
          <w:t xml:space="preserve">supra</w:t>
        </w:r>
      </w:ins>
      <w:ins w:id="201474" w:author="Claude" w:date="2026-09-27T12:00:00Z">
        <w:r>
          <w:t xml:space="preserve"> note </w:t>
        </w:r>
      </w:ins>
      <w:ins w:id="201475" w:author="Claude" w:date="2026-09-27T12:00:00Z">
        <w:r>
          <w:t xml:space="preserve">54</w:t>
        </w:r>
      </w:ins>
      <w:ins w:id="201476" w:author="Claude" w:date="2026-09-27T12:00:00Z">
        <w:r>
          <w:t xml:space="preserve">, at 517.</w:t>
        </w:r>
      </w:ins>
    </w:p>
  </w:footnote>
  <w:footnote w:id="762">
    <w:p w14:paraId="74992CEF" w14:textId="39C9E13A" w:rsidR="00A726E0" w:rsidRPr="005B3E31" w:rsidRDefault="00A726E0" w:rsidP="003D74D8">
      <w:pPr>
        <w:pStyle w:val="FootnoteText"/>
        <w:spacing w:line="480" w:lineRule="auto"/>
        <w:rPr>
          <w:ins w:id="201497" w:author="Claude" w:date="2026-09-27T12:00:00Z"/>
        </w:rPr>
      </w:pPr>
      <w:ins w:id="201488" w:author="Claude" w:date="2026-09-27T12:00:00Z">
        <w:r>
          <w:rPr>
            <w:rStyle w:val="FootnoteReference"/>
          </w:rPr>
          <w:footnoteRef/>
        </w:r>
      </w:ins>
      <w:ins w:id="201489" w:author="Claude" w:date="2026-09-27T12:00:00Z">
        <w:r>
          <w:t xml:space="preserve"> </w:t>
        </w:r>
      </w:ins>
      <w:ins w:id="201490" w:author="Claude" w:date="2026-09-27T12:00:00Z">
        <w:r>
          <w:rPr>
            <w:color w:val="000000" w:themeColor="text1"/>
            <w:rPrChange w:id="60190" w:author="Claude" w:date="2026-09-27T05:00:00Z">
              <w:rPr>
                <w:i/>
                <w:iCs/>
                <w:color w:val="000000" w:themeColor="text1"/>
              </w:rPr>
            </w:rPrChange>
          </w:rPr>
          <w:t xml:space="preserve">Mark V. </w:t>
        </w:r>
      </w:ins>
      <w:ins w:id="201491" w:author="Claude" w:date="2026-09-27T12:00:00Z">
        <w:r>
          <w:rPr>
            <w:color w:val="000000" w:themeColor="text1"/>
            <w:rPrChange w:id="60191" w:author="Claude" w:date="2026-09-27T05:00:00Z">
              <w:rPr>
                <w:i/>
                <w:iCs/>
                <w:color w:val="000000" w:themeColor="text1"/>
              </w:rPr>
            </w:rPrChange>
          </w:rPr>
          <w:t xml:space="preserve">Tushnet</w:t>
        </w:r>
      </w:ins>
      <w:ins w:id="201492" w:author="Claude" w:date="2026-09-27T12:00:00Z">
        <w:r>
          <w:rPr>
            <w:color w:val="000000" w:themeColor="text1"/>
            <w:rPrChange w:id="60192" w:author="Claude" w:date="2026-09-27T05:00:00Z">
              <w:rPr>
                <w:i/>
                <w:iCs/>
                <w:color w:val="000000" w:themeColor="text1"/>
              </w:rPr>
            </w:rPrChange>
          </w:rPr>
          <w:t xml:space="preserve">, </w:t>
        </w:r>
      </w:ins>
      <w:ins w:id="201493" w:author="Claude" w:date="2026-09-27T12:00:00Z">
        <w:r>
          <w:rPr>
            <w:i/>
            <w:iCs/>
            <w:color w:val="000000" w:themeColor="text1"/>
          </w:rPr>
          <w:t xml:space="preserve">Thurgood Marshall as a Lawyer: The Campaign Against School Segregation 1945–1950</w:t>
        </w:r>
      </w:ins>
      <w:ins w:id="201494" w:author="Claude" w:date="2026-09-27T12:00:00Z">
        <w:r>
          <w:rPr>
            <w:color w:val="000000" w:themeColor="text1"/>
            <w:rPrChange w:id="60193" w:author="Claude" w:date="2026-09-27T05:00:00Z">
              <w:rPr>
                <w:i/>
                <w:iCs/>
                <w:color w:val="000000" w:themeColor="text1"/>
              </w:rPr>
            </w:rPrChange>
          </w:rPr>
          <w:t xml:space="preserve">, 40 </w:t>
        </w:r>
      </w:ins>
      <w:ins w:id="201495" w:author="Claude" w:date="2026-09-27T12:00:00Z">
        <w:r>
          <w:rPr>
            <w:smallCaps/>
            <w:color w:val="000000" w:themeColor="text1"/>
            <w:rPrChange w:id="60194" w:author="Claude" w:date="2026-09-27T05:00:00Z">
              <w:rPr>
                <w:i/>
                <w:iCs/>
                <w:color w:val="000000" w:themeColor="text1"/>
              </w:rPr>
            </w:rPrChange>
          </w:rPr>
          <w:t xml:space="preserve">Md. L. Rev.</w:t>
        </w:r>
      </w:ins>
      <w:ins w:id="201496" w:author="Claude" w:date="2026-09-27T12:00:00Z">
        <w:r>
          <w:rPr>
            <w:color w:val="000000" w:themeColor="text1"/>
            <w:rPrChange w:id="60195" w:author="Claude" w:date="2026-09-27T05:00:00Z">
              <w:rPr>
                <w:i/>
                <w:iCs/>
                <w:color w:val="000000" w:themeColor="text1"/>
              </w:rPr>
            </w:rPrChange>
          </w:rPr>
          <w:t xml:space="preserve"> 411, 411 (1981).</w:t>
        </w:r>
      </w:ins>
    </w:p>
  </w:footnote>
  <w:footnote w:id="763">
    <w:p w14:paraId="3058B9AC" w14:textId="77777777" w:rsidR="00A726E0" w:rsidRPr="005B3E31" w:rsidRDefault="00A726E0" w:rsidP="003D74D8">
      <w:pPr>
        <w:pStyle w:val="FootnoteText"/>
        <w:spacing w:line="480" w:lineRule="auto"/>
        <w:rPr>
          <w:ins w:id="201506" w:author="Claude" w:date="2026-09-27T12:00:00Z"/>
        </w:rPr>
      </w:pPr>
      <w:ins w:id="201498" w:author="Claude" w:date="2026-09-27T12:00:00Z">
        <w:r>
          <w:rPr>
            <w:rStyle w:val="FootnoteReference"/>
          </w:rPr>
          <w:footnoteRef/>
        </w:r>
      </w:ins>
      <w:ins w:id="201499" w:author="Claude" w:date="2026-09-27T12:00:00Z">
        <w:r>
          <w:t xml:space="preserve"> Carter, </w:t>
        </w:r>
      </w:ins>
      <w:ins w:id="201500" w:author="Claude" w:date="2026-09-27T12:00:00Z">
        <w:r>
          <w:rPr>
            <w:smallCaps/>
          </w:rPr>
          <w:t xml:space="preserve">A Matter of Law</w:t>
        </w:r>
      </w:ins>
      <w:ins w:id="201501" w:author="Claude" w:date="2026-09-27T12:00:00Z">
        <w:r>
          <w:t xml:space="preserve">, </w:t>
        </w:r>
      </w:ins>
      <w:ins w:id="201502" w:author="Claude" w:date="2026-09-27T12:00:00Z">
        <w:r>
          <w:rPr>
            <w:i/>
            <w:iCs/>
          </w:rPr>
          <w:t xml:space="preserve">supra</w:t>
        </w:r>
      </w:ins>
      <w:ins w:id="201503" w:author="Claude" w:date="2026-09-27T12:00:00Z">
        <w:r>
          <w:t xml:space="preserve"> note </w:t>
        </w:r>
      </w:ins>
      <w:ins w:id="201504" w:author="Claude" w:date="2026-09-27T12:00:00Z">
        <w:r>
          <w:t xml:space="preserve">53</w:t>
        </w:r>
      </w:ins>
      <w:ins w:id="201505" w:author="Claude" w:date="2026-09-27T12:00:00Z">
        <w:r>
          <w:t xml:space="preserve">, at 99.</w:t>
        </w:r>
      </w:ins>
    </w:p>
  </w:footnote>
  <w:footnote w:id="764">
    <w:p w14:paraId="3298D10C" w14:textId="6F11DC52" w:rsidR="000210BA" w:rsidRPr="005B3E31" w:rsidRDefault="000210BA" w:rsidP="003D74D8">
      <w:pPr>
        <w:pStyle w:val="FootnoteText"/>
        <w:spacing w:line="480" w:lineRule="auto"/>
        <w:rPr>
          <w:ins w:id="201518" w:author="Claude" w:date="2026-09-27T12:00:00Z"/>
          <w:color w:val="000000" w:themeColor="text1"/>
        </w:rPr>
      </w:pPr>
      <w:ins w:id="201513" w:author="Claude" w:date="2026-09-27T12:00:00Z">
        <w:r>
          <w:rPr>
            <w:rStyle w:val="FootnoteReference"/>
          </w:rPr>
          <w:footnoteRef/>
        </w:r>
      </w:ins>
      <w:ins w:id="201514" w:author="Claude" w:date="2026-09-27T12:00:00Z">
        <w:r>
          <w:t xml:space="preserve"> </w:t>
        </w:r>
      </w:ins>
      <w:ins w:id="201515" w:author="Claude" w:date="2026-09-27T12:00:00Z">
        <w:r>
          <w:rPr>
            <w:color w:val="000000" w:themeColor="text1"/>
            <w:rPrChange w:id="60196" w:author="Claude" w:date="2026-09-27T05:00:00Z">
              <w:rPr>
                <w:smallCaps/>
                <w:color w:val="000000" w:themeColor="text1"/>
              </w:rPr>
            </w:rPrChange>
          </w:rPr>
          <w:t xml:space="preserve">Cass R. Sunstein, </w:t>
        </w:r>
      </w:ins>
      <w:ins w:id="201516" w:author="Claude" w:date="2026-09-27T12:00:00Z">
        <w:r>
          <w:rPr>
            <w:i/>
            <w:iCs/>
            <w:color w:val="000000" w:themeColor="text1"/>
            <w:rPrChange w:id="60197" w:author="Claude" w:date="2026-09-27T05:00:00Z">
              <w:rPr>
                <w:smallCaps/>
                <w:color w:val="000000" w:themeColor="text1"/>
              </w:rPr>
            </w:rPrChange>
          </w:rPr>
          <w:t xml:space="preserve">The Law of Group Polarization</w:t>
        </w:r>
      </w:ins>
      <w:ins w:id="201517" w:author="Claude" w:date="2026-09-27T12:00:00Z">
        <w:r>
          <w:rPr>
            <w:color w:val="000000" w:themeColor="text1"/>
          </w:rPr>
          <w:t xml:space="preserve"> 7 (John M. Olin Program in L. &amp; Econ., Working Paper No. 91, 1999) (describing Solomon Asch’s conformity experiments: “When just one other person made an accurate match, errors were reduced by three-quarters, even if there was a strong majority the other way.”).</w:t>
        </w:r>
      </w:ins>
    </w:p>
  </w:footnote>
  <w:footnote w:id="765">
    <w:p w14:paraId="4F9FCCC3" w14:textId="3BD84C63" w:rsidR="00CC616A" w:rsidRPr="005B3E31" w:rsidRDefault="00CC616A" w:rsidP="003D74D8">
      <w:pPr>
        <w:pStyle w:val="FootnoteText"/>
        <w:spacing w:line="480" w:lineRule="auto"/>
        <w:rPr>
          <w:ins w:id="201546" w:author="Claude" w:date="2026-09-27T12:00:00Z"/>
        </w:rPr>
      </w:pPr>
      <w:ins w:id="201525" w:author="Claude" w:date="2026-09-27T12:00:00Z">
        <w:r>
          <w:rPr>
            <w:rStyle w:val="FootnoteReference"/>
          </w:rPr>
          <w:footnoteRef/>
        </w:r>
      </w:ins>
      <w:ins w:id="201526" w:author="Claude" w:date="2026-09-27T12:00:00Z">
        <w:r>
          <w:t xml:space="preserve"> </w:t>
        </w:r>
      </w:ins>
      <w:ins w:id="201527" w:author="Claude" w:date="2026-09-27T12:00:00Z">
        <w:r>
          <w:rPr>
            <w:color w:val="000000" w:themeColor="text1"/>
          </w:rPr>
          <w:t xml:space="preserve">Isgur</w:t>
        </w:r>
      </w:ins>
      <w:ins w:id="201528" w:author="Claude" w:date="2026-09-27T12:00:00Z">
        <w:r>
          <w:rPr>
            <w:color w:val="000000" w:themeColor="text1"/>
          </w:rPr>
          <w:t xml:space="preserve"> &amp; French, </w:t>
        </w:r>
      </w:ins>
      <w:ins w:id="201529" w:author="Claude" w:date="2026-09-27T12:00:00Z">
        <w:r>
          <w:rPr>
            <w:i/>
            <w:iCs/>
            <w:color w:val="000000" w:themeColor="text1"/>
          </w:rPr>
          <w:t xml:space="preserve">supra</w:t>
        </w:r>
      </w:ins>
      <w:ins w:id="201530" w:author="Claude" w:date="2026-09-27T12:00:00Z">
        <w:r>
          <w:rPr>
            <w:color w:val="000000" w:themeColor="text1"/>
          </w:rPr>
          <w:t xml:space="preserve"> note 7 (arguing that the ACLU could have benefitted from conservative team members “not to tell them that they were wrong on the law, but to tell them why this case was nothing like </w:t>
        </w:r>
      </w:ins>
      <w:ins w:id="201531" w:author="Claude" w:date="2026-09-27T12:00:00Z">
        <w:r>
          <w:rPr>
            <w:i/>
            <w:iCs/>
            <w:color w:val="000000" w:themeColor="text1"/>
          </w:rPr>
          <w:t xml:space="preserve">Bostock</w:t>
        </w:r>
      </w:ins>
      <w:ins w:id="201532" w:author="Claude" w:date="2026-09-27T12:00:00Z">
        <w:r>
          <w:rPr>
            <w:color w:val="000000" w:themeColor="text1"/>
          </w:rPr>
          <w:t xml:space="preserve"> and why a conservative justice like Justice Gorsuch could vote one way in </w:t>
        </w:r>
      </w:ins>
      <w:ins w:id="201533" w:author="Claude" w:date="2026-09-27T12:00:00Z">
        <w:r>
          <w:rPr>
            <w:i/>
            <w:iCs/>
            <w:color w:val="000000" w:themeColor="text1"/>
          </w:rPr>
          <w:t xml:space="preserve">Bostock</w:t>
        </w:r>
      </w:ins>
      <w:ins w:id="201534" w:author="Claude" w:date="2026-09-27T12:00:00Z">
        <w:r>
          <w:rPr>
            <w:color w:val="000000" w:themeColor="text1"/>
          </w:rPr>
          <w:t xml:space="preserve"> and be nowhere in the realm of gettable for this case”); </w:t>
        </w:r>
      </w:ins>
      <w:ins w:id="201535" w:author="Claude" w:date="2026-09-27T12:00:00Z">
        <w:r>
          <w:rPr>
            <w:i/>
            <w:iCs/>
            <w:color w:val="000000" w:themeColor="text1"/>
          </w:rPr>
          <w:t xml:space="preserve">see also</w:t>
        </w:r>
      </w:ins>
      <w:ins w:id="201536" w:author="Claude" w:date="2026-09-27T12:00:00Z">
        <w:r>
          <w:rPr>
            <w:color w:val="000000" w:themeColor="text1"/>
          </w:rPr>
          <w:t xml:space="preserve"> Leor Sapir, </w:t>
        </w:r>
      </w:ins>
      <w:ins w:id="201537" w:author="Claude" w:date="2026-09-27T12:00:00Z">
        <w:r>
          <w:rPr>
            <w:i/>
            <w:iCs/>
            <w:color w:val="000000" w:themeColor="text1"/>
          </w:rPr>
          <w:t xml:space="preserve">Is the ACLU Ready to Defend Nonbinary Medicine?</w:t>
        </w:r>
      </w:ins>
      <w:ins w:id="201538" w:author="Claude" w:date="2026-09-27T12:00:00Z">
        <w:r>
          <w:rPr>
            <w:color w:val="000000" w:themeColor="text1"/>
          </w:rPr>
          <w:t xml:space="preserve">, </w:t>
        </w:r>
      </w:ins>
      <w:ins w:id="201539" w:author="Claude" w:date="2026-09-27T12:00:00Z">
        <w:r>
          <w:rPr>
            <w:smallCaps/>
            <w:color w:val="000000" w:themeColor="text1"/>
          </w:rPr>
          <w:t xml:space="preserve">City</w:t>
        </w:r>
      </w:ins>
      <w:ins w:id="201540" w:author="Claude" w:date="2026-09-27T12:00:00Z">
        <w:r>
          <w:rPr>
            <w:color w:val="000000" w:themeColor="text1"/>
          </w:rPr>
          <w:t xml:space="preserve"> </w:t>
        </w:r>
      </w:ins>
      <w:del w:id="60198" w:author="Claude" w:date="2026-09-27T05:00:00Z">
        <w:ins w:id="201541" w:author="Claude" w:date="2026-09-27T12:00:00Z">
          <w:r>
            <w:rPr>
              <w:smallCaps/>
              <w:color w:val="000000" w:themeColor="text1"/>
            </w:rPr>
            <w:delText xml:space="preserve">Journal</w:delText>
          </w:r>
        </w:ins>
      </w:del>
      <w:del w:id="60199" w:author="Claude" w:date="2026-09-27T05:00:00Z">
        <w:ins w:id="201542" w:author="Claude" w:date="2026-09-27T12:00:00Z">
          <w:r>
            <w:rPr>
              <w:color w:val="000000" w:themeColor="text1"/>
            </w:rPr>
            <w:delText xml:space="preserve"> </w:delText>
          </w:r>
        </w:ins>
      </w:del>
      <w:ins w:id="60200" w:author="Claude" w:date="2026-09-27T05:00:00Z">
        <w:r>
          <w:rPr>
            <w:smallCaps/>
            <w:color w:val="000000" w:themeColor="text1"/>
          </w:rPr>
          <w:t xml:space="preserve">J.</w:t>
        </w:r>
      </w:ins>
      <w:ins w:id="60201" w:author="Claude" w:date="2026-09-27T05:00:00Z">
        <w:r>
          <w:rPr>
            <w:color w:val="000000" w:themeColor="text1"/>
          </w:rPr>
          <w:t xml:space="preserve"> </w:t>
        </w:r>
      </w:ins>
      <w:ins w:id="201543" w:author="Claude" w:date="2026-09-27T12:00:00Z">
        <w:r>
          <w:rPr>
            <w:color w:val="000000" w:themeColor="text1"/>
          </w:rPr>
          <w:t xml:space="preserve">(Feb. 14, 2025), https://www.city-journal.org/article/aclu-lawsuit-trump-transgender-executive-order [create </w:t>
        </w:r>
      </w:ins>
      <w:ins w:id="201544" w:author="Claude" w:date="2026-09-27T12:00:00Z">
        <w:r>
          <w:rPr>
            <w:color w:val="000000" w:themeColor="text1"/>
          </w:rPr>
          <w:t xml:space="preserve">perma</w:t>
        </w:r>
      </w:ins>
      <w:ins w:id="201545" w:author="Claude" w:date="2026-09-27T12:00:00Z">
        <w:r>
          <w:rPr>
            <w:color w:val="000000" w:themeColor="text1"/>
          </w:rPr>
          <w:t xml:space="preserve"> link] (suggesting that the ACLU “has thrown its institutional weight behind the most radical and unpopular campaigns for transgender rights”).</w:t>
        </w:r>
      </w:ins>
    </w:p>
  </w:footnote>
  <w:footnote w:id="766">
    <w:p w14:paraId="00010007" w14:textId="773CC016" w:rsidR="007219E6" w:rsidRPr="005B3E31" w:rsidRDefault="00000000" w:rsidP="003D74D8">
      <w:pPr>
        <w:pStyle w:val="FootnoteText"/>
        <w:spacing w:line="480" w:lineRule="auto"/>
        <w:rPr>
          <w:ins w:id="201551" w:author="Claude" w:date="2026-09-27T12:00:00Z"/>
          <w:color w:val="000000" w:themeColor="text1"/>
        </w:rPr>
      </w:pPr>
      <w:ins w:id="201547" w:author="Claude" w:date="2026-09-27T12:00:00Z">
        <w:r>
          <w:rPr>
            <w:rStyle w:val="FootnoteReference"/>
            <w:color w:val="000000" w:themeColor="text1"/>
          </w:rPr>
          <w:footnoteRef/>
        </w:r>
      </w:ins>
      <w:ins w:id="201548" w:author="Claude" w:date="2026-09-27T12:00:00Z">
        <w:r>
          <w:rPr>
            <w:color w:val="000000" w:themeColor="text1"/>
          </w:rPr>
          <w:t xml:space="preserve"> </w:t>
        </w:r>
      </w:ins>
      <w:ins w:id="201549" w:author="Claude" w:date="2026-09-27T12:00:00Z">
        <w:r>
          <w:rPr>
            <w:i/>
            <w:iCs/>
            <w:color w:val="000000" w:themeColor="text1"/>
          </w:rPr>
          <w:t>See infra</w:t>
        </w:r>
      </w:ins>
      <w:ins w:id="201550" w:author="Claude" w:date="2026-09-27T12:00:00Z">
        <w:r>
          <w:rPr>
            <w:color w:val="000000" w:themeColor="text1"/>
          </w:rPr>
          <w:t xml:space="preserve"> Sections IV, VI.</w:t>
        </w:r>
      </w:ins>
    </w:p>
  </w:footnote>
  <w:footnote w:id="767">
    <w:p w14:paraId="54118CEC" w14:textId="77777777" w:rsidR="001971D1" w:rsidRDefault="001971D1" w:rsidP="001971D1">
      <w:pPr>
        <w:spacing w:line="480" w:lineRule="auto"/>
        <w:rPr>
          <w:ins w:id="201558" w:author="Claude" w:date="2026-09-27T12:00:00Z"/>
        </w:rPr>
      </w:pPr>
      <w:ins w:id="201552" w:author="Claude" w:date="2026-09-27T12:00:00Z">
        <w:r>
          <w:rPr>
            <w:rStyle w:val="FootnoteReference"/>
            <w:rFonts w:eastAsiaTheme="majorEastAsia"/>
          </w:rPr>
          <w:footnoteRef/>
        </w:r>
      </w:ins>
      <w:ins w:id="201553" w:author="Claude" w:date="2026-09-27T12:00:00Z">
        <w:r>
          <w:rPr>
            <w:sz w:val="20"/>
            <w:szCs w:val="20"/>
          </w:rPr>
          <w:t xml:space="preserve"> </w:t>
        </w:r>
      </w:ins>
      <w:ins w:id="201554" w:author="Claude" w:date="2026-09-27T12:00:00Z">
        <w:r>
          <w:rPr>
            <w:smallCaps/>
            <w:sz w:val="20"/>
            <w:szCs w:val="20"/>
          </w:rPr>
          <w:t xml:space="preserve">Mark V. </w:t>
        </w:r>
      </w:ins>
      <w:ins w:id="201555" w:author="Claude" w:date="2026-09-27T12:00:00Z">
        <w:r>
          <w:rPr>
            <w:smallCaps/>
            <w:sz w:val="20"/>
            <w:szCs w:val="20"/>
          </w:rPr>
          <w:t>Tushnet</w:t>
        </w:r>
      </w:ins>
      <w:ins w:id="201556" w:author="Claude" w:date="2026-09-27T12:00:00Z">
        <w:r>
          <w:rPr>
            <w:smallCaps/>
            <w:sz w:val="20"/>
            <w:szCs w:val="20"/>
          </w:rPr>
          <w:t>, The NAACP’s Legal Strategy Against Segregated Education, 1925–1950</w:t>
        </w:r>
      </w:ins>
      <w:ins w:id="201557" w:author="Claude" w:date="2026-09-27T12:00:00Z">
        <w:r>
          <w:rPr>
            <w:sz w:val="20"/>
            <w:szCs w:val="20"/>
          </w:rPr>
          <w:t>, at 71 (1987) (quoting Charles Hamilton Houston’s 1935 letters to Sidney Redmond).</w:t>
        </w:r>
      </w:ins>
    </w:p>
  </w:footnote>
  <w:footnote w:id="768">
    <w:p w14:paraId="0D004FF2" w14:textId="77777777" w:rsidR="00B16CD7" w:rsidRDefault="00B16CD7" w:rsidP="00B16CD7">
      <w:pPr>
        <w:spacing w:line="480" w:lineRule="auto"/>
        <w:rPr>
          <w:ins w:id="201577" w:author="Claude" w:date="2026-09-27T12:00:00Z"/>
        </w:rPr>
      </w:pPr>
      <w:ins w:id="201571" w:author="Claude" w:date="2026-09-27T12:00:00Z">
        <w:r>
          <w:rPr>
            <w:rStyle w:val="FootnoteReference"/>
            <w:rFonts w:eastAsiaTheme="majorEastAsia"/>
          </w:rPr>
          <w:footnoteRef/>
        </w:r>
      </w:ins>
      <w:ins w:id="201572" w:author="Claude" w:date="2026-09-27T12:00:00Z">
        <w:r>
          <w:rPr>
            <w:sz w:val="20"/>
            <w:szCs w:val="20"/>
          </w:rPr>
          <w:t xml:space="preserve"> Jonathan H. Adler, </w:t>
        </w:r>
      </w:ins>
      <w:ins w:id="201573" w:author="Claude" w:date="2026-09-27T12:00:00Z">
        <w:r>
          <w:rPr>
            <w:i/>
            <w:iCs/>
            <w:sz w:val="20"/>
            <w:szCs w:val="20"/>
          </w:rPr>
          <w:t>Law School Faculties Need More Intellectual Diversity</w:t>
        </w:r>
      </w:ins>
      <w:ins w:id="201574" w:author="Claude" w:date="2026-09-27T12:00:00Z">
        <w:r>
          <w:rPr>
            <w:sz w:val="20"/>
            <w:szCs w:val="20"/>
          </w:rPr>
          <w:t xml:space="preserve">, </w:t>
        </w:r>
      </w:ins>
      <w:ins w:id="201575" w:author="Claude" w:date="2026-09-27T12:00:00Z">
        <w:r>
          <w:rPr>
            <w:smallCaps/>
            <w:sz w:val="20"/>
            <w:szCs w:val="20"/>
          </w:rPr>
          <w:t>Martin Ctr.</w:t>
        </w:r>
      </w:ins>
      <w:ins w:id="201576" w:author="Claude" w:date="2026-09-27T12:00:00Z">
        <w:r>
          <w:rPr>
            <w:sz w:val="20"/>
            <w:szCs w:val="20"/>
          </w:rPr>
          <w:t xml:space="preserve"> (Apr. 12, 2017), https://jamesgmartin.center/2017/04/law-school-faculties-need-intellectual-diversity/.</w:t>
        </w:r>
      </w:ins>
    </w:p>
  </w:footnote>
  <w:footnote w:id="769">
    <w:p w14:paraId="6007A6F1" w14:textId="77777777" w:rsidR="00B16CD7" w:rsidRDefault="00B16CD7" w:rsidP="00B16CD7">
      <w:pPr>
        <w:spacing w:line="480" w:lineRule="auto"/>
        <w:rPr>
          <w:ins w:id="201584" w:author="Claude" w:date="2026-09-27T12:00:00Z"/>
        </w:rPr>
      </w:pPr>
      <w:ins w:id="201578" w:author="Claude" w:date="2026-09-27T12:00:00Z">
        <w:r>
          <w:rPr>
            <w:rStyle w:val="FootnoteReference"/>
            <w:rFonts w:eastAsiaTheme="majorEastAsia"/>
          </w:rPr>
          <w:footnoteRef/>
        </w:r>
      </w:ins>
      <w:ins w:id="201579" w:author="Claude" w:date="2026-09-27T12:00:00Z">
        <w:r>
          <w:rPr>
            <w:sz w:val="20"/>
            <w:szCs w:val="20"/>
          </w:rPr>
          <w:t xml:space="preserve"> Keith J. Hand &amp; Komi Frey, </w:t>
        </w:r>
      </w:ins>
      <w:ins w:id="201580" w:author="Claude" w:date="2026-09-27T12:00:00Z">
        <w:r>
          <w:rPr>
            <w:i/>
            <w:iCs/>
            <w:sz w:val="20"/>
            <w:szCs w:val="20"/>
          </w:rPr>
          <w:t>Law Schools Must Create a Culture That Promotes Viewpoint Diversity. Here’s How</w:t>
        </w:r>
      </w:ins>
      <w:ins w:id="201581" w:author="Claude" w:date="2026-09-27T12:00:00Z">
        <w:r>
          <w:rPr>
            <w:sz w:val="20"/>
            <w:szCs w:val="20"/>
          </w:rPr>
          <w:t xml:space="preserve">, </w:t>
        </w:r>
      </w:ins>
      <w:ins w:id="201582" w:author="Claude" w:date="2026-09-27T12:00:00Z">
        <w:r>
          <w:rPr>
            <w:smallCaps/>
            <w:sz w:val="20"/>
            <w:szCs w:val="20"/>
          </w:rPr>
          <w:t>Minding the Campus</w:t>
        </w:r>
      </w:ins>
      <w:ins w:id="201583" w:author="Claude" w:date="2026-09-27T12:00:00Z">
        <w:r>
          <w:rPr>
            <w:sz w:val="20"/>
            <w:szCs w:val="20"/>
          </w:rPr>
          <w:t xml:space="preserve"> (Aug. 30, 2024), https://www.mindingthecampus.org/2024/08/30/law-schools-must-create-a-culture-that-promotes-viewpoint-diversity-heres-how/.</w:t>
        </w:r>
      </w:ins>
    </w:p>
  </w:footnote>
  <w:footnote w:id="770">
    <w:p w14:paraId="209C55F4" w14:textId="77777777" w:rsidR="00B16CD7" w:rsidRDefault="00B16CD7" w:rsidP="00B16CD7">
      <w:pPr>
        <w:spacing w:line="480" w:lineRule="auto"/>
        <w:rPr>
          <w:ins w:id="201598" w:author="Claude" w:date="2026-09-27T12:00:00Z"/>
        </w:rPr>
      </w:pPr>
      <w:ins w:id="201592" w:author="Claude" w:date="2026-09-27T12:00:00Z">
        <w:r>
          <w:rPr>
            <w:rStyle w:val="FootnoteReference"/>
            <w:rFonts w:eastAsiaTheme="majorEastAsia"/>
          </w:rPr>
          <w:footnoteRef/>
        </w:r>
      </w:ins>
      <w:ins w:id="201593" w:author="Claude" w:date="2026-09-27T12:00:00Z">
        <w:r>
          <w:rPr>
            <w:sz w:val="20"/>
            <w:szCs w:val="20"/>
          </w:rPr>
          <w:t xml:space="preserve"> </w:t>
        </w:r>
      </w:ins>
      <w:ins w:id="201594" w:author="Claude" w:date="2026-09-27T12:00:00Z">
        <w:r>
          <w:rPr>
            <w:i/>
            <w:iCs/>
            <w:sz w:val="20"/>
            <w:szCs w:val="20"/>
          </w:rPr>
          <w:t>Cf.</w:t>
        </w:r>
      </w:ins>
      <w:ins w:id="201595" w:author="Claude" w:date="2026-09-27T12:00:00Z">
        <w:r>
          <w:rPr>
            <w:sz w:val="20"/>
            <w:szCs w:val="20"/>
          </w:rPr>
          <w:t xml:space="preserve"> 1 </w:t>
        </w:r>
      </w:ins>
      <w:ins w:id="201596" w:author="Claude" w:date="2026-09-27T12:00:00Z">
        <w:r>
          <w:rPr>
            <w:smallCaps/>
            <w:sz w:val="20"/>
            <w:szCs w:val="20"/>
          </w:rPr>
          <w:t>Broadus Mitchell, Alexander Hamilton: Youth to Maturity, 1755–1788</w:t>
        </w:r>
      </w:ins>
      <w:ins w:id="201597" w:author="Claude" w:date="2026-09-27T12:00:00Z">
        <w:r>
          <w:rPr>
            <w:sz w:val="20"/>
            <w:szCs w:val="20"/>
          </w:rPr>
          <w:t>, at xii (1957).</w:t>
        </w:r>
      </w:ins>
    </w:p>
  </w:footnote>
  <w:footnote w:id="771">
    <w:p w14:paraId="289A226C" w14:textId="77777777" w:rsidR="00B16CD7" w:rsidRDefault="00B16CD7" w:rsidP="00B16CD7">
      <w:pPr>
        <w:spacing w:line="480" w:lineRule="auto"/>
        <w:rPr>
          <w:ins w:id="201605" w:author="Claude" w:date="2026-09-27T12:00:00Z"/>
        </w:rPr>
      </w:pPr>
      <w:ins w:id="201599" w:author="Claude" w:date="2026-09-27T12:00:00Z">
        <w:r>
          <w:rPr>
            <w:rStyle w:val="FootnoteReference"/>
            <w:rFonts w:eastAsiaTheme="majorEastAsia"/>
          </w:rPr>
          <w:footnoteRef/>
        </w:r>
      </w:ins>
      <w:ins w:id="201600" w:author="Claude" w:date="2026-09-27T12:00:00Z">
        <w:r>
          <w:rPr>
            <w:sz w:val="20"/>
            <w:szCs w:val="20"/>
          </w:rPr>
          <w:t xml:space="preserve"> Derek A. Webb, </w:t>
        </w:r>
      </w:ins>
      <w:ins w:id="201601" w:author="Claude" w:date="2026-09-27T12:00:00Z">
        <w:r>
          <w:rPr>
            <w:i/>
            <w:iCs/>
            <w:sz w:val="20"/>
            <w:szCs w:val="20"/>
          </w:rPr>
          <w:t>The Original Meaning of Civility: Democratic Deliberation at the Philadelphia Constitutional Convention</w:t>
        </w:r>
      </w:ins>
      <w:ins w:id="201602" w:author="Claude" w:date="2026-09-27T12:00:00Z">
        <w:r>
          <w:rPr>
            <w:sz w:val="20"/>
            <w:szCs w:val="20"/>
          </w:rPr>
          <w:t xml:space="preserve">, 64 </w:t>
        </w:r>
      </w:ins>
      <w:ins w:id="201603" w:author="Claude" w:date="2026-09-27T12:00:00Z">
        <w:r>
          <w:rPr>
            <w:smallCaps/>
            <w:sz w:val="20"/>
            <w:szCs w:val="20"/>
          </w:rPr>
          <w:t>S.C. L. Rev.</w:t>
        </w:r>
      </w:ins>
      <w:ins w:id="201604" w:author="Claude" w:date="2026-09-27T12:00:00Z">
        <w:r>
          <w:rPr>
            <w:sz w:val="20"/>
            <w:szCs w:val="20"/>
          </w:rPr>
          <w:t xml:space="preserve"> 183, 195 (2012).</w:t>
        </w:r>
      </w:ins>
    </w:p>
  </w:footnote>
  <w:footnote w:id="772">
    <w:p w14:paraId="3C27463A" w14:textId="77777777" w:rsidR="00B16CD7" w:rsidRDefault="00B16CD7" w:rsidP="00B16CD7">
      <w:pPr>
        <w:spacing w:line="480" w:lineRule="auto"/>
        <w:rPr>
          <w:ins w:id="201612" w:author="Claude" w:date="2026-09-27T12:00:00Z"/>
        </w:rPr>
      </w:pPr>
      <w:ins w:id="201606" w:author="Claude" w:date="2026-09-27T12:00:00Z">
        <w:r>
          <w:rPr>
            <w:rStyle w:val="FootnoteReference"/>
            <w:rFonts w:eastAsiaTheme="majorEastAsia"/>
          </w:rPr>
          <w:footnoteRef/>
        </w:r>
      </w:ins>
      <w:ins w:id="201607" w:author="Claude" w:date="2026-09-27T12:00:00Z">
        <w:r>
          <w:rPr>
            <w:sz w:val="20"/>
            <w:szCs w:val="20"/>
          </w:rPr>
          <w:t xml:space="preserve"> Benjamin Franklin, Speech at the Constitutional Convention (Sept. 17, 1787), </w:t>
        </w:r>
      </w:ins>
      <w:ins w:id="201608" w:author="Claude" w:date="2026-09-27T12:00:00Z">
        <w:r>
          <w:rPr>
            <w:i/>
            <w:iCs/>
            <w:sz w:val="20"/>
            <w:szCs w:val="20"/>
          </w:rPr>
          <w:t>in</w:t>
        </w:r>
      </w:ins>
      <w:ins w:id="201609" w:author="Claude" w:date="2026-09-27T12:00:00Z">
        <w:r>
          <w:rPr>
            <w:sz w:val="20"/>
            <w:szCs w:val="20"/>
          </w:rPr>
          <w:t xml:space="preserve"> 13 </w:t>
        </w:r>
      </w:ins>
      <w:ins w:id="201610" w:author="Claude" w:date="2026-09-27T12:00:00Z">
        <w:r>
          <w:rPr>
            <w:smallCaps/>
            <w:sz w:val="20"/>
            <w:szCs w:val="20"/>
          </w:rPr>
          <w:t>The Documentary History of the Ratification of the Constitution</w:t>
        </w:r>
      </w:ins>
      <w:ins w:id="201611" w:author="Claude" w:date="2026-09-27T12:00:00Z">
        <w:r>
          <w:rPr>
            <w:sz w:val="20"/>
            <w:szCs w:val="20"/>
          </w:rPr>
          <w:t xml:space="preserve"> 212–14 (John P. Kaminski et al. eds., 1981).</w:t>
        </w:r>
      </w:ins>
    </w:p>
  </w:footnote>
  <w:footnote w:id="773">
    <w:p w14:paraId="49BDF35D" w14:textId="77777777" w:rsidR="00B16CD7" w:rsidRDefault="00B16CD7" w:rsidP="00B16CD7">
      <w:pPr>
        <w:spacing w:line="480" w:lineRule="auto"/>
        <w:rPr>
          <w:ins w:id="201624" w:author="Claude" w:date="2026-09-27T12:00:00Z"/>
        </w:rPr>
      </w:pPr>
      <w:ins w:id="201620" w:author="Claude" w:date="2026-09-27T12:00:00Z">
        <w:r>
          <w:rPr>
            <w:rStyle w:val="FootnoteReference"/>
            <w:rFonts w:eastAsiaTheme="majorEastAsia"/>
          </w:rPr>
          <w:footnoteRef/>
        </w:r>
      </w:ins>
      <w:ins w:id="201621" w:author="Claude" w:date="2026-09-27T12:00:00Z">
        <w:r>
          <w:rPr>
            <w:sz w:val="20"/>
            <w:szCs w:val="20"/>
          </w:rPr>
          <w:t xml:space="preserve"> </w:t>
        </w:r>
      </w:ins>
      <w:ins w:id="201622" w:author="Claude" w:date="2026-09-27T12:00:00Z">
        <w:r>
          <w:rPr>
            <w:smallCaps/>
            <w:sz w:val="20"/>
            <w:szCs w:val="20"/>
          </w:rPr>
          <w:t>James A. Brundage, The Medieval Origins of the Legal Profession</w:t>
        </w:r>
      </w:ins>
      <w:ins w:id="201623" w:author="Claude" w:date="2026-09-27T12:00:00Z">
        <w:r>
          <w:rPr>
            <w:sz w:val="20"/>
            <w:szCs w:val="20"/>
          </w:rPr>
          <w:t xml:space="preserve"> 28 (2008).</w:t>
        </w:r>
      </w:ins>
    </w:p>
  </w:footnote>
  <w:footnote w:id="774">
    <w:p w14:paraId="172E1DE4" w14:textId="77777777" w:rsidR="00B16CD7" w:rsidRDefault="00B16CD7" w:rsidP="00B16CD7">
      <w:pPr>
        <w:spacing w:line="480" w:lineRule="auto"/>
        <w:rPr>
          <w:ins w:id="201637" w:author="Claude" w:date="2026-09-27T12:00:00Z"/>
        </w:rPr>
      </w:pPr>
      <w:ins w:id="201625" w:author="Claude" w:date="2026-09-27T12:00:00Z">
        <w:r>
          <w:rPr>
            <w:rStyle w:val="FootnoteReference"/>
            <w:rFonts w:eastAsiaTheme="majorEastAsia"/>
          </w:rPr>
          <w:footnoteRef/>
        </w:r>
      </w:ins>
      <w:ins w:id="201626" w:author="Claude" w:date="2026-09-27T12:00:00Z">
        <w:r>
          <w:rPr>
            <w:sz w:val="20"/>
            <w:szCs w:val="20"/>
          </w:rPr>
          <w:t xml:space="preserve"> Albert H.Y. Chen, </w:t>
        </w:r>
      </w:ins>
      <w:ins w:id="201627" w:author="Claude" w:date="2026-09-27T12:00:00Z">
        <w:r>
          <w:rPr>
            <w:i/>
            <w:iCs/>
            <w:sz w:val="20"/>
            <w:szCs w:val="20"/>
          </w:rPr>
          <w:t>Mediation, Litigation, and Justice: Confucian Reflections in a Modern Liberal Society</w:t>
        </w:r>
      </w:ins>
      <w:ins w:id="201628" w:author="Claude" w:date="2026-09-27T12:00:00Z">
        <w:r>
          <w:rPr>
            <w:sz w:val="20"/>
            <w:szCs w:val="20"/>
          </w:rPr>
          <w:t xml:space="preserve">, </w:t>
        </w:r>
      </w:ins>
      <w:ins w:id="201629" w:author="Claude" w:date="2026-09-27T12:00:00Z">
        <w:r>
          <w:rPr>
            <w:i/>
            <w:iCs/>
            <w:sz w:val="20"/>
            <w:szCs w:val="20"/>
          </w:rPr>
          <w:t>in</w:t>
        </w:r>
      </w:ins>
      <w:ins w:id="201630" w:author="Claude" w:date="2026-09-27T12:00:00Z">
        <w:r>
          <w:rPr>
            <w:sz w:val="20"/>
            <w:szCs w:val="20"/>
          </w:rPr>
          <w:t xml:space="preserve"> </w:t>
        </w:r>
      </w:ins>
      <w:ins w:id="201631" w:author="Claude" w:date="2026-09-27T12:00:00Z">
        <w:r>
          <w:rPr>
            <w:smallCaps/>
            <w:sz w:val="20"/>
            <w:szCs w:val="20"/>
          </w:rPr>
          <w:t>Confucianism for the Modern World</w:t>
        </w:r>
      </w:ins>
      <w:ins w:id="201632" w:author="Claude" w:date="2026-09-27T12:00:00Z">
        <w:r>
          <w:rPr>
            <w:sz w:val="20"/>
            <w:szCs w:val="20"/>
          </w:rPr>
          <w:t xml:space="preserve"> 257, 261–62 (Daniel A. Bell &amp; </w:t>
        </w:r>
      </w:ins>
      <w:ins w:id="201633" w:author="Claude" w:date="2026-09-27T12:00:00Z">
        <w:r>
          <w:rPr>
            <w:sz w:val="20"/>
            <w:szCs w:val="20"/>
          </w:rPr>
          <w:t>Hahm</w:t>
        </w:r>
      </w:ins>
      <w:ins w:id="201634" w:author="Claude" w:date="2026-09-27T12:00:00Z">
        <w:r>
          <w:rPr>
            <w:sz w:val="20"/>
            <w:szCs w:val="20"/>
          </w:rPr>
          <w:t xml:space="preserve"> </w:t>
        </w:r>
      </w:ins>
      <w:ins w:id="201635" w:author="Claude" w:date="2026-09-27T12:00:00Z">
        <w:r>
          <w:rPr>
            <w:sz w:val="20"/>
            <w:szCs w:val="20"/>
          </w:rPr>
          <w:t>Chaibong</w:t>
        </w:r>
      </w:ins>
      <w:ins w:id="201636" w:author="Claude" w:date="2026-09-27T12:00:00Z">
        <w:r>
          <w:rPr>
            <w:sz w:val="20"/>
            <w:szCs w:val="20"/>
          </w:rPr>
          <w:t xml:space="preserve"> eds., 2003).</w:t>
        </w:r>
      </w:ins>
    </w:p>
  </w:footnote>
  <w:footnote w:id="775">
    <w:p w14:paraId="5F3D64E8" w14:textId="77777777" w:rsidR="00B16CD7" w:rsidRDefault="00B16CD7" w:rsidP="00B16CD7">
      <w:pPr>
        <w:spacing w:line="480" w:lineRule="auto"/>
        <w:rPr>
          <w:ins w:id="201649" w:author="Claude" w:date="2026-09-27T12:00:00Z"/>
        </w:rPr>
      </w:pPr>
      <w:ins w:id="201643" w:author="Claude" w:date="2026-09-27T12:00:00Z">
        <w:r>
          <w:rPr>
            <w:rStyle w:val="FootnoteReference"/>
            <w:rFonts w:eastAsiaTheme="majorEastAsia"/>
          </w:rPr>
          <w:footnoteRef/>
        </w:r>
      </w:ins>
      <w:ins w:id="201644" w:author="Claude" w:date="2026-09-27T12:00:00Z">
        <w:r>
          <w:rPr>
            <w:sz w:val="20"/>
            <w:szCs w:val="20"/>
          </w:rPr>
          <w:t xml:space="preserve"> </w:t>
        </w:r>
      </w:ins>
      <w:ins w:id="201645" w:author="Claude" w:date="2026-09-27T12:00:00Z">
        <w:r>
          <w:rPr>
            <w:smallCaps/>
            <w:sz w:val="20"/>
            <w:szCs w:val="20"/>
          </w:rPr>
          <w:t xml:space="preserve">George </w:t>
        </w:r>
      </w:ins>
      <w:ins w:id="201646" w:author="Claude" w:date="2026-09-27T12:00:00Z">
        <w:r>
          <w:rPr>
            <w:smallCaps/>
            <w:sz w:val="20"/>
            <w:szCs w:val="20"/>
          </w:rPr>
          <w:t>Sharswood</w:t>
        </w:r>
      </w:ins>
      <w:ins w:id="201647" w:author="Claude" w:date="2026-09-27T12:00:00Z">
        <w:r>
          <w:rPr>
            <w:smallCaps/>
            <w:sz w:val="20"/>
            <w:szCs w:val="20"/>
          </w:rPr>
          <w:t>, An Essay on Professional Ethics</w:t>
        </w:r>
      </w:ins>
      <w:ins w:id="201648" w:author="Claude" w:date="2026-09-27T12:00:00Z">
        <w:r>
          <w:rPr>
            <w:sz w:val="20"/>
            <w:szCs w:val="20"/>
          </w:rPr>
          <w:t xml:space="preserve"> 138 (2d ed. 1860).</w:t>
        </w:r>
      </w:ins>
    </w:p>
  </w:footnote>
  <w:footnote w:id="776">
    <w:p w14:paraId="02FE896F" w14:textId="77777777" w:rsidR="001B76BD" w:rsidRDefault="00000000">
      <w:pPr>
        <w:spacing w:line="480" w:lineRule="auto"/>
        <w:rPr>
          <w:ins w:id="201658" w:author="Claude" w:date="2026-09-27T12:00:00Z"/>
        </w:rPr>
      </w:pPr>
      <w:ins w:id="201654" w:author="Claude" w:date="2026-09-27T12:00:00Z">
        <w:r>
          <w:rPr>
            <w:rStyle w:val="FootnoteReference"/>
            <w:rFonts w:eastAsiaTheme="majorEastAsia"/>
          </w:rPr>
          <w:footnoteRef/>
        </w:r>
      </w:ins>
      <w:ins w:id="201655" w:author="Claude" w:date="2026-09-27T12:00:00Z">
        <w:r>
          <w:rPr>
            <w:sz w:val="20"/>
            <w:szCs w:val="20"/>
          </w:rPr>
          <w:t xml:space="preserve"> </w:t>
        </w:r>
      </w:ins>
      <w:ins w:id="201656" w:author="Claude" w:date="2026-09-27T12:00:00Z">
        <w:r>
          <w:rPr>
            <w:smallCaps/>
            <w:sz w:val="20"/>
            <w:szCs w:val="20"/>
          </w:rPr>
          <w:t>Cass R. Sunstein &amp; Reid Hastie, Wiser: Getting Beyond Groupthink to Make Groups Smarter</w:t>
        </w:r>
      </w:ins>
      <w:ins w:id="201657" w:author="Claude" w:date="2026-09-27T12:00:00Z">
        <w:r>
          <w:rPr>
            <w:sz w:val="20"/>
            <w:szCs w:val="20"/>
          </w:rPr>
          <w:t xml:space="preserve"> 24, 38 (2015).</w:t>
        </w:r>
      </w:ins>
    </w:p>
  </w:footnote>
  <w:footnote w:id="777">
    <w:p w14:paraId="79EB13E7" w14:textId="77777777" w:rsidR="001B76BD" w:rsidRDefault="00000000">
      <w:pPr>
        <w:spacing w:line="480" w:lineRule="auto"/>
        <w:rPr>
          <w:ins w:id="201667" w:author="Claude" w:date="2026-09-27T12:00:00Z"/>
        </w:rPr>
      </w:pPr>
      <w:ins w:id="201663" w:author="Claude" w:date="2026-09-27T12:00:00Z">
        <w:r>
          <w:rPr>
            <w:rStyle w:val="FootnoteReference"/>
            <w:rFonts w:eastAsiaTheme="majorEastAsia"/>
          </w:rPr>
          <w:footnoteRef/>
        </w:r>
      </w:ins>
      <w:ins w:id="201664" w:author="Claude" w:date="2026-09-27T12:00:00Z">
        <w:r>
          <w:rPr>
            <w:sz w:val="20"/>
            <w:szCs w:val="20"/>
          </w:rPr>
          <w:t xml:space="preserve"> </w:t>
        </w:r>
      </w:ins>
      <w:ins w:id="201665" w:author="Claude" w:date="2026-09-27T12:00:00Z">
        <w:r>
          <w:rPr>
            <w:smallCaps/>
            <w:sz w:val="20"/>
            <w:szCs w:val="20"/>
          </w:rPr>
          <w:t>David Boies &amp; Theodore B. Olson, Redeeming the Dream</w:t>
        </w:r>
      </w:ins>
      <w:ins w:id="201666" w:author="Claude" w:date="2026-09-27T12:00:00Z">
        <w:r>
          <w:rPr>
            <w:sz w:val="20"/>
            <w:szCs w:val="20"/>
          </w:rPr>
          <w:t xml:space="preserve"> 30 (2014).</w:t>
        </w:r>
      </w:ins>
    </w:p>
  </w:footnote>
  <w:footnote w:id="778">
    <w:p w14:paraId="67B7660A" w14:textId="55CF2ADB" w:rsidR="00580764" w:rsidRPr="005B3E31" w:rsidRDefault="00580764" w:rsidP="003D74D8">
      <w:pPr>
        <w:pStyle w:val="FootnoteText"/>
        <w:spacing w:line="480" w:lineRule="auto"/>
        <w:rPr>
          <w:ins w:id="201685" w:author="Claude" w:date="2026-09-27T12:00:00Z"/>
        </w:rPr>
      </w:pPr>
      <w:ins w:id="201679" w:author="Claude" w:date="2026-09-27T12:00:00Z">
        <w:r>
          <w:rPr>
            <w:rStyle w:val="FootnoteReference"/>
          </w:rPr>
          <w:footnoteRef/>
        </w:r>
      </w:ins>
      <w:ins w:id="201680" w:author="Claude" w:date="2026-09-27T12:00:00Z">
        <w:r>
          <w:t xml:space="preserve"> Marc Galanter, </w:t>
        </w:r>
      </w:ins>
      <w:ins w:id="201681" w:author="Claude" w:date="2026-09-27T12:00:00Z">
        <w:r>
          <w:rPr>
            <w:i/>
            <w:iCs/>
          </w:rPr>
          <w:t>Worlds of Deals: Using Negotiation to Teach about Legal Process</w:t>
        </w:r>
      </w:ins>
      <w:ins w:id="201682" w:author="Claude" w:date="2026-09-27T12:00:00Z">
        <w:r>
          <w:t xml:space="preserve">, 34 </w:t>
        </w:r>
      </w:ins>
      <w:ins w:id="201683" w:author="Claude" w:date="2026-09-27T12:00:00Z">
        <w:r>
          <w:rPr>
            <w:smallCaps/>
          </w:rPr>
          <w:t>J. Legal Educ.</w:t>
        </w:r>
      </w:ins>
      <w:ins w:id="201684" w:author="Claude" w:date="2026-09-27T12:00:00Z">
        <w:r>
          <w:t xml:space="preserve"> 268, 268 (1984).</w:t>
        </w:r>
      </w:ins>
    </w:p>
  </w:footnote>
  <w:footnote w:id="779">
    <w:p w14:paraId="7DA9F036" w14:textId="77777777" w:rsidR="000D2CC9" w:rsidRPr="005B3E31" w:rsidRDefault="000D2CC9" w:rsidP="003D74D8">
      <w:pPr>
        <w:pStyle w:val="FootnoteText"/>
        <w:spacing w:line="480" w:lineRule="auto"/>
        <w:rPr>
          <w:ins w:id="201690" w:author="Claude" w:date="2026-09-27T12:00:00Z"/>
        </w:rPr>
      </w:pPr>
      <w:ins w:id="201686" w:author="Claude" w:date="2026-09-27T12:00:00Z">
        <w:r>
          <w:rPr>
            <w:rStyle w:val="FootnoteReference"/>
          </w:rPr>
          <w:footnoteRef/>
        </w:r>
      </w:ins>
      <w:ins w:id="201687" w:author="Claude" w:date="2026-09-27T12:00:00Z">
        <w:r>
          <w:t xml:space="preserve"> </w:t>
        </w:r>
      </w:ins>
      <w:ins w:id="201688" w:author="Claude" w:date="2026-09-27T12:00:00Z">
        <w:r>
          <w:rPr>
            <w:smallCaps/>
          </w:rPr>
          <w:t>Randall Kiser, How Leading Lawyers Think: Expert Insights Into Judgment and Advocacy</w:t>
        </w:r>
      </w:ins>
      <w:ins w:id="201689" w:author="Claude" w:date="2026-09-27T12:00:00Z">
        <w:r>
          <w:t xml:space="preserve"> 250 (Springer 2011); Schneyer, infra note 209, at 11.</w:t>
        </w:r>
      </w:ins>
    </w:p>
  </w:footnote>
  <w:footnote w:id="780">
    <w:p w14:paraId="431F5D92" w14:textId="43C4A833" w:rsidR="000D2CC9" w:rsidRPr="005B3E31" w:rsidRDefault="000D2CC9" w:rsidP="003D74D8">
      <w:pPr>
        <w:pStyle w:val="FootnoteText"/>
        <w:spacing w:line="480" w:lineRule="auto"/>
        <w:rPr>
          <w:ins w:id="201699" w:author="Claude" w:date="2026-09-27T12:00:00Z"/>
          <w:color w:val="000000" w:themeColor="text1"/>
        </w:rPr>
      </w:pPr>
      <w:ins w:id="201691" w:author="Claude" w:date="2026-09-27T12:00:00Z">
        <w:r>
          <w:rPr>
            <w:rStyle w:val="FootnoteReference"/>
            <w:color w:val="000000" w:themeColor="text1"/>
          </w:rPr>
          <w:footnoteRef/>
        </w:r>
      </w:ins>
      <w:ins w:id="201692" w:author="Claude" w:date="2026-09-27T12:00:00Z">
        <w:r>
          <w:rPr>
            <w:color w:val="000000" w:themeColor="text1"/>
          </w:rPr>
          <w:t xml:space="preserve">Dan M. Kahan, </w:t>
        </w:r>
      </w:ins>
      <w:ins w:id="201693" w:author="Claude" w:date="2026-09-27T12:00:00Z">
        <w:r>
          <w:rPr>
            <w:i/>
            <w:iCs/>
            <w:color w:val="000000" w:themeColor="text1"/>
          </w:rPr>
          <w:t>Foreword: Neutral Principles, Motivated Cognition, and Some Problems for Constitutional Law</w:t>
        </w:r>
      </w:ins>
      <w:ins w:id="201694" w:author="Claude" w:date="2026-09-27T12:00:00Z">
        <w:r>
          <w:rPr>
            <w:color w:val="000000" w:themeColor="text1"/>
          </w:rPr>
          <w:t xml:space="preserve">, 125 </w:t>
        </w:r>
      </w:ins>
      <w:ins w:id="201695" w:author="Claude" w:date="2026-09-27T12:00:00Z">
        <w:r>
          <w:rPr>
            <w:smallCaps/>
            <w:color w:val="000000" w:themeColor="text1"/>
          </w:rPr>
          <w:t>Harv. L. Rev.</w:t>
        </w:r>
      </w:ins>
      <w:ins w:id="201696" w:author="Claude" w:date="2026-09-27T12:00:00Z">
        <w:r>
          <w:rPr>
            <w:color w:val="000000" w:themeColor="text1"/>
          </w:rPr>
          <w:t xml:space="preserve"> 1, 20–27 (2011); </w:t>
        </w:r>
      </w:ins>
      <w:ins w:id="201697" w:author="Claude" w:date="2026-09-27T12:00:00Z">
        <w:r>
          <w:rPr>
            <w:smallCaps/>
            <w:color w:val="000000" w:themeColor="text1"/>
          </w:rPr>
          <w:t>Micah Zenko, Red Team: How to Succeed by Thinking Like the Enemy</w:t>
        </w:r>
      </w:ins>
      <w:ins w:id="201698" w:author="Claude" w:date="2026-09-27T12:00:00Z">
        <w:r>
          <w:rPr>
            <w:color w:val="000000" w:themeColor="text1"/>
          </w:rPr>
          <w:t xml:space="preserve"> 71–76 (2015).</w:t>
        </w:r>
      </w:ins>
    </w:p>
  </w:footnote>
  <w:footnote w:id="781">
    <w:p w14:paraId="5E324F14" w14:textId="7262ADF1" w:rsidR="000D2CC9" w:rsidRPr="005B3E31" w:rsidRDefault="000D2CC9" w:rsidP="003D74D8">
      <w:pPr>
        <w:spacing w:line="480" w:lineRule="auto"/>
        <w:rPr>
          <w:ins w:id="201713" w:author="Claude" w:date="2026-09-27T12:00:00Z"/>
          <w:color w:val="000000" w:themeColor="text1"/>
          <w:sz w:val="20"/>
          <w:szCs w:val="20"/>
        </w:rPr>
      </w:pPr>
      <w:ins w:id="201700" w:author="Claude" w:date="2026-09-27T12:00:00Z">
        <w:r>
          <w:rPr>
            <w:rStyle w:val="FootnoteReference"/>
            <w:color w:val="000000" w:themeColor="text1"/>
            <w:sz w:val="20"/>
            <w:szCs w:val="20"/>
          </w:rPr>
          <w:footnoteRef/>
        </w:r>
      </w:ins>
      <w:ins w:id="201701" w:author="Claude" w:date="2026-09-27T12:00:00Z">
        <w:r>
          <w:rPr>
            <w:color w:val="000000" w:themeColor="text1"/>
            <w:sz w:val="20"/>
            <w:szCs w:val="20"/>
          </w:rPr>
          <w:t xml:space="preserve"> Elizabeth Wolfe Morrison &amp; Frances J. Milliken, </w:t>
        </w:r>
      </w:ins>
      <w:ins w:id="201702" w:author="Claude" w:date="2026-09-27T12:00:00Z">
        <w:r>
          <w:rPr>
            <w:i/>
            <w:iCs/>
            <w:color w:val="000000" w:themeColor="text1"/>
            <w:sz w:val="20"/>
            <w:szCs w:val="20"/>
          </w:rPr>
          <w:t>Organizational Silence: A Barrier to Change and Development in a Pluralistic World</w:t>
        </w:r>
      </w:ins>
      <w:ins w:id="201703" w:author="Claude" w:date="2026-09-27T12:00:00Z">
        <w:r>
          <w:rPr>
            <w:color w:val="000000" w:themeColor="text1"/>
            <w:sz w:val="20"/>
            <w:szCs w:val="20"/>
          </w:rPr>
          <w:t xml:space="preserve">, 25 </w:t>
        </w:r>
      </w:ins>
      <w:ins w:id="201704" w:author="Claude" w:date="2026-09-27T12:00:00Z">
        <w:r>
          <w:rPr>
            <w:smallCaps/>
            <w:color w:val="000000" w:themeColor="text1"/>
            <w:sz w:val="20"/>
            <w:szCs w:val="20"/>
          </w:rPr>
          <w:t>Acad. Mgmt. Rev</w:t>
        </w:r>
      </w:ins>
      <w:ins w:id="201705" w:author="Claude" w:date="2026-09-27T12:00:00Z">
        <w:r>
          <w:rPr>
            <w:color w:val="000000" w:themeColor="text1"/>
            <w:sz w:val="20"/>
            <w:szCs w:val="20"/>
          </w:rPr>
          <w:t xml:space="preserve">. 707, 721 (2000); </w:t>
        </w:r>
      </w:ins>
      <w:ins w:id="201706" w:author="Claude" w:date="2026-09-27T12:00:00Z">
        <w:r>
          <w:rPr>
            <w:smallCaps/>
            <w:color w:val="000000" w:themeColor="text1"/>
            <w:sz w:val="20"/>
            <w:szCs w:val="20"/>
          </w:rPr>
          <w:t>Sunstein</w:t>
        </w:r>
      </w:ins>
      <w:ins w:id="201707" w:author="Claude" w:date="2026-09-27T12:00:00Z">
        <w:r>
          <w:rPr>
            <w:color w:val="000000" w:themeColor="text1"/>
            <w:sz w:val="20"/>
            <w:szCs w:val="20"/>
          </w:rPr>
          <w:t xml:space="preserve">, </w:t>
        </w:r>
      </w:ins>
      <w:ins w:id="201708" w:author="Claude" w:date="2026-09-27T12:00:00Z">
        <w:r>
          <w:rPr>
            <w:i/>
            <w:iCs/>
            <w:color w:val="000000" w:themeColor="text1"/>
            <w:sz w:val="20"/>
            <w:szCs w:val="20"/>
          </w:rPr>
          <w:t>supra</w:t>
        </w:r>
      </w:ins>
      <w:ins w:id="201709" w:author="Claude" w:date="2026-09-27T12:00:00Z">
        <w:r>
          <w:rPr>
            <w:color w:val="000000" w:themeColor="text1"/>
            <w:sz w:val="20"/>
            <w:szCs w:val="20"/>
          </w:rPr>
          <w:t xml:space="preserve"> note 56. </w:t>
        </w:r>
      </w:ins>
      <w:ins w:id="201710" w:author="Claude" w:date="2026-09-27T12:00:00Z">
        <w:r>
          <w:rPr>
            <w:i/>
            <w:iCs/>
            <w:color w:val="000000" w:themeColor="text1"/>
            <w:sz w:val="20"/>
            <w:szCs w:val="20"/>
          </w:rPr>
          <w:t xml:space="preserve">see also </w:t>
        </w:r>
      </w:ins>
      <w:ins w:id="201711" w:author="Claude" w:date="2026-09-27T12:00:00Z">
        <w:r>
          <w:rPr>
            <w:smallCaps/>
            <w:color w:val="000000" w:themeColor="text1"/>
            <w:sz w:val="20"/>
            <w:szCs w:val="20"/>
          </w:rPr>
          <w:t>Scott E. Page, The Difference: How the Power of Diversity Creates Better Groups, Firms, Schools, and Societies</w:t>
        </w:r>
      </w:ins>
      <w:ins w:id="201712" w:author="Claude" w:date="2026-09-27T12:00:00Z">
        <w:r>
          <w:rPr>
            <w:color w:val="000000" w:themeColor="text1"/>
            <w:sz w:val="20"/>
            <w:szCs w:val="20"/>
          </w:rPr>
          <w:t xml:space="preserve"> 41–51, 143–45 (2007).</w:t>
        </w:r>
      </w:ins>
    </w:p>
  </w:footnote>
  <w:footnote w:id="782">
    <w:p w14:paraId="4B10A2E2" w14:textId="4EB7F70D" w:rsidR="000D2CC9" w:rsidRPr="005B3E31" w:rsidRDefault="000D2CC9" w:rsidP="003D74D8">
      <w:pPr>
        <w:spacing w:line="480" w:lineRule="auto"/>
        <w:rPr>
          <w:ins w:id="201720" w:author="Claude" w:date="2026-09-27T12:00:00Z"/>
          <w:color w:val="000000" w:themeColor="text1"/>
          <w:sz w:val="20"/>
          <w:szCs w:val="20"/>
        </w:rPr>
      </w:pPr>
      <w:ins w:id="201714" w:author="Claude" w:date="2026-09-27T12:00:00Z">
        <w:r>
          <w:rPr>
            <w:rStyle w:val="FootnoteReference"/>
            <w:color w:val="000000" w:themeColor="text1"/>
            <w:sz w:val="20"/>
            <w:szCs w:val="20"/>
          </w:rPr>
          <w:footnoteRef/>
        </w:r>
      </w:ins>
      <w:ins w:id="201715" w:author="Claude" w:date="2026-09-27T12:00:00Z">
        <w:r>
          <w:rPr>
            <w:color w:val="000000" w:themeColor="text1"/>
            <w:sz w:val="20"/>
            <w:szCs w:val="20"/>
          </w:rPr>
          <w:t xml:space="preserve"> Elizabeth Chambliss &amp; David B. Wilkins, </w:t>
        </w:r>
      </w:ins>
      <w:ins w:id="201716" w:author="Claude" w:date="2026-09-27T12:00:00Z">
        <w:r>
          <w:rPr>
            <w:i/>
            <w:iCs/>
            <w:color w:val="000000" w:themeColor="text1"/>
            <w:sz w:val="20"/>
            <w:szCs w:val="20"/>
          </w:rPr>
          <w:t>Promoting Effective Ethical Infrastructure in Large Law Firms: A Call for Research and Reporting</w:t>
        </w:r>
      </w:ins>
      <w:ins w:id="201717" w:author="Claude" w:date="2026-09-27T12:00:00Z">
        <w:r>
          <w:rPr>
            <w:color w:val="000000" w:themeColor="text1"/>
            <w:sz w:val="20"/>
            <w:szCs w:val="20"/>
          </w:rPr>
          <w:t xml:space="preserve">, 30 </w:t>
        </w:r>
      </w:ins>
      <w:ins w:id="201718" w:author="Claude" w:date="2026-09-27T12:00:00Z">
        <w:r>
          <w:rPr>
            <w:smallCaps/>
            <w:color w:val="000000" w:themeColor="text1"/>
            <w:sz w:val="20"/>
            <w:szCs w:val="20"/>
          </w:rPr>
          <w:t>Hofstra L. Rev</w:t>
        </w:r>
      </w:ins>
      <w:ins w:id="201719" w:author="Claude" w:date="2026-09-27T12:00:00Z">
        <w:r>
          <w:rPr>
            <w:color w:val="000000" w:themeColor="text1"/>
            <w:sz w:val="20"/>
            <w:szCs w:val="20"/>
          </w:rPr>
          <w:t>. 691, 699, 701 (2002) (reporting surveyed lawyers’ own assessments).</w:t>
        </w:r>
      </w:ins>
    </w:p>
  </w:footnote>
  <w:footnote w:id="783">
    <w:p w14:paraId="5845922A" w14:textId="1994D681" w:rsidR="000D2CC9" w:rsidRPr="005B3E31" w:rsidRDefault="000D2CC9" w:rsidP="003D74D8">
      <w:pPr>
        <w:spacing w:line="480" w:lineRule="auto"/>
        <w:rPr>
          <w:ins w:id="201727" w:author="Claude" w:date="2026-09-27T12:00:00Z"/>
          <w:color w:val="000000" w:themeColor="text1"/>
          <w:sz w:val="20"/>
          <w:szCs w:val="20"/>
        </w:rPr>
      </w:pPr>
      <w:ins w:id="201721" w:author="Claude" w:date="2026-09-27T12:00:00Z">
        <w:r>
          <w:rPr>
            <w:rStyle w:val="FootnoteReference"/>
            <w:color w:val="000000" w:themeColor="text1"/>
            <w:sz w:val="20"/>
            <w:szCs w:val="20"/>
          </w:rPr>
          <w:footnoteRef/>
        </w:r>
      </w:ins>
      <w:ins w:id="201722" w:author="Claude" w:date="2026-09-27T12:00:00Z">
        <w:r>
          <w:rPr>
            <w:color w:val="000000" w:themeColor="text1"/>
            <w:sz w:val="20"/>
            <w:szCs w:val="20"/>
          </w:rPr>
          <w:t xml:space="preserve"> Deborah L. Rhode, </w:t>
        </w:r>
      </w:ins>
      <w:ins w:id="201723" w:author="Claude" w:date="2026-09-27T12:00:00Z">
        <w:r>
          <w:rPr>
            <w:i/>
            <w:iCs/>
            <w:color w:val="000000" w:themeColor="text1"/>
            <w:sz w:val="20"/>
            <w:szCs w:val="20"/>
          </w:rPr>
          <w:t>Leadership in Law</w:t>
        </w:r>
      </w:ins>
      <w:ins w:id="201724" w:author="Claude" w:date="2026-09-27T12:00:00Z">
        <w:r>
          <w:rPr>
            <w:color w:val="000000" w:themeColor="text1"/>
            <w:sz w:val="20"/>
            <w:szCs w:val="20"/>
          </w:rPr>
          <w:t xml:space="preserve">, 69 </w:t>
        </w:r>
      </w:ins>
      <w:ins w:id="201725" w:author="Claude" w:date="2026-09-27T12:00:00Z">
        <w:r>
          <w:rPr>
            <w:smallCaps/>
            <w:color w:val="000000" w:themeColor="text1"/>
            <w:sz w:val="20"/>
            <w:szCs w:val="20"/>
          </w:rPr>
          <w:t>Stan. L. Rev</w:t>
        </w:r>
      </w:ins>
      <w:ins w:id="201726" w:author="Claude" w:date="2026-09-27T12:00:00Z">
        <w:r>
          <w:rPr>
            <w:color w:val="000000" w:themeColor="text1"/>
            <w:sz w:val="20"/>
            <w:szCs w:val="20"/>
          </w:rPr>
          <w:t>. 1603, 1636 (2017) (quoting Kouzes &amp; Posner).</w:t>
        </w:r>
      </w:ins>
    </w:p>
  </w:footnote>
  <w:footnote w:id="784">
    <w:p w14:paraId="33F5C2F2" w14:textId="68D4DEB3" w:rsidR="00103ED4" w:rsidRPr="005B3E31" w:rsidRDefault="00103ED4" w:rsidP="003D74D8">
      <w:pPr>
        <w:pStyle w:val="FootnoteText"/>
        <w:spacing w:line="480" w:lineRule="auto"/>
        <w:rPr>
          <w:ins w:id="201754" w:author="Claude" w:date="2026-09-27T12:00:00Z"/>
          <w:color w:val="000000" w:themeColor="text1"/>
        </w:rPr>
      </w:pPr>
      <w:ins w:id="201744" w:author="Claude" w:date="2026-09-27T12:00:00Z">
        <w:r>
          <w:rPr>
            <w:rStyle w:val="FootnoteReference"/>
            <w:color w:val="000000" w:themeColor="text1"/>
          </w:rPr>
          <w:footnoteRef/>
        </w:r>
      </w:ins>
      <w:ins w:id="201745" w:author="Claude" w:date="2026-09-27T12:00:00Z">
        <w:r>
          <w:rPr>
            <w:color w:val="000000" w:themeColor="text1"/>
          </w:rPr>
          <w:t xml:space="preserve"> </w:t>
        </w:r>
      </w:ins>
      <w:ins w:id="201746" w:author="Claude" w:date="2026-09-27T12:00:00Z">
        <w:r>
          <w:rPr>
            <w:smallCaps/>
            <w:color w:val="000000" w:themeColor="text1"/>
          </w:rPr>
          <w:t>Pierre Schlag, The Enchantment of Reason</w:t>
        </w:r>
      </w:ins>
      <w:ins w:id="201747" w:author="Claude" w:date="2026-09-27T12:00:00Z">
        <w:r>
          <w:rPr>
            <w:color w:val="000000" w:themeColor="text1"/>
          </w:rPr>
          <w:t xml:space="preserve"> 117–18 (1998); </w:t>
        </w:r>
      </w:ins>
      <w:ins w:id="201748" w:author="Claude" w:date="2026-09-27T12:00:00Z">
        <w:r>
          <w:rPr>
            <w:i/>
            <w:iCs/>
            <w:color w:val="000000" w:themeColor="text1"/>
          </w:rPr>
          <w:t>see also</w:t>
        </w:r>
      </w:ins>
      <w:ins w:id="201749" w:author="Claude" w:date="2026-09-27T12:00:00Z">
        <w:r>
          <w:rPr>
            <w:color w:val="000000" w:themeColor="text1"/>
          </w:rPr>
          <w:t xml:space="preserve"> </w:t>
        </w:r>
      </w:ins>
      <w:ins w:id="201750" w:author="Claude" w:date="2026-09-27T12:00:00Z">
        <w:r>
          <w:rPr>
            <w:smallCaps/>
            <w:color w:val="000000" w:themeColor="text1"/>
          </w:rPr>
          <w:t xml:space="preserve">Cass R. Sunstein, </w:t>
        </w:r>
      </w:ins>
      <w:ins w:id="201751" w:author="Claude" w:date="2026-09-27T12:00:00Z">
        <w:r>
          <w:rPr>
            <w:i/>
            <w:iCs/>
            <w:smallCaps/>
            <w:color w:val="000000" w:themeColor="text1"/>
          </w:rPr>
          <w:t>Conformity and Dissent</w:t>
        </w:r>
      </w:ins>
      <w:ins w:id="201752" w:author="Claude" w:date="2026-09-27T12:00:00Z">
        <w:r>
          <w:rPr>
            <w:i/>
            <w:iCs/>
            <w:color w:val="000000" w:themeColor="text1"/>
          </w:rPr>
          <w:t xml:space="preserve"> </w:t>
        </w:r>
      </w:ins>
      <w:ins w:id="201753" w:author="Claude" w:date="2026-09-27T12:00:00Z">
        <w:r>
          <w:rPr>
            <w:color w:val="000000" w:themeColor="text1"/>
          </w:rPr>
          <w:t>65–67 (2002).</w:t>
        </w:r>
      </w:ins>
    </w:p>
  </w:footnote>
  <w:footnote w:id="785">
    <w:p w14:paraId="273B6C80" w14:textId="3A437736" w:rsidR="009469D4" w:rsidRPr="005B3E31" w:rsidRDefault="009469D4" w:rsidP="003D74D8">
      <w:pPr>
        <w:pStyle w:val="FootnoteText"/>
        <w:spacing w:line="480" w:lineRule="auto"/>
        <w:rPr>
          <w:ins w:id="201761" w:author="Claude" w:date="2026-09-27T12:00:00Z"/>
          <w:color w:val="000000" w:themeColor="text1"/>
        </w:rPr>
      </w:pPr>
      <w:ins w:id="201755" w:author="Claude" w:date="2026-09-27T12:00:00Z">
        <w:r>
          <w:rPr>
            <w:rStyle w:val="FootnoteReference"/>
            <w:color w:val="000000" w:themeColor="text1"/>
          </w:rPr>
          <w:footnoteRef/>
        </w:r>
      </w:ins>
      <w:ins w:id="201756" w:author="Claude" w:date="2026-09-27T12:00:00Z">
        <w:r>
          <w:rPr>
            <w:color w:val="000000" w:themeColor="text1"/>
          </w:rPr>
          <w:t xml:space="preserve"> United States v. Rahimi, 602 U.S. 680, 692 (2024); Saul Cornell, </w:t>
        </w:r>
      </w:ins>
      <w:ins w:id="201757" w:author="Claude" w:date="2026-09-27T12:00:00Z">
        <w:r>
          <w:rPr>
            <w:i/>
            <w:iCs/>
            <w:color w:val="000000" w:themeColor="text1"/>
          </w:rPr>
          <w:t>The Founders’ Common Law and Bruen’s Text, History, and Tradition Test: From History ‘Lite’ to History Right</w:t>
        </w:r>
      </w:ins>
      <w:ins w:id="201758" w:author="Claude" w:date="2026-09-27T12:00:00Z">
        <w:r>
          <w:rPr>
            <w:color w:val="000000" w:themeColor="text1"/>
          </w:rPr>
          <w:t xml:space="preserve">, 73 </w:t>
        </w:r>
      </w:ins>
      <w:ins w:id="201759" w:author="Claude" w:date="2026-09-27T12:00:00Z">
        <w:r>
          <w:rPr>
            <w:smallCaps/>
            <w:color w:val="000000" w:themeColor="text1"/>
          </w:rPr>
          <w:t>Buff. L. Rev.</w:t>
        </w:r>
      </w:ins>
      <w:ins w:id="201760" w:author="Claude" w:date="2026-09-27T12:00:00Z">
        <w:r>
          <w:rPr>
            <w:color w:val="000000" w:themeColor="text1"/>
          </w:rPr>
          <w:t xml:space="preserve"> 651, 656 (2025).</w:t>
        </w:r>
      </w:ins>
    </w:p>
  </w:footnote>
  <w:footnote w:id="786">
    <w:p w14:paraId="458841B3" w14:textId="184A4880" w:rsidR="00EE39F6" w:rsidRPr="005B3E31" w:rsidRDefault="00EE39F6" w:rsidP="003D74D8">
      <w:pPr>
        <w:pStyle w:val="FootnoteText"/>
        <w:spacing w:line="480" w:lineRule="auto"/>
        <w:rPr>
          <w:ins w:id="201775" w:author="Claude" w:date="2026-09-27T12:00:00Z"/>
          <w:color w:val="000000" w:themeColor="text1"/>
        </w:rPr>
      </w:pPr>
      <w:ins w:id="201762" w:author="Claude" w:date="2026-09-27T12:00:00Z">
        <w:r>
          <w:rPr>
            <w:rStyle w:val="FootnoteReference"/>
            <w:color w:val="000000" w:themeColor="text1"/>
          </w:rPr>
          <w:footnoteRef/>
        </w:r>
      </w:ins>
      <w:ins w:id="201763" w:author="Claude" w:date="2026-09-27T12:00:00Z">
        <w:r>
          <w:rPr>
            <w:color w:val="000000" w:themeColor="text1"/>
          </w:rPr>
          <w:t xml:space="preserve"> </w:t>
        </w:r>
      </w:ins>
      <w:ins w:id="201764" w:author="Claude" w:date="2026-09-27T12:00:00Z">
        <w:r>
          <w:rPr>
            <w:smallCaps/>
            <w:color w:val="000000" w:themeColor="text1"/>
          </w:rPr>
          <w:t>Zane</w:t>
        </w:r>
      </w:ins>
      <w:ins w:id="201765" w:author="Claude" w:date="2026-09-27T12:00:00Z">
        <w:r>
          <w:rPr>
            <w:color w:val="000000" w:themeColor="text1"/>
          </w:rPr>
          <w:t xml:space="preserve">, </w:t>
        </w:r>
      </w:ins>
      <w:ins w:id="201766" w:author="Claude" w:date="2026-09-27T12:00:00Z">
        <w:r>
          <w:rPr>
            <w:i/>
            <w:iCs/>
            <w:color w:val="000000" w:themeColor="text1"/>
          </w:rPr>
          <w:t>supra</w:t>
        </w:r>
      </w:ins>
      <w:ins w:id="201767" w:author="Claude" w:date="2026-09-27T12:00:00Z">
        <w:r>
          <w:rPr>
            <w:color w:val="000000" w:themeColor="text1"/>
          </w:rPr>
          <w:t xml:space="preserve"> note </w:t>
        </w:r>
      </w:ins>
      <w:ins w:id="201768" w:author="Claude" w:date="2026-09-27T12:00:00Z">
        <w:r>
          <w:rPr>
            <w:color w:val="000000" w:themeColor="text1"/>
          </w:rPr>
          <w:fldChar w:fldCharType="begin"/>
        </w:r>
      </w:ins>
      <w:ins w:id="201769" w:author="Claude" w:date="2026-09-27T12:00:00Z">
        <w:r>
          <w:rPr>
            <w:color w:val="000000" w:themeColor="text1"/>
          </w:rPr>
          <w:instrText xml:space="preserve"> NOTEREF _Ref222161048 \h  \* MERGEFORMAT </w:instrText>
        </w:r>
      </w:ins>
      <w:ins w:id="201770" w:author="Claude" w:date="2026-09-27T12:00:00Z">
        <w:r>
          <w:rPr>
            <w:color w:val="000000" w:themeColor="text1"/>
          </w:rPr>
        </w:r>
      </w:ins>
      <w:ins w:id="201771" w:author="Claude" w:date="2026-09-27T12:00:00Z">
        <w:r>
          <w:rPr>
            <w:color w:val="000000" w:themeColor="text1"/>
          </w:rPr>
          <w:fldChar w:fldCharType="separate"/>
        </w:r>
      </w:ins>
      <w:ins w:id="201772" w:author="Claude" w:date="2026-09-27T12:00:00Z">
        <w:r>
          <w:rPr>
            <w:color w:val="000000" w:themeColor="text1"/>
          </w:rPr>
          <w:t>29</w:t>
        </w:r>
      </w:ins>
      <w:ins w:id="201773" w:author="Claude" w:date="2026-09-27T12:00:00Z">
        <w:r>
          <w:rPr>
            <w:color w:val="000000" w:themeColor="text1"/>
          </w:rPr>
          <w:fldChar w:fldCharType="end"/>
        </w:r>
      </w:ins>
      <w:ins w:id="201774" w:author="Claude" w:date="2026-09-27T12:00:00Z">
        <w:r>
          <w:rPr>
            <w:color w:val="000000" w:themeColor="text1"/>
          </w:rPr>
          <w:t>, at 16.</w:t>
        </w:r>
      </w:ins>
    </w:p>
  </w:footnote>
  <w:footnote w:id="787">
    <w:p w14:paraId="3CCF9216" w14:textId="10F7F35B" w:rsidR="009F2336" w:rsidRPr="005B3E31" w:rsidRDefault="009F2336" w:rsidP="003D74D8">
      <w:pPr>
        <w:pStyle w:val="FootnoteText"/>
        <w:spacing w:line="480" w:lineRule="auto"/>
        <w:rPr>
          <w:ins w:id="201786" w:author="Claude" w:date="2026-09-27T12:00:00Z"/>
          <w:color w:val="000000" w:themeColor="text1"/>
        </w:rPr>
      </w:pPr>
      <w:ins w:id="201784" w:author="Claude" w:date="2026-09-27T12:00:00Z">
        <w:r>
          <w:rPr>
            <w:rStyle w:val="FootnoteReference"/>
            <w:color w:val="000000" w:themeColor="text1"/>
          </w:rPr>
          <w:footnoteRef/>
        </w:r>
      </w:ins>
      <w:ins w:id="201785" w:author="Claude" w:date="2026-09-27T12:00:00Z">
        <w:r>
          <w:rPr>
            <w:color w:val="000000" w:themeColor="text1"/>
          </w:rPr>
          <w:t xml:space="preserve"> Throughout this note I use the term “Deliberative Bodies” to refer to all types of legal organizations including law firms, legal advocacy groups, and corporate legal departments where advocates collectively deliberate upon and formulate claims.</w:t>
        </w:r>
      </w:ins>
    </w:p>
  </w:footnote>
  <w:footnote w:id="788">
    <w:p w14:paraId="0A91F22E" w14:textId="04287E6E" w:rsidR="008E3C30" w:rsidRPr="005B3E31" w:rsidRDefault="008E3C30" w:rsidP="003D74D8">
      <w:pPr>
        <w:pStyle w:val="FootnoteText"/>
        <w:spacing w:line="480" w:lineRule="auto"/>
        <w:rPr>
          <w:ins w:id="201789" w:author="Claude" w:date="2026-09-27T12:00:00Z"/>
          <w:color w:val="000000" w:themeColor="text1"/>
        </w:rPr>
      </w:pPr>
      <w:ins w:id="201787" w:author="Claude" w:date="2026-09-27T12:00:00Z">
        <w:r>
          <w:rPr>
            <w:rStyle w:val="FootnoteReference"/>
            <w:color w:val="000000" w:themeColor="text1"/>
          </w:rPr>
          <w:footnoteRef/>
        </w:r>
      </w:ins>
      <w:ins w:id="201788" w:author="Claude" w:date="2026-09-27T12:00:00Z">
        <w:r>
          <w:rPr>
            <w:color w:val="000000" w:themeColor="text1"/>
          </w:rPr>
          <w:t xml:space="preserve"> Throughout this note I use the term “Externalized” to refer to a Deliberative Body moving formalized conflicts out of their internal chambers and into the public arena.</w:t>
        </w:r>
      </w:ins>
    </w:p>
  </w:footnote>
  <w:footnote w:id="789">
    <w:p w14:paraId="482FCEB5" w14:textId="473B1610" w:rsidR="003F653E" w:rsidRPr="005B3E31" w:rsidRDefault="003F653E" w:rsidP="003D74D8">
      <w:pPr>
        <w:pStyle w:val="FootnoteText"/>
        <w:spacing w:line="480" w:lineRule="auto"/>
        <w:rPr>
          <w:ins w:id="201800" w:author="Claude" w:date="2026-09-27T12:00:00Z"/>
        </w:rPr>
      </w:pPr>
      <w:ins w:id="201792" w:author="Claude" w:date="2026-09-27T12:00:00Z">
        <w:r>
          <w:rPr>
            <w:rStyle w:val="FootnoteReference"/>
          </w:rPr>
          <w:footnoteRef/>
        </w:r>
      </w:ins>
      <w:ins w:id="201793" w:author="Claude" w:date="2026-09-27T12:00:00Z">
        <w:r>
          <w:t xml:space="preserve"> Niall Mackay Roberts, </w:t>
        </w:r>
      </w:ins>
      <w:ins w:id="201794" w:author="Claude" w:date="2026-09-27T12:00:00Z">
        <w:r>
          <w:rPr>
            <w:i/>
            <w:iCs/>
          </w:rPr>
          <w:t>Definitional Avoidance: Arbitration's Common-Law Meaning and the Federal Arbitration Act</w:t>
        </w:r>
      </w:ins>
      <w:ins w:id="201795" w:author="Claude" w:date="2026-09-27T12:00:00Z">
        <w:r>
          <w:t xml:space="preserve">, 49 </w:t>
        </w:r>
      </w:ins>
      <w:ins w:id="201796" w:author="Claude" w:date="2026-09-27T12:00:00Z">
        <w:r>
          <w:rPr>
            <w:smallCaps/>
          </w:rPr>
          <w:t>U.C.D. L. Rev.</w:t>
        </w:r>
      </w:ins>
      <w:ins w:id="201797" w:author="Claude" w:date="2026-09-27T12:00:00Z">
        <w:r>
          <w:t xml:space="preserve"> 1547, 1564–65 (2016) (“Procedures now described as alternative dispute resolution - negotiated settlement, conciliation, mediation, and arbitration - were generally familiar to the Roman-era Britons, the Anglo-Saxons, and the Normans. From these roots arose a recognizable arbitration procedure with consensual, binding, and neutral elements”); </w:t>
        </w:r>
      </w:ins>
      <w:ins w:id="201798" w:author="Claude" w:date="2026-09-27T12:00:00Z">
        <w:r>
          <w:rPr>
            <w:smallCaps/>
          </w:rPr>
          <w:t>Frances Kellor, American Arbitration: Its History, Functions and Achievements</w:t>
        </w:r>
      </w:ins>
      <w:ins w:id="201799" w:author="Claude" w:date="2026-09-27T12:00:00Z">
        <w:r>
          <w:t xml:space="preserve"> 3 (1948) (“[O]f all mankind's adventure in search of peace and justice, arbitration is among the earliest. Long before law was established, or courts were organized, or judges had formulated principles of law, men had resorted to arbitration for the resolving of discord, the adjustment of differences, and the settlement of disputes…Commercial arbitration was known to the desert caravans in Marco Polo's time and was a common practice among Phoenician and Greek traders. Civil arbitration also flourished. In the Homeric period, chiefs and elders held more or less regular sittings in places of assembly to settle the disputes of all persons who chose to appear before them”).</w:t>
        </w:r>
      </w:ins>
    </w:p>
  </w:footnote>
  <w:footnote w:id="790">
    <w:p w14:paraId="1DC5049D" w14:textId="77777777" w:rsidR="006E1CB3" w:rsidRPr="005B3E31" w:rsidRDefault="006E1CB3" w:rsidP="003D74D8">
      <w:pPr>
        <w:pStyle w:val="FootnoteText"/>
        <w:spacing w:line="480" w:lineRule="auto"/>
        <w:rPr>
          <w:ins w:id="201805" w:author="Claude" w:date="2026-09-27T12:00:00Z"/>
          <w:color w:val="000000" w:themeColor="text1"/>
        </w:rPr>
      </w:pPr>
      <w:ins w:id="201801" w:author="Claude" w:date="2026-09-27T12:00:00Z">
        <w:r>
          <w:rPr>
            <w:rStyle w:val="FootnoteReference"/>
            <w:color w:val="000000" w:themeColor="text1"/>
          </w:rPr>
          <w:footnoteRef/>
        </w:r>
      </w:ins>
      <w:ins w:id="201802" w:author="Claude" w:date="2026-09-27T12:00:00Z">
        <w:r>
          <w:rPr>
            <w:color w:val="000000" w:themeColor="text1"/>
          </w:rPr>
          <w:t xml:space="preserve">  </w:t>
        </w:r>
      </w:ins>
      <w:ins w:id="201803" w:author="Claude" w:date="2026-09-27T12:00:00Z">
        <w:r>
          <w:rPr>
            <w:i/>
            <w:iCs/>
            <w:color w:val="000000" w:themeColor="text1"/>
          </w:rPr>
          <w:t xml:space="preserve">See infra </w:t>
        </w:r>
      </w:ins>
      <w:ins w:id="201804" w:author="Claude" w:date="2026-09-27T12:00:00Z">
        <w:r>
          <w:rPr>
            <w:color w:val="000000" w:themeColor="text1"/>
          </w:rPr>
          <w:t>Section III.</w:t>
        </w:r>
      </w:ins>
    </w:p>
  </w:footnote>
  <w:footnote w:id="791">
    <w:p w14:paraId="2341EE81" w14:textId="64BDD66E" w:rsidR="007219E6" w:rsidRPr="005B3E31" w:rsidRDefault="00000000" w:rsidP="003D74D8">
      <w:pPr>
        <w:pStyle w:val="FootnoteText"/>
        <w:spacing w:line="480" w:lineRule="auto"/>
        <w:rPr>
          <w:ins w:id="201820" w:author="Claude" w:date="2026-09-27T12:00:00Z"/>
          <w:color w:val="000000" w:themeColor="text1"/>
        </w:rPr>
      </w:pPr>
      <w:ins w:id="201816" w:author="Claude" w:date="2026-09-27T12:00:00Z">
        <w:r>
          <w:rPr>
            <w:rStyle w:val="FootnoteReference"/>
            <w:color w:val="000000" w:themeColor="text1"/>
          </w:rPr>
          <w:footnoteRef/>
        </w:r>
      </w:ins>
      <w:ins w:id="201817" w:author="Claude" w:date="2026-09-27T12:00:00Z">
        <w:r>
          <w:rPr>
            <w:color w:val="000000" w:themeColor="text1"/>
          </w:rPr>
          <w:t xml:space="preserve"> </w:t>
        </w:r>
      </w:ins>
      <w:ins w:id="201818" w:author="Claude" w:date="2026-09-27T12:00:00Z">
        <w:r>
          <w:rPr>
            <w:i/>
            <w:iCs/>
            <w:color w:val="000000" w:themeColor="text1"/>
          </w:rPr>
          <w:t>See infra</w:t>
        </w:r>
      </w:ins>
      <w:ins w:id="201819" w:author="Claude" w:date="2026-09-27T12:00:00Z">
        <w:r>
          <w:rPr>
            <w:color w:val="000000" w:themeColor="text1"/>
          </w:rPr>
          <w:t xml:space="preserve"> Section IV (surveying each civilization’s variant of the oath or oath-adjacent QCM).</w:t>
        </w:r>
      </w:ins>
    </w:p>
  </w:footnote>
  <w:footnote w:id="792">
    <w:p w14:paraId="20BD84EA" w14:textId="77777777" w:rsidR="006E1CB3" w:rsidRPr="005B3E31" w:rsidRDefault="006E1CB3" w:rsidP="003D74D8">
      <w:pPr>
        <w:pStyle w:val="FootnoteText"/>
        <w:spacing w:line="480" w:lineRule="auto"/>
        <w:rPr>
          <w:ins w:id="201827" w:author="Claude" w:date="2026-09-27T12:00:00Z"/>
          <w:color w:val="000000" w:themeColor="text1"/>
        </w:rPr>
      </w:pPr>
      <w:ins w:id="201821" w:author="Claude" w:date="2026-09-27T12:00:00Z">
        <w:r>
          <w:rPr>
            <w:rStyle w:val="FootnoteReference"/>
            <w:color w:val="000000" w:themeColor="text1"/>
          </w:rPr>
          <w:footnoteRef/>
        </w:r>
      </w:ins>
      <w:ins w:id="201822" w:author="Claude" w:date="2026-09-27T12:00:00Z">
        <w:r>
          <w:rPr>
            <w:color w:val="000000" w:themeColor="text1"/>
          </w:rPr>
          <w:t xml:space="preserve"> Hugo Mercier &amp; Pascal Boyer, </w:t>
        </w:r>
      </w:ins>
      <w:ins w:id="201823" w:author="Claude" w:date="2026-09-27T12:00:00Z">
        <w:r>
          <w:rPr>
            <w:i/>
            <w:iCs/>
            <w:color w:val="000000" w:themeColor="text1"/>
          </w:rPr>
          <w:t>Truth-Making Institutions: From Divination, Ordeals and Oaths to Judicial Torture and Rules of Evidence</w:t>
        </w:r>
      </w:ins>
      <w:ins w:id="201824" w:author="Claude" w:date="2026-09-27T12:00:00Z">
        <w:r>
          <w:rPr>
            <w:color w:val="000000" w:themeColor="text1"/>
          </w:rPr>
          <w:t xml:space="preserve">, 42 </w:t>
        </w:r>
      </w:ins>
      <w:ins w:id="201825" w:author="Claude" w:date="2026-09-27T12:00:00Z">
        <w:r>
          <w:rPr>
            <w:smallCaps/>
            <w:color w:val="000000" w:themeColor="text1"/>
          </w:rPr>
          <w:t>Evolution &amp; Hum. Behav</w:t>
        </w:r>
      </w:ins>
      <w:ins w:id="201826" w:author="Claude" w:date="2026-09-27T12:00:00Z">
        <w:r>
          <w:rPr>
            <w:color w:val="000000" w:themeColor="text1"/>
          </w:rPr>
          <w:t>. 259, 264 (2021).</w:t>
        </w:r>
      </w:ins>
    </w:p>
  </w:footnote>
  <w:footnote w:id="793">
    <w:p w14:paraId="21A0C8F8" w14:textId="028D0500" w:rsidR="006E1CB3" w:rsidRPr="005B3E31" w:rsidRDefault="006E1CB3" w:rsidP="003D74D8">
      <w:pPr>
        <w:pStyle w:val="FootnoteText"/>
        <w:spacing w:line="480" w:lineRule="auto"/>
        <w:rPr>
          <w:ins w:id="201838" w:author="Claude" w:date="2026-09-27T12:00:00Z"/>
          <w:color w:val="000000" w:themeColor="text1"/>
        </w:rPr>
      </w:pPr>
      <w:ins w:id="201834" w:author="Claude" w:date="2026-09-27T12:00:00Z">
        <w:r>
          <w:rPr>
            <w:rStyle w:val="FootnoteReference"/>
            <w:color w:val="000000" w:themeColor="text1"/>
          </w:rPr>
          <w:footnoteRef/>
        </w:r>
      </w:ins>
      <w:ins w:id="201835" w:author="Claude" w:date="2026-09-27T12:00:00Z">
        <w:r>
          <w:rPr>
            <w:color w:val="000000" w:themeColor="text1"/>
          </w:rPr>
          <w:t xml:space="preserve"> </w:t>
        </w:r>
      </w:ins>
      <w:ins w:id="201836" w:author="Claude" w:date="2026-09-27T12:00:00Z">
        <w:r>
          <w:rPr>
            <w:smallCaps/>
            <w:color w:val="000000" w:themeColor="text1"/>
          </w:rPr>
          <w:t>Gabriel Herman, Morality and Behaviour in Democratic Athens: A Social History 17–18 (2006); Adriaan Lanni, Law and Order in Ancient Athens 142 (201</w:t>
        </w:r>
      </w:ins>
      <w:ins w:id="201837" w:author="Claude" w:date="2026-09-27T12:00:00Z">
        <w:r>
          <w:rPr>
            <w:color w:val="000000" w:themeColor="text1"/>
          </w:rPr>
          <w:t>6).</w:t>
        </w:r>
      </w:ins>
    </w:p>
  </w:footnote>
  <w:footnote w:id="794">
    <w:p w14:paraId="304AA245" w14:textId="4B512EA5" w:rsidR="006E1CB3" w:rsidRPr="005B3E31" w:rsidRDefault="006E1CB3" w:rsidP="003D74D8">
      <w:pPr>
        <w:pStyle w:val="FootnoteText"/>
        <w:spacing w:line="480" w:lineRule="auto"/>
        <w:rPr>
          <w:ins w:id="201852" w:author="Claude" w:date="2026-09-27T12:00:00Z"/>
          <w:color w:val="000000" w:themeColor="text1"/>
        </w:rPr>
      </w:pPr>
      <w:ins w:id="201839" w:author="Claude" w:date="2026-09-27T12:00:00Z">
        <w:r>
          <w:rPr>
            <w:rStyle w:val="FootnoteReference"/>
            <w:color w:val="000000" w:themeColor="text1"/>
          </w:rPr>
          <w:footnoteRef/>
        </w:r>
      </w:ins>
      <w:ins w:id="201840" w:author="Claude" w:date="2026-09-27T12:00:00Z">
        <w:r>
          <w:rPr>
            <w:color w:val="000000" w:themeColor="text1"/>
          </w:rPr>
          <w:t xml:space="preserve"> </w:t>
        </w:r>
      </w:ins>
      <w:ins w:id="201841" w:author="Claude" w:date="2026-09-27T12:00:00Z">
        <w:r>
          <w:rPr>
            <w:smallCaps/>
            <w:color w:val="000000" w:themeColor="text1"/>
          </w:rPr>
          <w:t>Lanni</w:t>
        </w:r>
      </w:ins>
      <w:ins w:id="201842" w:author="Claude" w:date="2026-09-27T12:00:00Z">
        <w:r>
          <w:rPr>
            <w:color w:val="000000" w:themeColor="text1"/>
          </w:rPr>
          <w:t xml:space="preserve">, </w:t>
        </w:r>
      </w:ins>
      <w:ins w:id="201843" w:author="Claude" w:date="2026-09-27T12:00:00Z">
        <w:r>
          <w:rPr>
            <w:i/>
            <w:iCs/>
            <w:color w:val="000000" w:themeColor="text1"/>
          </w:rPr>
          <w:t>supra</w:t>
        </w:r>
      </w:ins>
      <w:ins w:id="201844" w:author="Claude" w:date="2026-09-27T12:00:00Z">
        <w:r>
          <w:rPr>
            <w:color w:val="000000" w:themeColor="text1"/>
          </w:rPr>
          <w:t xml:space="preserve"> note </w:t>
        </w:r>
      </w:ins>
      <w:ins w:id="201845" w:author="Claude" w:date="2026-09-27T12:00:00Z">
        <w:r>
          <w:rPr>
            <w:color w:val="000000" w:themeColor="text1"/>
          </w:rPr>
          <w:fldChar w:fldCharType="begin"/>
        </w:r>
      </w:ins>
      <w:ins w:id="201846" w:author="Claude" w:date="2026-09-27T12:00:00Z">
        <w:r>
          <w:rPr>
            <w:color w:val="000000" w:themeColor="text1"/>
          </w:rPr>
          <w:instrText xml:space="preserve"> NOTEREF _Ref221994504 \h  \* MERGEFORMAT </w:instrText>
        </w:r>
      </w:ins>
      <w:ins w:id="201847" w:author="Claude" w:date="2026-09-27T12:00:00Z">
        <w:r>
          <w:rPr>
            <w:color w:val="000000" w:themeColor="text1"/>
          </w:rPr>
        </w:r>
      </w:ins>
      <w:ins w:id="201848" w:author="Claude" w:date="2026-09-27T12:00:00Z">
        <w:r>
          <w:rPr>
            <w:color w:val="000000" w:themeColor="text1"/>
          </w:rPr>
          <w:fldChar w:fldCharType="separate"/>
        </w:r>
      </w:ins>
      <w:ins w:id="201849" w:author="Claude" w:date="2026-09-27T12:00:00Z">
        <w:r>
          <w:rPr>
            <w:color w:val="000000" w:themeColor="text1"/>
          </w:rPr>
          <w:t>24</w:t>
        </w:r>
      </w:ins>
      <w:ins w:id="201850" w:author="Claude" w:date="2026-09-27T12:00:00Z">
        <w:r>
          <w:rPr>
            <w:color w:val="000000" w:themeColor="text1"/>
          </w:rPr>
          <w:fldChar w:fldCharType="end"/>
        </w:r>
      </w:ins>
      <w:ins w:id="201851" w:author="Claude" w:date="2026-09-27T12:00:00Z">
        <w:r>
          <w:rPr>
            <w:color w:val="000000" w:themeColor="text1"/>
          </w:rPr>
          <w:t xml:space="preserve">, at 129, 134–35. </w:t>
        </w:r>
      </w:ins>
    </w:p>
  </w:footnote>
  <w:footnote w:id="795">
    <w:p w14:paraId="3A3FF22E" w14:textId="6EFE4B82" w:rsidR="006E1CB3" w:rsidRPr="005B3E31" w:rsidRDefault="006E1CB3" w:rsidP="003D74D8">
      <w:pPr>
        <w:pStyle w:val="FootnoteText"/>
        <w:spacing w:line="480" w:lineRule="auto"/>
        <w:rPr>
          <w:ins w:id="201858" w:author="Claude" w:date="2026-09-27T12:00:00Z"/>
          <w:color w:val="000000" w:themeColor="text1"/>
        </w:rPr>
      </w:pPr>
      <w:ins w:id="201853" w:author="Claude" w:date="2026-09-27T12:00:00Z">
        <w:r>
          <w:rPr>
            <w:rStyle w:val="FootnoteReference"/>
            <w:color w:val="000000" w:themeColor="text1"/>
          </w:rPr>
          <w:footnoteRef/>
        </w:r>
      </w:ins>
      <w:ins w:id="201854" w:author="Claude" w:date="2026-09-27T12:00:00Z">
        <w:r>
          <w:rPr>
            <w:color w:val="000000" w:themeColor="text1"/>
          </w:rPr>
          <w:t xml:space="preserve"> </w:t>
        </w:r>
      </w:ins>
      <w:ins w:id="201855" w:author="Claude" w:date="2026-09-27T12:00:00Z">
        <w:r>
          <w:rPr>
            <w:i/>
            <w:iCs/>
            <w:color w:val="000000" w:themeColor="text1"/>
          </w:rPr>
          <w:t>Id.</w:t>
        </w:r>
      </w:ins>
      <w:ins w:id="201856" w:author="Claude" w:date="2026-09-27T12:00:00Z">
        <w:r>
          <w:rPr>
            <w:smallCaps/>
            <w:color w:val="000000" w:themeColor="text1"/>
          </w:rPr>
          <w:t xml:space="preserve"> </w:t>
        </w:r>
      </w:ins>
      <w:ins w:id="201857" w:author="Claude" w:date="2026-09-27T12:00:00Z">
        <w:r>
          <w:rPr>
            <w:color w:val="000000" w:themeColor="text1"/>
          </w:rPr>
          <w:t>at 142–43.</w:t>
        </w:r>
      </w:ins>
    </w:p>
  </w:footnote>
  <w:footnote w:id="796">
    <w:p w14:paraId="423AA2A1" w14:textId="05F841CF" w:rsidR="006E1CB3" w:rsidRPr="005B3E31" w:rsidRDefault="006E1CB3" w:rsidP="003D74D8">
      <w:pPr>
        <w:pStyle w:val="FootnoteText"/>
        <w:spacing w:line="480" w:lineRule="auto"/>
        <w:rPr>
          <w:ins w:id="201863" w:author="Claude" w:date="2026-09-27T12:00:00Z"/>
          <w:color w:val="000000" w:themeColor="text1"/>
        </w:rPr>
      </w:pPr>
      <w:ins w:id="201859" w:author="Claude" w:date="2026-09-27T12:00:00Z">
        <w:r>
          <w:rPr>
            <w:rStyle w:val="FootnoteReference"/>
            <w:color w:val="000000" w:themeColor="text1"/>
          </w:rPr>
          <w:footnoteRef/>
        </w:r>
      </w:ins>
      <w:ins w:id="201860" w:author="Claude" w:date="2026-09-27T12:00:00Z">
        <w:r>
          <w:rPr>
            <w:color w:val="000000" w:themeColor="text1"/>
          </w:rPr>
          <w:t xml:space="preserve"> </w:t>
        </w:r>
      </w:ins>
      <w:ins w:id="201861" w:author="Claude" w:date="2026-09-27T12:00:00Z">
        <w:r>
          <w:rPr>
            <w:smallCaps/>
            <w:color w:val="000000" w:themeColor="text1"/>
          </w:rPr>
          <w:t>Robin Osborne, Use and Abuse of Law in the Athenian Courts</w:t>
        </w:r>
      </w:ins>
      <w:ins w:id="201862" w:author="Claude" w:date="2026-09-27T12:00:00Z">
        <w:r>
          <w:rPr>
            <w:color w:val="000000" w:themeColor="text1"/>
          </w:rPr>
          <w:t xml:space="preserve"> 38, 81 (Brill 2018).</w:t>
        </w:r>
      </w:ins>
    </w:p>
  </w:footnote>
  <w:footnote w:id="797">
    <w:p w14:paraId="5247A477" w14:textId="77777777" w:rsidR="007219E6" w:rsidRPr="005B3E31" w:rsidRDefault="00000000" w:rsidP="003D74D8">
      <w:pPr>
        <w:pStyle w:val="FootnoteText"/>
        <w:spacing w:line="480" w:lineRule="auto"/>
        <w:rPr>
          <w:ins w:id="201882" w:author="Claude" w:date="2026-09-27T12:00:00Z"/>
          <w:color w:val="000000" w:themeColor="text1"/>
        </w:rPr>
      </w:pPr>
      <w:ins w:id="201876" w:author="Claude" w:date="2026-09-27T12:00:00Z">
        <w:r>
          <w:rPr>
            <w:rStyle w:val="FootnoteReference"/>
            <w:color w:val="000000" w:themeColor="text1"/>
          </w:rPr>
          <w:footnoteRef/>
        </w:r>
      </w:ins>
      <w:ins w:id="201877" w:author="Claude" w:date="2026-09-27T12:00:00Z">
        <w:r>
          <w:rPr>
            <w:color w:val="000000" w:themeColor="text1"/>
          </w:rPr>
          <w:t xml:space="preserve"> </w:t>
        </w:r>
      </w:ins>
      <w:ins w:id="201878" w:author="Claude" w:date="2026-09-27T12:00:00Z">
        <w:r>
          <w:rPr>
            <w:i/>
            <w:iCs/>
            <w:color w:val="000000" w:themeColor="text1"/>
          </w:rPr>
          <w:t>See infra</w:t>
        </w:r>
      </w:ins>
      <w:ins w:id="201879" w:author="Claude" w:date="2026-09-27T12:00:00Z">
        <w:r>
          <w:rPr>
            <w:color w:val="000000" w:themeColor="text1"/>
          </w:rPr>
          <w:t xml:space="preserve"> Section V; </w:t>
        </w:r>
      </w:ins>
      <w:ins w:id="201880" w:author="Claude" w:date="2026-09-27T12:00:00Z">
        <w:r>
          <w:rPr>
            <w:i/>
            <w:iCs/>
            <w:color w:val="000000" w:themeColor="text1"/>
          </w:rPr>
          <w:t>see infra</w:t>
        </w:r>
      </w:ins>
      <w:ins w:id="201881" w:author="Claude" w:date="2026-09-27T12:00:00Z">
        <w:r>
          <w:rPr>
            <w:color w:val="000000" w:themeColor="text1"/>
          </w:rPr>
          <w:t xml:space="preserve"> Section V.F.</w:t>
        </w:r>
      </w:ins>
    </w:p>
  </w:footnote>
  <w:footnote w:id="798">
    <w:p w14:paraId="18B4691A" w14:textId="744693C2" w:rsidR="00254412" w:rsidRPr="005B3E31" w:rsidRDefault="00254412" w:rsidP="003D74D8">
      <w:pPr>
        <w:pStyle w:val="FootnoteText"/>
        <w:spacing w:line="480" w:lineRule="auto"/>
        <w:rPr>
          <w:ins w:id="201898" w:author="Claude" w:date="2026-09-27T12:00:00Z"/>
          <w:color w:val="000000" w:themeColor="text1"/>
        </w:rPr>
      </w:pPr>
      <w:ins w:id="201883" w:author="Claude" w:date="2026-09-27T12:00:00Z">
        <w:r>
          <w:rPr>
            <w:rStyle w:val="FootnoteReference"/>
            <w:color w:val="000000" w:themeColor="text1"/>
          </w:rPr>
          <w:footnoteRef/>
        </w:r>
      </w:ins>
      <w:ins w:id="201884" w:author="Claude" w:date="2026-09-27T12:00:00Z">
        <w:r>
          <w:rPr>
            <w:smallCaps/>
            <w:color w:val="000000" w:themeColor="text1"/>
          </w:rPr>
          <w:t>Pirie</w:t>
        </w:r>
      </w:ins>
      <w:ins w:id="201885" w:author="Claude" w:date="2026-09-27T12:00:00Z">
        <w:r>
          <w:rPr>
            <w:color w:val="000000" w:themeColor="text1"/>
          </w:rPr>
          <w:t xml:space="preserve">, </w:t>
        </w:r>
      </w:ins>
      <w:ins w:id="201886" w:author="Claude" w:date="2026-09-27T12:00:00Z">
        <w:r>
          <w:rPr>
            <w:i/>
            <w:iCs/>
            <w:color w:val="000000" w:themeColor="text1"/>
          </w:rPr>
          <w:t>supra</w:t>
        </w:r>
      </w:ins>
      <w:ins w:id="201887" w:author="Claude" w:date="2026-09-27T12:00:00Z">
        <w:r>
          <w:rPr>
            <w:color w:val="000000" w:themeColor="text1"/>
          </w:rPr>
          <w:t xml:space="preserve"> note </w:t>
        </w:r>
      </w:ins>
      <w:ins w:id="201888" w:author="Claude" w:date="2026-09-27T12:00:00Z">
        <w:r>
          <w:rPr>
            <w:color w:val="000000" w:themeColor="text1"/>
          </w:rPr>
          <w:fldChar w:fldCharType="begin"/>
        </w:r>
      </w:ins>
      <w:ins w:id="201889" w:author="Claude" w:date="2026-09-27T12:00:00Z">
        <w:r>
          <w:rPr>
            <w:color w:val="000000" w:themeColor="text1"/>
          </w:rPr>
          <w:instrText xml:space="preserve"> NOTEREF _Ref221994663 \h  \* MERGEFORMAT </w:instrText>
        </w:r>
      </w:ins>
      <w:ins w:id="201890" w:author="Claude" w:date="2026-09-27T12:00:00Z">
        <w:r>
          <w:rPr>
            <w:color w:val="000000" w:themeColor="text1"/>
          </w:rPr>
        </w:r>
      </w:ins>
      <w:ins w:id="201891" w:author="Claude" w:date="2026-09-27T12:00:00Z">
        <w:r>
          <w:rPr>
            <w:color w:val="000000" w:themeColor="text1"/>
          </w:rPr>
          <w:fldChar w:fldCharType="separate"/>
        </w:r>
      </w:ins>
      <w:ins w:id="201892" w:author="Claude" w:date="2026-09-27T12:00:00Z">
        <w:r>
          <w:rPr>
            <w:color w:val="000000" w:themeColor="text1"/>
          </w:rPr>
          <w:t>21</w:t>
        </w:r>
      </w:ins>
      <w:ins w:id="201893" w:author="Claude" w:date="2026-09-27T12:00:00Z">
        <w:r>
          <w:rPr>
            <w:color w:val="000000" w:themeColor="text1"/>
          </w:rPr>
          <w:fldChar w:fldCharType="end"/>
        </w:r>
      </w:ins>
      <w:ins w:id="201894" w:author="Claude" w:date="2026-09-27T12:00:00Z">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Arthashastra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ins>
      <w:ins w:id="201895" w:author="Claude" w:date="2026-09-27T12:00:00Z">
        <w:r>
          <w:rPr>
            <w:smallCaps/>
            <w:color w:val="000000" w:themeColor="text1"/>
          </w:rPr>
          <w:t xml:space="preserve">John Maxcy Zane, </w:t>
        </w:r>
      </w:ins>
      <w:ins w:id="201896" w:author="Claude" w:date="2026-09-27T12:00:00Z">
        <w:r>
          <w:rPr>
            <w:i/>
            <w:iCs/>
            <w:smallCaps/>
            <w:color w:val="000000" w:themeColor="text1"/>
          </w:rPr>
          <w:t>The Story of Law</w:t>
        </w:r>
      </w:ins>
      <w:ins w:id="201897" w:author="Claude" w:date="2026-09-27T12:00:00Z">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litigant could do was to hire some orator to write out a speech for him to deliver.” The underlying philosophy was that “the laws, if put into writing, became the aid and possession of the many. With written laws, the humblest in the state is sure of equal justice with the great.”).</w:t>
        </w:r>
      </w:ins>
    </w:p>
  </w:footnote>
  <w:footnote w:id="799">
    <w:p w14:paraId="616E11D5" w14:textId="7352A697" w:rsidR="007219E6" w:rsidRPr="005B3E31" w:rsidRDefault="00000000" w:rsidP="003D74D8">
      <w:pPr>
        <w:pStyle w:val="FootnoteText"/>
        <w:spacing w:line="480" w:lineRule="auto"/>
        <w:rPr>
          <w:ins w:id="201903" w:author="Claude" w:date="2026-09-27T12:00:00Z"/>
          <w:color w:val="000000" w:themeColor="text1"/>
        </w:rPr>
      </w:pPr>
      <w:ins w:id="201899" w:author="Claude" w:date="2026-09-27T12:00:00Z">
        <w:r>
          <w:rPr>
            <w:rStyle w:val="FootnoteReference"/>
            <w:color w:val="000000" w:themeColor="text1"/>
          </w:rPr>
          <w:footnoteRef/>
        </w:r>
      </w:ins>
      <w:ins w:id="201900" w:author="Claude" w:date="2026-09-27T12:00:00Z">
        <w:r>
          <w:rPr>
            <w:color w:val="000000" w:themeColor="text1"/>
          </w:rPr>
          <w:t xml:space="preserve"> </w:t>
        </w:r>
      </w:ins>
      <w:ins w:id="201901" w:author="Claude" w:date="2026-09-27T12:00:00Z">
        <w:r>
          <w:rPr>
            <w:i/>
            <w:iCs/>
            <w:color w:val="000000" w:themeColor="text1"/>
          </w:rPr>
          <w:t>See infra</w:t>
        </w:r>
      </w:ins>
      <w:ins w:id="201902" w:author="Claude" w:date="2026-09-27T12:00:00Z">
        <w:r>
          <w:rPr>
            <w:color w:val="000000" w:themeColor="text1"/>
          </w:rPr>
          <w:t xml:space="preserve"> notes 34, 41, 43 and accompanying text.</w:t>
        </w:r>
      </w:ins>
    </w:p>
  </w:footnote>
  <w:footnote w:id="800">
    <w:p w14:paraId="420D0346" w14:textId="44CDEF82" w:rsidR="000F5FFF" w:rsidRPr="005B3E31" w:rsidRDefault="000F5FFF" w:rsidP="003D74D8">
      <w:pPr>
        <w:pStyle w:val="FootnoteText"/>
        <w:spacing w:line="480" w:lineRule="auto"/>
        <w:rPr>
          <w:ins w:id="201916" w:author="Claude" w:date="2026-09-27T12:00:00Z"/>
          <w:color w:val="000000" w:themeColor="text1"/>
        </w:rPr>
      </w:pPr>
      <w:ins w:id="201912" w:author="Claude" w:date="2026-09-27T12:00:00Z">
        <w:r>
          <w:rPr>
            <w:rStyle w:val="FootnoteReference"/>
            <w:color w:val="000000" w:themeColor="text1"/>
          </w:rPr>
          <w:footnoteRef/>
        </w:r>
      </w:ins>
      <w:ins w:id="201913" w:author="Claude" w:date="2026-09-27T12:00:00Z">
        <w:r>
          <w:rPr>
            <w:color w:val="000000" w:themeColor="text1"/>
          </w:rPr>
          <w:t xml:space="preserve"> </w:t>
        </w:r>
      </w:ins>
      <w:ins w:id="201914" w:author="Claude" w:date="2026-09-27T12:00:00Z">
        <w:r>
          <w:rPr>
            <w:smallCaps/>
            <w:color w:val="000000" w:themeColor="text1"/>
          </w:rPr>
          <w:t>James A. Brundage, The Medieval Origins of the Legal Profession</w:t>
        </w:r>
      </w:ins>
      <w:ins w:id="201915" w:author="Claude" w:date="2026-09-27T12:00:00Z">
        <w:r>
          <w:rPr>
            <w:color w:val="000000" w:themeColor="text1"/>
          </w:rPr>
          <w:t xml:space="preserve"> 28 (Univ. of Chicago Press 2008).</w:t>
        </w:r>
      </w:ins>
    </w:p>
  </w:footnote>
  <w:footnote w:id="801">
    <w:p w14:paraId="084379F6" w14:textId="77777777" w:rsidR="000F5FFF" w:rsidRPr="005B3E31" w:rsidRDefault="000F5FFF" w:rsidP="003D74D8">
      <w:pPr>
        <w:pStyle w:val="FootnoteText"/>
        <w:spacing w:line="480" w:lineRule="auto"/>
        <w:rPr>
          <w:ins w:id="201921" w:author="Claude" w:date="2026-09-27T12:00:00Z"/>
        </w:rPr>
      </w:pPr>
      <w:ins w:id="201917" w:author="Claude" w:date="2026-09-27T12:00:00Z">
        <w:r>
          <w:rPr>
            <w:rStyle w:val="FootnoteReference"/>
          </w:rPr>
          <w:footnoteRef/>
        </w:r>
      </w:ins>
      <w:ins w:id="201918" w:author="Claude" w:date="2026-09-27T12:00:00Z">
        <w:r>
          <w:t xml:space="preserve"> </w:t>
        </w:r>
      </w:ins>
      <w:ins w:id="201919" w:author="Claude" w:date="2026-09-27T12:00:00Z">
        <w:r>
          <w:rPr>
            <w:i/>
            <w:iCs/>
          </w:rPr>
          <w:t>Id.</w:t>
        </w:r>
      </w:ins>
      <w:ins w:id="201920" w:author="Claude" w:date="2026-09-27T12:00:00Z">
        <w:r>
          <w:t xml:space="preserve"> at 28. </w:t>
        </w:r>
      </w:ins>
    </w:p>
  </w:footnote>
  <w:footnote w:id="802">
    <w:p w14:paraId="1FAA8A91" w14:textId="2B6A236C" w:rsidR="000F5FFF" w:rsidRPr="005B3E31" w:rsidRDefault="000F5FFF" w:rsidP="003D74D8">
      <w:pPr>
        <w:pStyle w:val="FootnoteText"/>
        <w:spacing w:line="480" w:lineRule="auto"/>
        <w:rPr>
          <w:ins w:id="201926" w:author="Claude" w:date="2026-09-27T12:00:00Z"/>
          <w:color w:val="000000" w:themeColor="text1"/>
        </w:rPr>
      </w:pPr>
      <w:ins w:id="201922" w:author="Claude" w:date="2026-09-27T12:00:00Z">
        <w:r>
          <w:rPr>
            <w:rStyle w:val="FootnoteReference"/>
            <w:color w:val="000000" w:themeColor="text1"/>
          </w:rPr>
          <w:footnoteRef/>
        </w:r>
      </w:ins>
      <w:ins w:id="201923" w:author="Claude" w:date="2026-09-27T12:00:00Z">
        <w:r>
          <w:rPr>
            <w:color w:val="000000" w:themeColor="text1"/>
          </w:rPr>
          <w:t xml:space="preserve"> </w:t>
        </w:r>
      </w:ins>
      <w:ins w:id="201924" w:author="Claude" w:date="2026-09-27T12:00:00Z">
        <w:r>
          <w:rPr>
            <w:i/>
            <w:iCs/>
            <w:color w:val="000000" w:themeColor="text1"/>
          </w:rPr>
          <w:t>Id.</w:t>
        </w:r>
      </w:ins>
      <w:ins w:id="201925" w:author="Claude" w:date="2026-09-27T12:00:00Z">
        <w:r>
          <w:rPr>
            <w:color w:val="000000" w:themeColor="text1"/>
          </w:rPr>
          <w:t xml:space="preserve"> at 444.</w:t>
        </w:r>
      </w:ins>
    </w:p>
  </w:footnote>
  <w:footnote w:id="803">
    <w:p w14:paraId="5C30CE41" w14:textId="13D85DD5" w:rsidR="00254412" w:rsidRPr="005B3E31" w:rsidRDefault="00254412" w:rsidP="003D74D8">
      <w:pPr>
        <w:pStyle w:val="FootnoteText"/>
        <w:spacing w:line="480" w:lineRule="auto"/>
        <w:rPr>
          <w:ins w:id="201940" w:author="Claude" w:date="2026-09-27T12:00:00Z"/>
          <w:color w:val="000000" w:themeColor="text1"/>
        </w:rPr>
      </w:pPr>
      <w:ins w:id="201934" w:author="Claude" w:date="2026-09-27T12:00:00Z">
        <w:r>
          <w:rPr>
            <w:rStyle w:val="FootnoteReference"/>
            <w:color w:val="000000" w:themeColor="text1"/>
          </w:rPr>
          <w:footnoteRef/>
        </w:r>
      </w:ins>
      <w:ins w:id="201935" w:author="Claude" w:date="2026-09-27T12:00:00Z">
        <w:r>
          <w:rPr>
            <w:color w:val="000000" w:themeColor="text1"/>
          </w:rPr>
          <w:t xml:space="preserve"> Leonard S. Goodman, </w:t>
        </w:r>
      </w:ins>
      <w:ins w:id="201936" w:author="Claude" w:date="2026-09-27T12:00:00Z">
        <w:r>
          <w:rPr>
            <w:i/>
            <w:iCs/>
            <w:color w:val="000000" w:themeColor="text1"/>
          </w:rPr>
          <w:t>The Historic Role of the Oath of Admission</w:t>
        </w:r>
      </w:ins>
      <w:ins w:id="201937" w:author="Claude" w:date="2026-09-27T12:00:00Z">
        <w:r>
          <w:rPr>
            <w:color w:val="000000" w:themeColor="text1"/>
          </w:rPr>
          <w:t xml:space="preserve">, 11 </w:t>
        </w:r>
      </w:ins>
      <w:ins w:id="201938" w:author="Claude" w:date="2026-09-27T12:00:00Z">
        <w:r>
          <w:rPr>
            <w:smallCaps/>
            <w:color w:val="000000" w:themeColor="text1"/>
          </w:rPr>
          <w:t>Am. J. Legal Hist</w:t>
        </w:r>
      </w:ins>
      <w:ins w:id="201939" w:author="Claude" w:date="2026-09-27T12:00:00Z">
        <w:r>
          <w:rPr>
            <w:color w:val="000000" w:themeColor="text1"/>
          </w:rPr>
          <w:t>. 404, 409, 411 (1967).</w:t>
        </w:r>
      </w:ins>
    </w:p>
  </w:footnote>
  <w:footnote w:id="804">
    <w:p w14:paraId="0001000C" w14:textId="77777777" w:rsidR="007219E6" w:rsidRPr="005B3E31" w:rsidRDefault="00000000" w:rsidP="003D74D8">
      <w:pPr>
        <w:pStyle w:val="FootnoteText"/>
        <w:spacing w:line="480" w:lineRule="auto"/>
        <w:rPr>
          <w:ins w:id="201945" w:author="Claude" w:date="2026-09-27T12:00:00Z"/>
          <w:color w:val="000000" w:themeColor="text1"/>
        </w:rPr>
      </w:pPr>
      <w:ins w:id="201941" w:author="Claude" w:date="2026-09-27T12:00:00Z">
        <w:r>
          <w:rPr>
            <w:rStyle w:val="FootnoteReference"/>
            <w:color w:val="000000" w:themeColor="text1"/>
          </w:rPr>
          <w:footnoteRef/>
        </w:r>
      </w:ins>
      <w:ins w:id="201942" w:author="Claude" w:date="2026-09-27T12:00:00Z">
        <w:r>
          <w:rPr>
            <w:color w:val="000000" w:themeColor="text1"/>
          </w:rPr>
          <w:t xml:space="preserve"> </w:t>
        </w:r>
      </w:ins>
      <w:ins w:id="201943" w:author="Claude" w:date="2026-09-27T12:00:00Z">
        <w:r>
          <w:rPr>
            <w:i/>
            <w:iCs/>
            <w:color w:val="000000" w:themeColor="text1"/>
          </w:rPr>
          <w:t>See infra</w:t>
        </w:r>
      </w:ins>
      <w:ins w:id="201944" w:author="Claude" w:date="2026-09-27T12:00:00Z">
        <w:r>
          <w:rPr>
            <w:color w:val="000000" w:themeColor="text1"/>
          </w:rPr>
          <w:t xml:space="preserve"> Section V.</w:t>
        </w:r>
      </w:ins>
    </w:p>
  </w:footnote>
  <w:footnote w:id="805">
    <w:p w14:paraId="57657C36" w14:textId="378D3855" w:rsidR="00254412" w:rsidRPr="005B3E31" w:rsidRDefault="00254412" w:rsidP="003D74D8">
      <w:pPr>
        <w:pStyle w:val="FootnoteText"/>
        <w:spacing w:line="480" w:lineRule="auto"/>
        <w:rPr>
          <w:ins w:id="201974" w:author="Claude" w:date="2026-09-27T12:00:00Z"/>
          <w:color w:val="000000" w:themeColor="text1"/>
        </w:rPr>
      </w:pPr>
      <w:ins w:id="201951" w:author="Claude" w:date="2026-09-27T12:00:00Z">
        <w:r>
          <w:rPr>
            <w:rStyle w:val="FootnoteReference"/>
            <w:color w:val="000000" w:themeColor="text1"/>
          </w:rPr>
          <w:footnoteRef/>
        </w:r>
      </w:ins>
      <w:ins w:id="201952" w:author="Claude" w:date="2026-09-27T12:00:00Z">
        <w:r>
          <w:rPr>
            <w:color w:val="000000" w:themeColor="text1"/>
          </w:rPr>
          <w:t xml:space="preserve"> </w:t>
        </w:r>
      </w:ins>
      <w:ins w:id="201953" w:author="Claude" w:date="2026-09-27T12:00:00Z">
        <w:r>
          <w:rPr>
            <w:smallCaps/>
            <w:color w:val="000000" w:themeColor="text1"/>
          </w:rPr>
          <w:t>Fernanda Pirie</w:t>
        </w:r>
      </w:ins>
      <w:ins w:id="201954" w:author="Claude" w:date="2026-09-27T12:00:00Z">
        <w:r>
          <w:rPr>
            <w:i/>
            <w:smallCaps/>
            <w:color w:val="000000" w:themeColor="text1"/>
          </w:rPr>
          <w:t xml:space="preserve">, </w:t>
        </w:r>
      </w:ins>
      <w:ins w:id="201955" w:author="Claude" w:date="2026-09-27T12:00:00Z">
        <w:r>
          <w:rPr>
            <w:iCs/>
            <w:smallCaps/>
            <w:color w:val="000000" w:themeColor="text1"/>
          </w:rPr>
          <w:t>The Anthropology of Law</w:t>
        </w:r>
      </w:ins>
      <w:ins w:id="201956" w:author="Claude" w:date="2026-09-27T12:00:00Z">
        <w:r>
          <w:rPr>
            <w:iCs/>
            <w:color w:val="000000" w:themeColor="text1"/>
          </w:rPr>
          <w:t xml:space="preserve"> 143 (2013); Comaroff &amp; Roberts, infra note 382, at 108</w:t>
        </w:r>
      </w:ins>
      <w:ins w:id="201957" w:author="Claude" w:date="2026-09-27T12:00:00Z">
        <w:r>
          <w:rPr>
            <w:color w:val="000000" w:themeColor="text1"/>
          </w:rPr>
          <w:fldChar w:fldCharType="begin"/>
        </w:r>
      </w:ins>
      <w:ins w:id="201958" w:author="Claude" w:date="2026-09-27T12:00:00Z">
        <w:r>
          <w:rPr>
            <w:color w:val="000000" w:themeColor="text1"/>
          </w:rPr>
          <w:instrText xml:space="preserve"> NOTEREF _Ref218967994 \h  \* MERGEFORMAT </w:instrText>
        </w:r>
      </w:ins>
      <w:ins w:id="201959" w:author="Claude" w:date="2026-09-27T12:00:00Z">
        <w:r>
          <w:rPr>
            <w:color w:val="000000" w:themeColor="text1"/>
          </w:rPr>
        </w:r>
      </w:ins>
      <w:ins w:id="201960" w:author="Claude" w:date="2026-09-27T12:00:00Z">
        <w:r>
          <w:rPr>
            <w:color w:val="000000" w:themeColor="text1"/>
          </w:rPr>
          <w:fldChar w:fldCharType="separate"/>
        </w:r>
      </w:ins>
      <w:ins w:id="201961" w:author="Claude" w:date="2026-09-27T12:00:00Z">
        <w:r>
          <w:rPr>
            <w:color w:val="000000" w:themeColor="text1"/>
          </w:rPr>
          <w:fldChar w:fldCharType="end"/>
        </w:r>
      </w:ins>
      <w:ins w:id="201962" w:author="Claude" w:date="2026-09-27T12:00:00Z">
        <w:r>
          <w:rPr>
            <w:color w:val="000000" w:themeColor="text1"/>
          </w:rPr>
          <w:t xml:space="preserve">; </w:t>
        </w:r>
      </w:ins>
      <w:ins w:id="201963" w:author="Claude" w:date="2026-09-27T12:00:00Z">
        <w:r>
          <w:rPr>
            <w:smallCaps/>
            <w:color w:val="000000" w:themeColor="text1"/>
          </w:rPr>
          <w:t>Pirie</w:t>
        </w:r>
      </w:ins>
      <w:ins w:id="201964" w:author="Claude" w:date="2026-09-27T12:00:00Z">
        <w:r>
          <w:rPr>
            <w:color w:val="000000" w:themeColor="text1"/>
          </w:rPr>
          <w:t xml:space="preserve">, </w:t>
        </w:r>
      </w:ins>
      <w:ins w:id="201965" w:author="Claude" w:date="2026-09-27T12:00:00Z">
        <w:r>
          <w:rPr>
            <w:i/>
            <w:iCs/>
            <w:color w:val="000000" w:themeColor="text1"/>
          </w:rPr>
          <w:t>supra</w:t>
        </w:r>
      </w:ins>
      <w:ins w:id="201966" w:author="Claude" w:date="2026-09-27T12:00:00Z">
        <w:r>
          <w:rPr>
            <w:color w:val="000000" w:themeColor="text1"/>
          </w:rPr>
          <w:t xml:space="preserve"> note </w:t>
        </w:r>
      </w:ins>
      <w:ins w:id="201967" w:author="Claude" w:date="2026-09-27T12:00:00Z">
        <w:r>
          <w:rPr>
            <w:color w:val="000000" w:themeColor="text1"/>
          </w:rPr>
          <w:fldChar w:fldCharType="begin"/>
        </w:r>
      </w:ins>
      <w:ins w:id="201968" w:author="Claude" w:date="2026-09-27T12:00:00Z">
        <w:r>
          <w:rPr>
            <w:color w:val="000000" w:themeColor="text1"/>
          </w:rPr>
          <w:instrText xml:space="preserve"> NOTEREF _Ref221994663 \h  \* MERGEFORMAT </w:instrText>
        </w:r>
      </w:ins>
      <w:ins w:id="201969" w:author="Claude" w:date="2026-09-27T12:00:00Z">
        <w:r>
          <w:rPr>
            <w:color w:val="000000" w:themeColor="text1"/>
          </w:rPr>
        </w:r>
      </w:ins>
      <w:ins w:id="201970" w:author="Claude" w:date="2026-09-27T12:00:00Z">
        <w:r>
          <w:rPr>
            <w:color w:val="000000" w:themeColor="text1"/>
          </w:rPr>
          <w:fldChar w:fldCharType="separate"/>
        </w:r>
      </w:ins>
      <w:ins w:id="201971" w:author="Claude" w:date="2026-09-27T12:00:00Z">
        <w:r>
          <w:rPr>
            <w:color w:val="000000" w:themeColor="text1"/>
          </w:rPr>
          <w:t>21</w:t>
        </w:r>
      </w:ins>
      <w:ins w:id="201972" w:author="Claude" w:date="2026-09-27T12:00:00Z">
        <w:r>
          <w:rPr>
            <w:color w:val="000000" w:themeColor="text1"/>
          </w:rPr>
          <w:fldChar w:fldCharType="end"/>
        </w:r>
      </w:ins>
      <w:ins w:id="201973" w:author="Claude" w:date="2026-09-27T12:00:00Z">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ins>
    </w:p>
  </w:footnote>
  <w:footnote w:id="806">
    <w:p w14:paraId="1DEF1AAA" w14:textId="5734A523" w:rsidR="00EC1600" w:rsidRPr="005B3E31" w:rsidRDefault="00EC1600" w:rsidP="003D74D8">
      <w:pPr>
        <w:pStyle w:val="FootnoteText"/>
        <w:spacing w:line="480" w:lineRule="auto"/>
        <w:rPr>
          <w:ins w:id="201979" w:author="Claude" w:date="2026-09-27T12:00:00Z"/>
          <w:color w:val="000000" w:themeColor="text1"/>
        </w:rPr>
      </w:pPr>
      <w:ins w:id="201975" w:author="Claude" w:date="2026-09-27T12:00:00Z">
        <w:r>
          <w:rPr>
            <w:rStyle w:val="FootnoteReference"/>
            <w:color w:val="000000" w:themeColor="text1"/>
          </w:rPr>
          <w:footnoteRef/>
        </w:r>
      </w:ins>
      <w:ins w:id="201976" w:author="Claude" w:date="2026-09-27T12:00:00Z">
        <w:r>
          <w:rPr>
            <w:color w:val="000000" w:themeColor="text1"/>
          </w:rPr>
          <w:t xml:space="preserve"> McRitchue v. Zuckerverg</w:t>
        </w:r>
      </w:ins>
      <w:ins w:id="201977" w:author="Claude" w:date="2026-09-27T12:00:00Z">
        <w:r>
          <w:rPr>
            <w:smallCaps/>
            <w:color w:val="000000" w:themeColor="text1"/>
          </w:rPr>
          <w:t xml:space="preserve"> C.A. No. 2022-0890-jtl</w:t>
        </w:r>
      </w:ins>
      <w:ins w:id="201978" w:author="Claude" w:date="2026-09-27T12:00:00Z">
        <w:r>
          <w:rPr>
            <w:color w:val="000000" w:themeColor="text1"/>
          </w:rPr>
          <w:t xml:space="preserve">. </w:t>
        </w:r>
      </w:ins>
    </w:p>
  </w:footnote>
  <w:footnote w:id="807">
    <w:p w14:paraId="6B5B1355" w14:textId="77777777" w:rsidR="00254412" w:rsidRPr="005B3E31" w:rsidRDefault="00254412" w:rsidP="003D74D8">
      <w:pPr>
        <w:pStyle w:val="FootnoteText"/>
        <w:spacing w:line="480" w:lineRule="auto"/>
        <w:rPr>
          <w:ins w:id="201986" w:author="Claude" w:date="2026-09-27T12:00:00Z"/>
          <w:color w:val="000000" w:themeColor="text1"/>
        </w:rPr>
      </w:pPr>
      <w:ins w:id="201980" w:author="Claude" w:date="2026-09-27T12:00:00Z">
        <w:r>
          <w:rPr>
            <w:rStyle w:val="FootnoteReference"/>
            <w:color w:val="000000" w:themeColor="text1"/>
          </w:rPr>
          <w:footnoteRef/>
        </w:r>
      </w:ins>
      <w:ins w:id="201981" w:author="Claude" w:date="2026-09-27T12:00:00Z">
        <w:r>
          <w:rPr>
            <w:color w:val="000000" w:themeColor="text1"/>
          </w:rPr>
          <w:t xml:space="preserve"> Peter T. Leeson, </w:t>
        </w:r>
      </w:ins>
      <w:ins w:id="201982" w:author="Claude" w:date="2026-09-27T12:00:00Z">
        <w:r>
          <w:rPr>
            <w:i/>
            <w:iCs/>
            <w:color w:val="000000" w:themeColor="text1"/>
          </w:rPr>
          <w:t>Ordeals</w:t>
        </w:r>
      </w:ins>
      <w:ins w:id="201983" w:author="Claude" w:date="2026-09-27T12:00:00Z">
        <w:r>
          <w:rPr>
            <w:color w:val="000000" w:themeColor="text1"/>
          </w:rPr>
          <w:t xml:space="preserve">, 55 </w:t>
        </w:r>
      </w:ins>
      <w:ins w:id="201984" w:author="Claude" w:date="2026-09-27T12:00:00Z">
        <w:r>
          <w:rPr>
            <w:smallCaps/>
            <w:color w:val="000000" w:themeColor="text1"/>
          </w:rPr>
          <w:t>J.L. &amp; Econ</w:t>
        </w:r>
      </w:ins>
      <w:ins w:id="201985" w:author="Claude" w:date="2026-09-27T12:00:00Z">
        <w:r>
          <w:rPr>
            <w:color w:val="000000" w:themeColor="text1"/>
          </w:rPr>
          <w:t>. 1, 31 (2012).</w:t>
        </w:r>
      </w:ins>
    </w:p>
  </w:footnote>
  <w:footnote w:id="808">
    <w:p w14:paraId="20019D6A" w14:textId="3FB6D491" w:rsidR="00254412" w:rsidRPr="005B3E31" w:rsidRDefault="00254412" w:rsidP="003D74D8">
      <w:pPr>
        <w:pStyle w:val="FootnoteText"/>
        <w:spacing w:line="480" w:lineRule="auto"/>
        <w:rPr>
          <w:ins w:id="201991" w:author="Claude" w:date="2026-09-27T12:00:00Z"/>
          <w:color w:val="000000" w:themeColor="text1"/>
        </w:rPr>
      </w:pPr>
      <w:ins w:id="201987" w:author="Claude" w:date="2026-09-27T12:00:00Z">
        <w:r>
          <w:rPr>
            <w:rStyle w:val="FootnoteReference"/>
            <w:color w:val="000000" w:themeColor="text1"/>
          </w:rPr>
          <w:footnoteRef/>
        </w:r>
      </w:ins>
      <w:ins w:id="201988" w:author="Claude" w:date="2026-09-27T12:00:00Z">
        <w:r>
          <w:rPr>
            <w:color w:val="000000" w:themeColor="text1"/>
          </w:rPr>
          <w:t xml:space="preserve"> </w:t>
        </w:r>
      </w:ins>
      <w:ins w:id="201989" w:author="Claude" w:date="2026-09-27T12:00:00Z">
        <w:r>
          <w:rPr>
            <w:i/>
            <w:iCs/>
            <w:color w:val="000000" w:themeColor="text1"/>
          </w:rPr>
          <w:t>Pirie, supra note 21, ch. 11; Leeson, supra note 38, at 34</w:t>
        </w:r>
      </w:ins>
      <w:ins w:id="201990" w:author="Claude" w:date="2026-09-27T12:00:00Z">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ins>
    </w:p>
  </w:footnote>
  <w:footnote w:id="809">
    <w:p w14:paraId="7900B6CF" w14:textId="54C424E0" w:rsidR="00254412" w:rsidRPr="005B3E31" w:rsidRDefault="00254412" w:rsidP="003D74D8">
      <w:pPr>
        <w:pStyle w:val="FootnoteText"/>
        <w:spacing w:line="480" w:lineRule="auto"/>
        <w:rPr>
          <w:ins w:id="201998" w:author="Claude" w:date="2026-09-27T12:00:00Z"/>
          <w:color w:val="000000" w:themeColor="text1"/>
        </w:rPr>
      </w:pPr>
      <w:ins w:id="201992" w:author="Claude" w:date="2026-09-27T12:00:00Z">
        <w:r>
          <w:rPr>
            <w:rStyle w:val="FootnoteReference"/>
            <w:color w:val="000000" w:themeColor="text1"/>
          </w:rPr>
          <w:footnoteRef/>
        </w:r>
      </w:ins>
      <w:ins w:id="201993" w:author="Claude" w:date="2026-09-27T12:00:00Z">
        <w:r>
          <w:rPr>
            <w:color w:val="000000" w:themeColor="text1"/>
          </w:rPr>
          <w:t xml:space="preserve"> </w:t>
        </w:r>
      </w:ins>
      <w:ins w:id="201994" w:author="Claude" w:date="2026-09-27T12:00:00Z">
        <w:r>
          <w:rPr>
            <w:i/>
            <w:iCs/>
            <w:color w:val="000000" w:themeColor="text1"/>
          </w:rPr>
          <w:t>See</w:t>
        </w:r>
      </w:ins>
      <w:ins w:id="201995" w:author="Claude" w:date="2026-09-27T12:00:00Z">
        <w:r>
          <w:rPr>
            <w:color w:val="000000" w:themeColor="text1"/>
          </w:rPr>
          <w:t xml:space="preserve"> </w:t>
        </w:r>
      </w:ins>
      <w:ins w:id="201996" w:author="Claude" w:date="2026-09-27T12:00:00Z">
        <w:r>
          <w:rPr>
            <w:i/>
            <w:iCs/>
            <w:color w:val="000000" w:themeColor="text1"/>
          </w:rPr>
          <w:t>infra</w:t>
        </w:r>
      </w:ins>
      <w:ins w:id="201997" w:author="Claude" w:date="2026-09-27T12:00:00Z">
        <w:r>
          <w:rPr>
            <w:color w:val="000000" w:themeColor="text1"/>
          </w:rPr>
          <w:t xml:space="preserve"> Section V.</w:t>
        </w:r>
      </w:ins>
    </w:p>
  </w:footnote>
  <w:footnote w:id="810">
    <w:p w14:paraId="2B721218" w14:textId="160C624E" w:rsidR="00254412" w:rsidRPr="005B3E31" w:rsidRDefault="00254412" w:rsidP="003D74D8">
      <w:pPr>
        <w:pStyle w:val="FootnoteText"/>
        <w:spacing w:line="480" w:lineRule="auto"/>
        <w:rPr>
          <w:ins w:id="202005" w:author="Claude" w:date="2026-09-27T12:00:00Z"/>
          <w:color w:val="000000" w:themeColor="text1"/>
        </w:rPr>
      </w:pPr>
      <w:ins w:id="201999" w:author="Claude" w:date="2026-09-27T12:00:00Z">
        <w:r>
          <w:rPr>
            <w:rStyle w:val="FootnoteReference"/>
            <w:color w:val="000000" w:themeColor="text1"/>
          </w:rPr>
          <w:footnoteRef/>
        </w:r>
      </w:ins>
      <w:ins w:id="202000" w:author="Claude" w:date="2026-09-27T12:00:00Z">
        <w:r>
          <w:rPr>
            <w:color w:val="000000" w:themeColor="text1"/>
          </w:rPr>
          <w:t xml:space="preserve"> Carol R. Andrews, </w:t>
        </w:r>
      </w:ins>
      <w:ins w:id="202001" w:author="Claude" w:date="2026-09-27T12:00:00Z">
        <w:r>
          <w:rPr>
            <w:i/>
            <w:iCs/>
            <w:color w:val="000000" w:themeColor="text1"/>
          </w:rPr>
          <w:t>The Lawyer's Oath: Both Ancient and Modern</w:t>
        </w:r>
      </w:ins>
      <w:ins w:id="202002" w:author="Claude" w:date="2026-09-27T12:00:00Z">
        <w:r>
          <w:rPr>
            <w:color w:val="000000" w:themeColor="text1"/>
          </w:rPr>
          <w:t xml:space="preserve">, 22 </w:t>
        </w:r>
      </w:ins>
      <w:ins w:id="202003" w:author="Claude" w:date="2026-09-27T12:00:00Z">
        <w:r>
          <w:rPr>
            <w:smallCaps/>
            <w:color w:val="000000" w:themeColor="text1"/>
          </w:rPr>
          <w:t>Geo. J. Legal Ethics</w:t>
        </w:r>
      </w:ins>
      <w:ins w:id="202004" w:author="Claude" w:date="2026-09-27T12:00:00Z">
        <w:r>
          <w:rPr>
            <w:color w:val="000000" w:themeColor="text1"/>
          </w:rPr>
          <w:t xml:space="preserve"> 3, 4–5 (2009).</w:t>
        </w:r>
      </w:ins>
    </w:p>
  </w:footnote>
  <w:footnote w:id="811">
    <w:p w14:paraId="522CF5F7" w14:textId="34A9E4A1" w:rsidR="00254412" w:rsidRPr="005B3E31" w:rsidRDefault="00254412" w:rsidP="003D74D8">
      <w:pPr>
        <w:pStyle w:val="FootnoteText"/>
        <w:spacing w:line="480" w:lineRule="auto"/>
        <w:rPr>
          <w:ins w:id="202034" w:author="Claude" w:date="2026-09-27T12:00:00Z"/>
          <w:color w:val="000000" w:themeColor="text1"/>
        </w:rPr>
      </w:pPr>
      <w:ins w:id="202028" w:author="Claude" w:date="2026-09-27T12:00:00Z">
        <w:r>
          <w:rPr>
            <w:rStyle w:val="FootnoteReference"/>
            <w:color w:val="000000" w:themeColor="text1"/>
          </w:rPr>
          <w:footnoteRef/>
        </w:r>
      </w:ins>
      <w:ins w:id="202029" w:author="Claude" w:date="2026-09-27T12:00:00Z">
        <w:r>
          <w:rPr>
            <w:color w:val="000000" w:themeColor="text1"/>
          </w:rPr>
          <w:t xml:space="preserve"> MM. Coşgel, Thomas J. Miceli &amp; Emre Özer, </w:t>
        </w:r>
      </w:ins>
      <w:ins w:id="202030" w:author="Claude" w:date="2026-09-27T12:00:00Z">
        <w:r>
          <w:rPr>
            <w:i/>
            <w:iCs/>
            <w:color w:val="000000" w:themeColor="text1"/>
          </w:rPr>
          <w:t>Resolving Lawsuits with a Decisive Oath: An Economic Analysis</w:t>
        </w:r>
      </w:ins>
      <w:ins w:id="202031" w:author="Claude" w:date="2026-09-27T12:00:00Z">
        <w:r>
          <w:rPr>
            <w:color w:val="000000" w:themeColor="text1"/>
          </w:rPr>
          <w:t xml:space="preserve">, 226 </w:t>
        </w:r>
      </w:ins>
      <w:ins w:id="202032" w:author="Claude" w:date="2026-09-27T12:00:00Z">
        <w:r>
          <w:rPr>
            <w:smallCaps/>
            <w:color w:val="000000" w:themeColor="text1"/>
          </w:rPr>
          <w:t>J. Econ. Behav. &amp; Org</w:t>
        </w:r>
      </w:ins>
      <w:ins w:id="202033" w:author="Claude" w:date="2026-09-27T12:00:00Z">
        <w:r>
          <w:rPr>
            <w:color w:val="000000" w:themeColor="text1"/>
          </w:rPr>
          <w:t>. 106700, at 5–6 (2024).</w:t>
        </w:r>
      </w:ins>
    </w:p>
  </w:footnote>
  <w:footnote w:id="812">
    <w:p w14:paraId="21E4D701" w14:textId="6405A7A6" w:rsidR="00254412" w:rsidRPr="005B3E31" w:rsidRDefault="00254412" w:rsidP="003D74D8">
      <w:pPr>
        <w:spacing w:line="480" w:lineRule="auto"/>
        <w:rPr>
          <w:ins w:id="202041" w:author="Claude" w:date="2026-09-27T12:00:00Z"/>
          <w:color w:val="000000" w:themeColor="text1"/>
          <w:sz w:val="20"/>
          <w:szCs w:val="20"/>
        </w:rPr>
      </w:pPr>
      <w:ins w:id="202035" w:author="Claude" w:date="2026-09-27T12:00:00Z">
        <w:r>
          <w:rPr>
            <w:rStyle w:val="FootnoteReference"/>
            <w:color w:val="000000" w:themeColor="text1"/>
            <w:sz w:val="20"/>
            <w:szCs w:val="20"/>
          </w:rPr>
          <w:footnoteRef/>
        </w:r>
      </w:ins>
      <w:ins w:id="202036" w:author="Claude" w:date="2026-09-27T12:00:00Z">
        <w:r>
          <w:rPr>
            <w:color w:val="000000" w:themeColor="text1"/>
            <w:sz w:val="20"/>
            <w:szCs w:val="20"/>
          </w:rPr>
          <w:t xml:space="preserve"> Carol Rice Andrews, </w:t>
        </w:r>
      </w:ins>
      <w:ins w:id="202037" w:author="Claude" w:date="2026-09-27T12:00:00Z">
        <w:r>
          <w:rPr>
            <w:i/>
            <w:iCs/>
            <w:color w:val="000000" w:themeColor="text1"/>
            <w:sz w:val="20"/>
            <w:szCs w:val="20"/>
          </w:rPr>
          <w:t>The Lawyer’s Oath: Both Ancient and Modern</w:t>
        </w:r>
      </w:ins>
      <w:ins w:id="202038" w:author="Claude" w:date="2026-09-27T12:00:00Z">
        <w:r>
          <w:rPr>
            <w:color w:val="000000" w:themeColor="text1"/>
            <w:sz w:val="20"/>
            <w:szCs w:val="20"/>
          </w:rPr>
          <w:t xml:space="preserve">, 22 </w:t>
        </w:r>
      </w:ins>
      <w:ins w:id="202039" w:author="Claude" w:date="2026-09-27T12:00:00Z">
        <w:r>
          <w:rPr>
            <w:smallCaps/>
            <w:color w:val="000000" w:themeColor="text1"/>
            <w:sz w:val="20"/>
            <w:szCs w:val="20"/>
          </w:rPr>
          <w:t>Geo. J. Legal Ethics</w:t>
        </w:r>
      </w:ins>
      <w:ins w:id="202040" w:author="Claude" w:date="2026-09-27T12:00:00Z">
        <w:r>
          <w:rPr>
            <w:color w:val="000000" w:themeColor="text1"/>
            <w:sz w:val="20"/>
            <w:szCs w:val="20"/>
          </w:rPr>
          <w:t xml:space="preserve"> 3, 36 (2009).</w:t>
        </w:r>
      </w:ins>
    </w:p>
  </w:footnote>
  <w:footnote w:id="813">
    <w:p w14:paraId="631905C5" w14:textId="613A36E2" w:rsidR="00254412" w:rsidRPr="005B3E31" w:rsidRDefault="00254412" w:rsidP="003D74D8">
      <w:pPr>
        <w:spacing w:line="480" w:lineRule="auto"/>
        <w:rPr>
          <w:ins w:id="202048" w:author="Claude" w:date="2026-09-27T12:00:00Z"/>
          <w:color w:val="000000" w:themeColor="text1"/>
          <w:sz w:val="20"/>
          <w:szCs w:val="20"/>
        </w:rPr>
      </w:pPr>
      <w:ins w:id="202042" w:author="Claude" w:date="2026-09-27T12:00:00Z">
        <w:r>
          <w:rPr>
            <w:rStyle w:val="FootnoteReference"/>
            <w:color w:val="000000" w:themeColor="text1"/>
            <w:sz w:val="20"/>
            <w:szCs w:val="20"/>
          </w:rPr>
          <w:footnoteRef/>
        </w:r>
      </w:ins>
      <w:ins w:id="202043" w:author="Claude" w:date="2026-09-27T12:00:00Z">
        <w:r>
          <w:rPr>
            <w:color w:val="000000" w:themeColor="text1"/>
            <w:sz w:val="20"/>
            <w:szCs w:val="20"/>
          </w:rPr>
          <w:t xml:space="preserve"> Konstantinos D. Kerameus, </w:t>
        </w:r>
      </w:ins>
      <w:ins w:id="202044" w:author="Claude" w:date="2026-09-27T12:00:00Z">
        <w:r>
          <w:rPr>
            <w:i/>
            <w:iCs/>
            <w:color w:val="000000" w:themeColor="text1"/>
            <w:sz w:val="20"/>
            <w:szCs w:val="20"/>
          </w:rPr>
          <w:t>Judicial Organization and Civil Procedure, in</w:t>
        </w:r>
      </w:ins>
      <w:ins w:id="202045" w:author="Claude" w:date="2026-09-27T12:00:00Z">
        <w:r>
          <w:rPr>
            <w:color w:val="000000" w:themeColor="text1"/>
            <w:sz w:val="20"/>
            <w:szCs w:val="20"/>
          </w:rPr>
          <w:t xml:space="preserve"> </w:t>
        </w:r>
      </w:ins>
      <w:ins w:id="202046" w:author="Claude" w:date="2026-09-27T12:00:00Z">
        <w:r>
          <w:rPr>
            <w:smallCaps/>
            <w:color w:val="000000" w:themeColor="text1"/>
            <w:sz w:val="20"/>
            <w:szCs w:val="20"/>
          </w:rPr>
          <w:t>Introduction to Greek Law</w:t>
        </w:r>
      </w:ins>
      <w:ins w:id="202047" w:author="Claude" w:date="2026-09-27T12:00:00Z">
        <w:r>
          <w:rPr>
            <w:color w:val="000000" w:themeColor="text1"/>
            <w:sz w:val="20"/>
            <w:szCs w:val="20"/>
          </w:rPr>
          <w:t xml:space="preserve"> 341, 353 (Konstantinos D. Kerameus &amp; Phaedon J. Kozyris eds., 3d ed. 2008).</w:t>
        </w:r>
      </w:ins>
    </w:p>
  </w:footnote>
  <w:footnote w:id="814">
    <w:p w14:paraId="51FF508D" w14:textId="47FD7780" w:rsidR="00254412" w:rsidRPr="005B3E31" w:rsidRDefault="00254412" w:rsidP="003D74D8">
      <w:pPr>
        <w:spacing w:line="480" w:lineRule="auto"/>
        <w:rPr>
          <w:ins w:id="202053" w:author="Claude" w:date="2026-09-27T12:00:00Z"/>
          <w:color w:val="000000" w:themeColor="text1"/>
          <w:sz w:val="20"/>
          <w:szCs w:val="20"/>
        </w:rPr>
      </w:pPr>
      <w:ins w:id="202049" w:author="Claude" w:date="2026-09-27T12:00:00Z">
        <w:r>
          <w:rPr>
            <w:rStyle w:val="FootnoteReference"/>
            <w:color w:val="000000" w:themeColor="text1"/>
            <w:sz w:val="20"/>
            <w:szCs w:val="20"/>
          </w:rPr>
          <w:footnoteRef/>
        </w:r>
      </w:ins>
      <w:ins w:id="202050" w:author="Claude" w:date="2026-09-27T12:00:00Z">
        <w:r>
          <w:rPr>
            <w:color w:val="000000" w:themeColor="text1"/>
            <w:sz w:val="20"/>
            <w:szCs w:val="20"/>
          </w:rPr>
          <w:t xml:space="preserve"> </w:t>
        </w:r>
      </w:ins>
      <w:ins w:id="202051" w:author="Claude" w:date="2026-09-27T12:00:00Z">
        <w:r>
          <w:rPr>
            <w:smallCaps/>
            <w:color w:val="000000" w:themeColor="text1"/>
            <w:sz w:val="20"/>
            <w:szCs w:val="20"/>
          </w:rPr>
          <w:t>Matthew R. Christ, The Litigious Athenian: Legal Excess in Ancient Democracy</w:t>
        </w:r>
      </w:ins>
      <w:ins w:id="202052" w:author="Claude" w:date="2026-09-27T12:00:00Z">
        <w:r>
          <w:rPr>
            <w:color w:val="000000" w:themeColor="text1"/>
            <w:sz w:val="20"/>
            <w:szCs w:val="20"/>
          </w:rPr>
          <w:t xml:space="preserve"> 51, 59–60 (1998) (quoting Isocrates 20.14).</w:t>
        </w:r>
      </w:ins>
    </w:p>
  </w:footnote>
  <w:footnote w:id="815">
    <w:p w14:paraId="1A94D49F" w14:textId="28739F24" w:rsidR="00254412" w:rsidRPr="005B3E31" w:rsidRDefault="00254412" w:rsidP="003D74D8">
      <w:pPr>
        <w:pStyle w:val="FootnoteText"/>
        <w:spacing w:line="480" w:lineRule="auto"/>
        <w:rPr>
          <w:ins w:id="202058" w:author="Claude" w:date="2026-09-27T12:00:00Z"/>
          <w:color w:val="000000" w:themeColor="text1"/>
        </w:rPr>
      </w:pPr>
      <w:ins w:id="202054" w:author="Claude" w:date="2026-09-27T12:00:00Z">
        <w:r>
          <w:rPr>
            <w:rStyle w:val="FootnoteReference"/>
            <w:color w:val="000000" w:themeColor="text1"/>
          </w:rPr>
          <w:footnoteRef/>
        </w:r>
      </w:ins>
      <w:ins w:id="202055" w:author="Claude" w:date="2026-09-27T12:00:00Z">
        <w:r>
          <w:rPr>
            <w:color w:val="000000" w:themeColor="text1"/>
          </w:rPr>
          <w:t xml:space="preserve"> </w:t>
        </w:r>
      </w:ins>
      <w:ins w:id="202056" w:author="Claude" w:date="2026-09-27T12:00:00Z">
        <w:r>
          <w:rPr>
            <w:i/>
            <w:iCs/>
            <w:color w:val="000000" w:themeColor="text1"/>
          </w:rPr>
          <w:t>Brundage, supra note 31, at 15</w:t>
        </w:r>
      </w:ins>
      <w:ins w:id="202057" w:author="Claude" w:date="2026-09-27T12:00:00Z">
        <w:r>
          <w:rPr>
            <w:color w:val="000000" w:themeColor="text1"/>
          </w:rPr>
          <w:t>6.</w:t>
        </w:r>
      </w:ins>
    </w:p>
  </w:footnote>
  <w:footnote w:id="816">
    <w:p w14:paraId="5AAD94E7" w14:textId="77777777" w:rsidR="00254412" w:rsidRPr="005B3E31" w:rsidRDefault="00254412" w:rsidP="003D74D8">
      <w:pPr>
        <w:pStyle w:val="FootnoteText"/>
        <w:spacing w:line="480" w:lineRule="auto"/>
        <w:rPr>
          <w:ins w:id="202078" w:author="Claude" w:date="2026-09-27T12:00:00Z"/>
          <w:color w:val="000000" w:themeColor="text1"/>
        </w:rPr>
      </w:pPr>
      <w:ins w:id="202071" w:author="Claude" w:date="2026-09-27T12:00:00Z">
        <w:r>
          <w:rPr>
            <w:rStyle w:val="FootnoteReference"/>
            <w:color w:val="000000" w:themeColor="text1"/>
          </w:rPr>
          <w:footnoteRef/>
        </w:r>
      </w:ins>
      <w:ins w:id="202072" w:author="Claude" w:date="2026-09-27T12:00:00Z">
        <w:r>
          <w:rPr>
            <w:color w:val="000000" w:themeColor="text1"/>
          </w:rPr>
          <w:t xml:space="preserve"> Weixia Gu, </w:t>
        </w:r>
      </w:ins>
      <w:ins w:id="202073" w:author="Claude" w:date="2026-09-27T12:00:00Z">
        <w:r>
          <w:rPr>
            <w:i/>
            <w:iCs/>
            <w:color w:val="000000" w:themeColor="text1"/>
          </w:rPr>
          <w:t>The Delicate Art of Med-Arb and Its Future Institutionalisation in China</w:t>
        </w:r>
      </w:ins>
      <w:ins w:id="202074" w:author="Claude" w:date="2026-09-27T12:00:00Z">
        <w:r>
          <w:rPr>
            <w:smallCaps/>
            <w:color w:val="000000" w:themeColor="text1"/>
          </w:rPr>
          <w:t>, 31 Ucla Pac. Basin</w:t>
        </w:r>
      </w:ins>
      <w:ins w:id="202075" w:author="Claude" w:date="2026-09-27T12:00:00Z">
        <w:r>
          <w:rPr>
            <w:color w:val="000000" w:themeColor="text1"/>
          </w:rPr>
          <w:t xml:space="preserve"> </w:t>
        </w:r>
      </w:ins>
      <w:ins w:id="202076" w:author="Claude" w:date="2026-09-27T12:00:00Z">
        <w:r>
          <w:rPr>
            <w:smallCaps/>
            <w:color w:val="000000" w:themeColor="text1"/>
          </w:rPr>
          <w:t>L.J.</w:t>
        </w:r>
      </w:ins>
      <w:ins w:id="202077" w:author="Claude" w:date="2026-09-27T12:00:00Z">
        <w:r>
          <w:rPr>
            <w:color w:val="000000" w:themeColor="text1"/>
          </w:rPr>
          <w:t xml:space="preserve"> 97, 98, 102–03 (2014).</w:t>
        </w:r>
      </w:ins>
    </w:p>
  </w:footnote>
  <w:footnote w:id="817">
    <w:p w14:paraId="50364426" w14:textId="3053F319" w:rsidR="00254412" w:rsidRPr="005B3E31" w:rsidRDefault="00254412" w:rsidP="003D74D8">
      <w:pPr>
        <w:pStyle w:val="FootnoteText"/>
        <w:spacing w:line="480" w:lineRule="auto"/>
        <w:rPr>
          <w:ins w:id="202085" w:author="Claude" w:date="2026-09-27T12:00:00Z"/>
          <w:color w:val="000000" w:themeColor="text1"/>
        </w:rPr>
      </w:pPr>
      <w:ins w:id="202079" w:author="Claude" w:date="2026-09-27T12:00:00Z">
        <w:r>
          <w:rPr>
            <w:rStyle w:val="FootnoteReference"/>
            <w:color w:val="000000" w:themeColor="text1"/>
          </w:rPr>
          <w:footnoteRef/>
        </w:r>
      </w:ins>
      <w:ins w:id="202080" w:author="Claude" w:date="2026-09-27T12:00:00Z">
        <w:r>
          <w:rPr>
            <w:color w:val="000000" w:themeColor="text1"/>
          </w:rPr>
          <w:t xml:space="preserve"> Carlos de Vera, </w:t>
        </w:r>
      </w:ins>
      <w:ins w:id="202081" w:author="Claude" w:date="2026-09-27T12:00:00Z">
        <w:r>
          <w:rPr>
            <w:i/>
            <w:iCs/>
            <w:color w:val="000000" w:themeColor="text1"/>
          </w:rPr>
          <w:t>Arbitrating Harmony: ‘Med-Arb’ and the Confluence of Culture and Rule of Law in the Resolution of International Commercial Disputes in China</w:t>
        </w:r>
      </w:ins>
      <w:ins w:id="202082" w:author="Claude" w:date="2026-09-27T12:00:00Z">
        <w:r>
          <w:rPr>
            <w:color w:val="000000" w:themeColor="text1"/>
          </w:rPr>
          <w:t xml:space="preserve">, 18 </w:t>
        </w:r>
      </w:ins>
      <w:ins w:id="202083" w:author="Claude" w:date="2026-09-27T12:00:00Z">
        <w:r>
          <w:rPr>
            <w:smallCaps/>
            <w:color w:val="000000" w:themeColor="text1"/>
          </w:rPr>
          <w:t>Colum. J. Asian L</w:t>
        </w:r>
      </w:ins>
      <w:ins w:id="202084" w:author="Claude" w:date="2026-09-27T12:00:00Z">
        <w:r>
          <w:rPr>
            <w:color w:val="000000" w:themeColor="text1"/>
          </w:rPr>
          <w:t>. 149, 184 (2004).</w:t>
        </w:r>
      </w:ins>
    </w:p>
  </w:footnote>
  <w:footnote w:id="818">
    <w:p w14:paraId="4CE144AA" w14:textId="1FA1D476" w:rsidR="00254412" w:rsidRPr="005B3E31" w:rsidRDefault="00254412" w:rsidP="003D74D8">
      <w:pPr>
        <w:pStyle w:val="FootnoteText"/>
        <w:spacing w:line="480" w:lineRule="auto"/>
        <w:rPr>
          <w:ins w:id="202092" w:author="Claude" w:date="2026-09-27T12:00:00Z"/>
          <w:color w:val="000000" w:themeColor="text1"/>
        </w:rPr>
      </w:pPr>
      <w:ins w:id="202086" w:author="Claude" w:date="2026-09-27T12:00:00Z">
        <w:r>
          <w:rPr>
            <w:rStyle w:val="FootnoteReference"/>
            <w:color w:val="000000" w:themeColor="text1"/>
          </w:rPr>
          <w:footnoteRef/>
        </w:r>
      </w:ins>
      <w:ins w:id="202087" w:author="Claude" w:date="2026-09-27T12:00:00Z">
        <w:r>
          <w:rPr>
            <w:color w:val="000000" w:themeColor="text1"/>
          </w:rPr>
          <w:t xml:space="preserve"> Shahla F. Ali, </w:t>
        </w:r>
      </w:ins>
      <w:ins w:id="202088" w:author="Claude" w:date="2026-09-27T12:00:00Z">
        <w:r>
          <w:rPr>
            <w:i/>
            <w:iCs/>
            <w:color w:val="000000" w:themeColor="text1"/>
          </w:rPr>
          <w:t>The Jurisprudence of Responsive Mediation: An Empirical Examination of Chinese People's Mediation in Action</w:t>
        </w:r>
      </w:ins>
      <w:ins w:id="202089" w:author="Claude" w:date="2026-09-27T12:00:00Z">
        <w:r>
          <w:rPr>
            <w:color w:val="000000" w:themeColor="text1"/>
          </w:rPr>
          <w:t xml:space="preserve">, 45 J. </w:t>
        </w:r>
      </w:ins>
      <w:ins w:id="202090" w:author="Claude" w:date="2026-09-27T12:00:00Z">
        <w:r>
          <w:rPr>
            <w:smallCaps/>
            <w:color w:val="000000" w:themeColor="text1"/>
          </w:rPr>
          <w:t>Legal Pluralism &amp; Unofficial L</w:t>
        </w:r>
      </w:ins>
      <w:ins w:id="202091" w:author="Claude" w:date="2026-09-27T12:00:00Z">
        <w:r>
          <w:rPr>
            <w:color w:val="000000" w:themeColor="text1"/>
          </w:rPr>
          <w:t>. 227, 241 (2013).</w:t>
        </w:r>
      </w:ins>
    </w:p>
  </w:footnote>
  <w:footnote w:id="819">
    <w:p w14:paraId="791405F2" w14:textId="6BB155EC" w:rsidR="00254412" w:rsidRPr="005B3E31" w:rsidRDefault="00254412" w:rsidP="003D74D8">
      <w:pPr>
        <w:pStyle w:val="FootnoteText"/>
        <w:spacing w:line="480" w:lineRule="auto"/>
        <w:rPr>
          <w:ins w:id="202099" w:author="Claude" w:date="2026-09-27T12:00:00Z"/>
          <w:color w:val="000000" w:themeColor="text1"/>
        </w:rPr>
      </w:pPr>
      <w:ins w:id="202093" w:author="Claude" w:date="2026-09-27T12:00:00Z">
        <w:r>
          <w:rPr>
            <w:rStyle w:val="FootnoteReference"/>
            <w:color w:val="000000" w:themeColor="text1"/>
          </w:rPr>
          <w:footnoteRef/>
        </w:r>
      </w:ins>
      <w:ins w:id="202094" w:author="Claude" w:date="2026-09-27T12:00:00Z">
        <w:r>
          <w:rPr>
            <w:color w:val="000000" w:themeColor="text1"/>
          </w:rPr>
          <w:t xml:space="preserve">  J.H. Baker, </w:t>
        </w:r>
      </w:ins>
      <w:ins w:id="202095" w:author="Claude" w:date="2026-09-27T12:00:00Z">
        <w:r>
          <w:rPr>
            <w:i/>
            <w:iCs/>
            <w:color w:val="000000" w:themeColor="text1"/>
          </w:rPr>
          <w:t>From Lovedays to Commercial Arbitration, in</w:t>
        </w:r>
      </w:ins>
      <w:ins w:id="202096" w:author="Claude" w:date="2026-09-27T12:00:00Z">
        <w:r>
          <w:rPr>
            <w:color w:val="000000" w:themeColor="text1"/>
          </w:rPr>
          <w:t xml:space="preserve"> </w:t>
        </w:r>
      </w:ins>
      <w:ins w:id="202097" w:author="Claude" w:date="2026-09-27T12:00:00Z">
        <w:r>
          <w:rPr>
            <w:smallCaps/>
            <w:color w:val="000000" w:themeColor="text1"/>
          </w:rPr>
          <w:t>1 Collected Papers on English Legal History</w:t>
        </w:r>
      </w:ins>
      <w:ins w:id="202098" w:author="Claude" w:date="2026-09-27T12:00:00Z">
        <w:r>
          <w:rPr>
            <w:color w:val="000000" w:themeColor="text1"/>
          </w:rPr>
          <w:t xml:space="preserve"> 432, 436 (Cambridge Univ. Press 2013).</w:t>
        </w:r>
      </w:ins>
    </w:p>
  </w:footnote>
  <w:footnote w:id="820">
    <w:p w14:paraId="10350D1A" w14:textId="0CDE2256" w:rsidR="00254412" w:rsidRPr="005B3E31" w:rsidRDefault="00254412" w:rsidP="003D74D8">
      <w:pPr>
        <w:pStyle w:val="FootnoteText"/>
        <w:spacing w:line="480" w:lineRule="auto"/>
        <w:rPr>
          <w:ins w:id="202106" w:author="Claude" w:date="2026-09-27T12:00:00Z"/>
          <w:color w:val="000000" w:themeColor="text1"/>
        </w:rPr>
      </w:pPr>
      <w:ins w:id="202100" w:author="Claude" w:date="2026-09-27T12:00:00Z">
        <w:r>
          <w:rPr>
            <w:rStyle w:val="FootnoteReference"/>
            <w:color w:val="000000" w:themeColor="text1"/>
          </w:rPr>
          <w:footnoteRef/>
        </w:r>
      </w:ins>
      <w:ins w:id="202101" w:author="Claude" w:date="2026-09-27T12:00:00Z">
        <w:r>
          <w:rPr>
            <w:color w:val="000000" w:themeColor="text1"/>
          </w:rPr>
          <w:t xml:space="preserve"> Stavros Brekoulakis, </w:t>
        </w:r>
      </w:ins>
      <w:ins w:id="202102" w:author="Claude" w:date="2026-09-27T12:00:00Z">
        <w:r>
          <w:rPr>
            <w:i/>
            <w:iCs/>
            <w:color w:val="000000" w:themeColor="text1"/>
          </w:rPr>
          <w:t>The Historical Treatment of Arbitration Under English Law and the Development of the Policy Favouring Arbitration</w:t>
        </w:r>
      </w:ins>
      <w:ins w:id="202103" w:author="Claude" w:date="2026-09-27T12:00:00Z">
        <w:r>
          <w:rPr>
            <w:color w:val="000000" w:themeColor="text1"/>
          </w:rPr>
          <w:t xml:space="preserve">, 39 </w:t>
        </w:r>
      </w:ins>
      <w:ins w:id="202104" w:author="Claude" w:date="2026-09-27T12:00:00Z">
        <w:r>
          <w:rPr>
            <w:smallCaps/>
            <w:color w:val="000000" w:themeColor="text1"/>
          </w:rPr>
          <w:t>Oxford J. Legal Stud</w:t>
        </w:r>
      </w:ins>
      <w:ins w:id="202105" w:author="Claude" w:date="2026-09-27T12:00:00Z">
        <w:r>
          <w:rPr>
            <w:color w:val="000000" w:themeColor="text1"/>
          </w:rPr>
          <w:t>. 124, 125, 135 (2019).</w:t>
        </w:r>
      </w:ins>
    </w:p>
  </w:footnote>
  <w:footnote w:id="821">
    <w:p w14:paraId="2263FC8A" w14:textId="508DC018" w:rsidR="00F6256E" w:rsidRPr="005B3E31" w:rsidRDefault="00F6256E" w:rsidP="003D74D8">
      <w:pPr>
        <w:pStyle w:val="FootnoteText"/>
        <w:spacing w:line="480" w:lineRule="auto"/>
        <w:rPr>
          <w:ins w:id="202155" w:author="Claude" w:date="2026-09-27T12:00:00Z"/>
          <w:color w:val="000000" w:themeColor="text1"/>
        </w:rPr>
      </w:pPr>
      <w:ins w:id="202118" w:author="Claude" w:date="2026-09-27T12:00:00Z">
        <w:r>
          <w:rPr>
            <w:rStyle w:val="FootnoteReference"/>
            <w:color w:val="000000" w:themeColor="text1"/>
          </w:rPr>
          <w:footnoteRef/>
        </w:r>
      </w:ins>
      <w:ins w:id="202119" w:author="Claude" w:date="2026-09-27T12:00:00Z">
        <w:r>
          <w:rPr>
            <w:color w:val="000000" w:themeColor="text1"/>
          </w:rPr>
          <w:t xml:space="preserve"> Menkel-Meadow, </w:t>
        </w:r>
      </w:ins>
      <w:ins w:id="202120" w:author="Claude" w:date="2026-09-27T12:00:00Z">
        <w:r>
          <w:rPr>
            <w:i/>
            <w:iCs/>
            <w:color w:val="000000" w:themeColor="text1"/>
          </w:rPr>
          <w:t>supra</w:t>
        </w:r>
      </w:ins>
      <w:ins w:id="202121" w:author="Claude" w:date="2026-09-27T12:00:00Z">
        <w:r>
          <w:rPr>
            <w:color w:val="000000" w:themeColor="text1"/>
          </w:rPr>
          <w:t xml:space="preserve"> note </w:t>
        </w:r>
      </w:ins>
      <w:ins w:id="202122" w:author="Claude" w:date="2026-09-27T12:00:00Z">
        <w:r>
          <w:rPr>
            <w:color w:val="000000" w:themeColor="text1"/>
          </w:rPr>
          <w:fldChar w:fldCharType="begin"/>
        </w:r>
      </w:ins>
      <w:ins w:id="202123" w:author="Claude" w:date="2026-09-27T12:00:00Z">
        <w:r>
          <w:rPr>
            <w:color w:val="000000" w:themeColor="text1"/>
          </w:rPr>
          <w:instrText xml:space="preserve"> NOTEREF _Ref214049453 \h  \* MERGEFORMAT </w:instrText>
        </w:r>
      </w:ins>
      <w:ins w:id="202124" w:author="Claude" w:date="2026-09-27T12:00:00Z">
        <w:r>
          <w:rPr>
            <w:color w:val="000000" w:themeColor="text1"/>
          </w:rPr>
        </w:r>
      </w:ins>
      <w:ins w:id="202125" w:author="Claude" w:date="2026-09-27T12:00:00Z">
        <w:r>
          <w:rPr>
            <w:color w:val="000000" w:themeColor="text1"/>
          </w:rPr>
          <w:fldChar w:fldCharType="separate"/>
        </w:r>
      </w:ins>
      <w:ins w:id="202126" w:author="Claude" w:date="2026-09-27T12:00:00Z">
        <w:r>
          <w:rPr>
            <w:color w:val="000000" w:themeColor="text1"/>
          </w:rPr>
          <w:t>8</w:t>
        </w:r>
      </w:ins>
      <w:ins w:id="202127" w:author="Claude" w:date="2026-09-27T12:00:00Z">
        <w:r>
          <w:rPr>
            <w:color w:val="000000" w:themeColor="text1"/>
          </w:rPr>
          <w:fldChar w:fldCharType="end"/>
        </w:r>
      </w:ins>
      <w:ins w:id="202128" w:author="Claude" w:date="2026-09-27T12:00:00Z">
        <w:r>
          <w:rPr>
            <w:color w:val="000000" w:themeColor="text1"/>
          </w:rPr>
          <w:t xml:space="preserve">, at 25, 33–34; </w:t>
        </w:r>
      </w:ins>
      <w:ins w:id="202129" w:author="Claude" w:date="2026-09-27T12:00:00Z">
        <w:r>
          <w:rPr>
            <w:i/>
            <w:iCs/>
            <w:color w:val="000000" w:themeColor="text1"/>
          </w:rPr>
          <w:t>see also</w:t>
        </w:r>
      </w:ins>
      <w:ins w:id="202130" w:author="Claude" w:date="2026-09-27T12:00:00Z">
        <w:r>
          <w:rPr>
            <w:color w:val="000000" w:themeColor="text1"/>
          </w:rPr>
          <w:t xml:space="preserve"> Lande, </w:t>
        </w:r>
      </w:ins>
      <w:ins w:id="202131" w:author="Claude" w:date="2026-09-27T12:00:00Z">
        <w:r>
          <w:rPr>
            <w:i/>
            <w:iCs/>
            <w:color w:val="000000" w:themeColor="text1"/>
          </w:rPr>
          <w:t>supra</w:t>
        </w:r>
      </w:ins>
      <w:ins w:id="202132" w:author="Claude" w:date="2026-09-27T12:00:00Z">
        <w:r>
          <w:rPr>
            <w:color w:val="000000" w:themeColor="text1"/>
          </w:rPr>
          <w:t xml:space="preserve"> note </w:t>
        </w:r>
      </w:ins>
      <w:ins w:id="202133" w:author="Claude" w:date="2026-09-27T12:00:00Z">
        <w:r>
          <w:rPr>
            <w:color w:val="000000" w:themeColor="text1"/>
          </w:rPr>
          <w:fldChar w:fldCharType="begin"/>
        </w:r>
      </w:ins>
      <w:ins w:id="202134" w:author="Claude" w:date="2026-09-27T12:00:00Z">
        <w:r>
          <w:rPr>
            <w:color w:val="000000" w:themeColor="text1"/>
          </w:rPr>
          <w:instrText xml:space="preserve"> NOTEREF _Ref214049453 \h  \* MERGEFORMAT </w:instrText>
        </w:r>
      </w:ins>
      <w:ins w:id="202135" w:author="Claude" w:date="2026-09-27T12:00:00Z">
        <w:r>
          <w:rPr>
            <w:color w:val="000000" w:themeColor="text1"/>
          </w:rPr>
        </w:r>
      </w:ins>
      <w:ins w:id="202136" w:author="Claude" w:date="2026-09-27T12:00:00Z">
        <w:r>
          <w:rPr>
            <w:color w:val="000000" w:themeColor="text1"/>
          </w:rPr>
          <w:fldChar w:fldCharType="separate"/>
        </w:r>
      </w:ins>
      <w:ins w:id="202137" w:author="Claude" w:date="2026-09-27T12:00:00Z">
        <w:r>
          <w:rPr>
            <w:color w:val="000000" w:themeColor="text1"/>
          </w:rPr>
          <w:t>8</w:t>
        </w:r>
      </w:ins>
      <w:ins w:id="202138" w:author="Claude" w:date="2026-09-27T12:00:00Z">
        <w:r>
          <w:rPr>
            <w:color w:val="000000" w:themeColor="text1"/>
          </w:rPr>
          <w:fldChar w:fldCharType="end"/>
        </w:r>
      </w:ins>
      <w:ins w:id="202139" w:author="Claude" w:date="2026-09-27T12:00:00Z">
        <w:r>
          <w:rPr>
            <w:color w:val="000000" w:themeColor="text1"/>
          </w:rPr>
          <w:t xml:space="preserve">, at 118–20; </w:t>
        </w:r>
      </w:ins>
      <w:ins w:id="202140" w:author="Claude" w:date="2026-09-27T12:00:00Z">
        <w:r>
          <w:rPr>
            <w:i/>
            <w:iCs/>
            <w:color w:val="000000" w:themeColor="text1"/>
          </w:rPr>
          <w:t>see also</w:t>
        </w:r>
      </w:ins>
      <w:ins w:id="202141" w:author="Claude" w:date="2026-09-27T12:00:00Z">
        <w:r>
          <w:rPr>
            <w:color w:val="000000" w:themeColor="text1"/>
          </w:rPr>
          <w:t xml:space="preserve"> William L.F. Felstiner, Richard L. Abel &amp; Austin Sarat, </w:t>
        </w:r>
      </w:ins>
      <w:ins w:id="202142" w:author="Claude" w:date="2026-09-27T12:00:00Z">
        <w:r>
          <w:rPr>
            <w:i/>
            <w:iCs/>
            <w:color w:val="000000" w:themeColor="text1"/>
          </w:rPr>
          <w:t>The Emergence and Transformation of Disputes: Naming, Blaming, Claiming</w:t>
        </w:r>
      </w:ins>
      <w:ins w:id="202143" w:author="Claude" w:date="2026-09-27T12:00:00Z">
        <w:r>
          <w:rPr>
            <w:color w:val="000000" w:themeColor="text1"/>
          </w:rPr>
          <w:t xml:space="preserve">, 15 </w:t>
        </w:r>
      </w:ins>
      <w:ins w:id="202144" w:author="Claude" w:date="2026-09-27T12:00:00Z">
        <w:r>
          <w:rPr>
            <w:smallCaps/>
            <w:color w:val="000000" w:themeColor="text1"/>
          </w:rPr>
          <w:t>L. &amp; Soc’y Rev</w:t>
        </w:r>
      </w:ins>
      <w:ins w:id="202145" w:author="Claude" w:date="2026-09-27T12:00:00Z">
        <w:r>
          <w:rPr>
            <w:color w:val="000000" w:themeColor="text1"/>
          </w:rPr>
          <w:t xml:space="preserve">. 631, 631, 636–37 (1980–81); </w:t>
        </w:r>
      </w:ins>
      <w:ins w:id="202146" w:author="Claude" w:date="2026-09-27T12:00:00Z">
        <w:r>
          <w:rPr>
            <w:smallCaps/>
            <w:color w:val="000000" w:themeColor="text1"/>
          </w:rPr>
          <w:t>Christopher W. Moore, The Mediation Process: Practical Strategies for Resolving Conflict</w:t>
        </w:r>
      </w:ins>
      <w:ins w:id="202147" w:author="Claude" w:date="2026-09-27T12:00:00Z">
        <w:r>
          <w:rPr>
            <w:i/>
            <w:iCs/>
            <w:color w:val="000000" w:themeColor="text1"/>
          </w:rPr>
          <w:t xml:space="preserve"> </w:t>
        </w:r>
      </w:ins>
      <w:ins w:id="202148" w:author="Claude" w:date="2026-09-27T12:00:00Z">
        <w:r>
          <w:rPr>
            <w:color w:val="000000" w:themeColor="text1"/>
          </w:rPr>
          <w:t xml:space="preserve">24, 28, 218, 317 (4th ed. 2014) ([parties in negotiation] “are locked into what appear to be mutually exclusive positions, and to date have not figured out how to retreat from them and find solutions that will meet and satisfy their individual and joint interests”); </w:t>
        </w:r>
      </w:ins>
      <w:ins w:id="202149" w:author="Claude" w:date="2026-09-27T12:00:00Z">
        <w:r>
          <w:rPr>
            <w:i/>
            <w:iCs/>
            <w:color w:val="000000" w:themeColor="text1"/>
          </w:rPr>
          <w:t>id.</w:t>
        </w:r>
      </w:ins>
      <w:ins w:id="202150" w:author="Claude" w:date="2026-09-27T12:00:00Z">
        <w:r>
          <w:rPr>
            <w:color w:val="000000" w:themeColor="text1"/>
          </w:rPr>
          <w:t xml:space="preserve"> at 24 (“Mediation is commonly initiated when disputing parties ... are not able to start productive talks or have ... reached an impasse,” and “the degree of emotional and substantive polarization will make the process difficult.”); </w:t>
        </w:r>
      </w:ins>
      <w:ins w:id="202151" w:author="Claude" w:date="2026-09-27T12:00:00Z">
        <w:r>
          <w:rPr>
            <w:i/>
            <w:iCs/>
            <w:color w:val="000000" w:themeColor="text1"/>
          </w:rPr>
          <w:t>id.</w:t>
        </w:r>
      </w:ins>
      <w:ins w:id="202152" w:author="Claude" w:date="2026-09-27T12:00:00Z">
        <w:r>
          <w:rPr>
            <w:color w:val="000000" w:themeColor="text1"/>
          </w:rPr>
          <w:t xml:space="preserve"> at 24; [before arbitration] “parties may commit themselves to a specific position to resolve their differences for a variety of Reasons” at 274); Jay E. Grenig, Alternative Dispute Resolution 199–200 (4th ed.) (reproducing Guide to Judicial Management of Cases in ADR) (“When ADR first began to be implemented in court settings, the prevailing view was that ADR procedures should not be used until discovery was well under way, if not completed. This view was based on a belief that each party had to have a solid understanding of its case before ADR could be effective”); </w:t>
        </w:r>
      </w:ins>
      <w:ins w:id="202153" w:author="Claude" w:date="2026-09-27T12:00:00Z">
        <w:r>
          <w:rPr>
            <w:smallCaps/>
            <w:color w:val="000000" w:themeColor="text1"/>
          </w:rPr>
          <w:t>Robert A. Baruch Bush &amp; Joseph P. Folger, The Promise of Mediation: The Transformative Approach to Conflict</w:t>
        </w:r>
      </w:ins>
      <w:ins w:id="202154" w:author="Claude" w:date="2026-09-27T12:00:00Z">
        <w:r>
          <w:rPr>
            <w:color w:val="000000" w:themeColor="text1"/>
          </w:rPr>
          <w:t xml:space="preserve"> 46, 49 (2005) (discussing from a psychological perspective how parties enter mediation already carrying “a sense of relative weakness” and “self- absorption and self-centeredness” by conflict, with their sense of strength and connection to others already “alienat[ing]”).</w:t>
        </w:r>
      </w:ins>
    </w:p>
  </w:footnote>
  <w:footnote w:id="822">
    <w:p w14:paraId="26559215" w14:textId="6CA3E0C1" w:rsidR="00F6256E" w:rsidRPr="005B3E31" w:rsidRDefault="00F6256E" w:rsidP="003D74D8">
      <w:pPr>
        <w:pStyle w:val="FootnoteText"/>
        <w:spacing w:line="480" w:lineRule="auto"/>
        <w:rPr>
          <w:ins w:id="202178" w:author="Claude" w:date="2026-09-27T12:00:00Z"/>
          <w:color w:val="000000" w:themeColor="text1"/>
        </w:rPr>
      </w:pPr>
      <w:ins w:id="202156" w:author="Claude" w:date="2026-09-27T12:00:00Z">
        <w:r>
          <w:rPr>
            <w:rStyle w:val="FootnoteReference"/>
            <w:color w:val="000000" w:themeColor="text1"/>
          </w:rPr>
          <w:footnoteRef/>
        </w:r>
      </w:ins>
      <w:ins w:id="202157" w:author="Claude" w:date="2026-09-27T12:00:00Z">
        <w:r>
          <w:rPr>
            <w:color w:val="000000" w:themeColor="text1"/>
          </w:rPr>
          <w:t xml:space="preserve"> Robert Cooter &amp; Stephen Marks, </w:t>
        </w:r>
      </w:ins>
      <w:ins w:id="202158" w:author="Claude" w:date="2026-09-27T12:00:00Z">
        <w:r>
          <w:rPr>
            <w:i/>
            <w:iCs/>
            <w:color w:val="000000" w:themeColor="text1"/>
          </w:rPr>
          <w:t>Bargaining in the Shadow of the Law: A Testable Model of Strategic Behavior</w:t>
        </w:r>
      </w:ins>
      <w:ins w:id="202159" w:author="Claude" w:date="2026-09-27T12:00:00Z">
        <w:r>
          <w:rPr>
            <w:color w:val="000000" w:themeColor="text1"/>
          </w:rPr>
          <w:t xml:space="preserve">, 11 </w:t>
        </w:r>
      </w:ins>
      <w:ins w:id="202160" w:author="Claude" w:date="2026-09-27T12:00:00Z">
        <w:r>
          <w:rPr>
            <w:smallCaps/>
            <w:color w:val="000000" w:themeColor="text1"/>
          </w:rPr>
          <w:t>J. Legal Stud</w:t>
        </w:r>
      </w:ins>
      <w:ins w:id="202161" w:author="Claude" w:date="2026-09-27T12:00:00Z">
        <w:r>
          <w:rPr>
            <w:color w:val="000000" w:themeColor="text1"/>
          </w:rPr>
          <w:t xml:space="preserve">. 225, 233–251 (1982); Carrie Menkel-Meadow, </w:t>
        </w:r>
      </w:ins>
      <w:ins w:id="202162" w:author="Claude" w:date="2026-09-27T12:00:00Z">
        <w:r>
          <w:rPr>
            <w:i/>
            <w:iCs/>
            <w:color w:val="000000" w:themeColor="text1"/>
          </w:rPr>
          <w:t>The Transformation of Disputes by Lawyers: What the Dispute Paradigm Does and Does Not Tell Us</w:t>
        </w:r>
      </w:ins>
      <w:ins w:id="202163" w:author="Claude" w:date="2026-09-27T12:00:00Z">
        <w:r>
          <w:rPr>
            <w:color w:val="000000" w:themeColor="text1"/>
          </w:rPr>
          <w:t xml:space="preserve">, 1985 </w:t>
        </w:r>
      </w:ins>
      <w:ins w:id="202164" w:author="Claude" w:date="2026-09-27T12:00:00Z">
        <w:r>
          <w:rPr>
            <w:smallCaps/>
            <w:color w:val="000000" w:themeColor="text1"/>
          </w:rPr>
          <w:t>J. Disp. Resol</w:t>
        </w:r>
      </w:ins>
      <w:ins w:id="202165" w:author="Claude" w:date="2026-09-27T12:00:00Z">
        <w:r>
          <w:rPr>
            <w:color w:val="000000" w:themeColor="text1"/>
          </w:rPr>
          <w:t xml:space="preserve">. 25, 32; Avani Mehta Sood, </w:t>
        </w:r>
      </w:ins>
      <w:ins w:id="202166" w:author="Claude" w:date="2026-09-27T12:00:00Z">
        <w:r>
          <w:rPr>
            <w:i/>
            <w:iCs/>
            <w:color w:val="000000" w:themeColor="text1"/>
          </w:rPr>
          <w:t>Motivated Cognition in Legal Judgments—An Analytic Review</w:t>
        </w:r>
      </w:ins>
      <w:ins w:id="202167" w:author="Claude" w:date="2026-09-27T12:00:00Z">
        <w:r>
          <w:rPr>
            <w:color w:val="000000" w:themeColor="text1"/>
          </w:rPr>
          <w:t xml:space="preserve">, 9 </w:t>
        </w:r>
      </w:ins>
      <w:ins w:id="202168" w:author="Claude" w:date="2026-09-27T12:00:00Z">
        <w:r>
          <w:rPr>
            <w:smallCaps/>
            <w:color w:val="000000" w:themeColor="text1"/>
          </w:rPr>
          <w:t>Ann. R. L. &amp; Soc. Sci</w:t>
        </w:r>
      </w:ins>
      <w:ins w:id="202169" w:author="Claude" w:date="2026-09-27T12:00:00Z">
        <w:r>
          <w:rPr>
            <w:color w:val="000000" w:themeColor="text1"/>
          </w:rPr>
          <w:t xml:space="preserve">. 307, 321 (2013) (internal citations omitted); Doron Teichman, Eyal Zamir &amp; Ilana Ritov, </w:t>
        </w:r>
      </w:ins>
      <w:ins w:id="202170" w:author="Claude" w:date="2026-09-27T12:00:00Z">
        <w:r>
          <w:rPr>
            <w:i/>
            <w:iCs/>
            <w:color w:val="000000" w:themeColor="text1"/>
          </w:rPr>
          <w:t>Biases in Legal Decision-Making: Comparing Prosecutors, Defense Attorneys, Law Students, and Laypersons,</w:t>
        </w:r>
      </w:ins>
      <w:ins w:id="202171" w:author="Claude" w:date="2026-09-27T12:00:00Z">
        <w:r>
          <w:rPr>
            <w:color w:val="000000" w:themeColor="text1"/>
          </w:rPr>
          <w:t xml:space="preserve"> 20 J. </w:t>
        </w:r>
      </w:ins>
      <w:ins w:id="202172" w:author="Claude" w:date="2026-09-27T12:00:00Z">
        <w:r>
          <w:rPr>
            <w:smallCaps/>
            <w:color w:val="000000" w:themeColor="text1"/>
          </w:rPr>
          <w:t>Empirical Legal Stud</w:t>
        </w:r>
      </w:ins>
      <w:ins w:id="202173" w:author="Claude" w:date="2026-09-27T12:00:00Z">
        <w:r>
          <w:rPr>
            <w:color w:val="000000" w:themeColor="text1"/>
          </w:rPr>
          <w:t xml:space="preserve">. 852, 858 (2023); Jane Goodman-Delahunty et al., </w:t>
        </w:r>
      </w:ins>
      <w:ins w:id="202174" w:author="Claude" w:date="2026-09-27T12:00:00Z">
        <w:r>
          <w:rPr>
            <w:i/>
            <w:iCs/>
            <w:color w:val="000000" w:themeColor="text1"/>
          </w:rPr>
          <w:t>Insightful or Wishful: Lawyers’ Ability to Predict Case Outcomes</w:t>
        </w:r>
      </w:ins>
      <w:ins w:id="202175" w:author="Claude" w:date="2026-09-27T12:00:00Z">
        <w:r>
          <w:rPr>
            <w:color w:val="000000" w:themeColor="text1"/>
          </w:rPr>
          <w:t xml:space="preserve">, 16 </w:t>
        </w:r>
      </w:ins>
      <w:ins w:id="202176" w:author="Claude" w:date="2026-09-27T12:00:00Z">
        <w:r>
          <w:rPr>
            <w:smallCaps/>
            <w:color w:val="000000" w:themeColor="text1"/>
          </w:rPr>
          <w:t>Psych. Pub. Pol’y &amp; L</w:t>
        </w:r>
      </w:ins>
      <w:ins w:id="202177" w:author="Claude" w:date="2026-09-27T12:00:00Z">
        <w:r>
          <w:rPr>
            <w:color w:val="000000" w:themeColor="text1"/>
          </w:rPr>
          <w:t>. 133, 152 (2010).</w:t>
        </w:r>
      </w:ins>
    </w:p>
  </w:footnote>
  <w:footnote w:id="823">
    <w:p w14:paraId="0001000B" w14:textId="77777777" w:rsidR="007219E6" w:rsidRPr="005B3E31" w:rsidRDefault="00000000" w:rsidP="003D74D8">
      <w:pPr>
        <w:pStyle w:val="FootnoteText"/>
        <w:spacing w:line="480" w:lineRule="auto"/>
        <w:rPr>
          <w:ins w:id="202183" w:author="Claude" w:date="2026-09-27T12:00:00Z"/>
          <w:color w:val="000000" w:themeColor="text1"/>
        </w:rPr>
      </w:pPr>
      <w:ins w:id="202179" w:author="Claude" w:date="2026-09-27T12:00:00Z">
        <w:r>
          <w:rPr>
            <w:rStyle w:val="FootnoteReference"/>
            <w:color w:val="000000" w:themeColor="text1"/>
          </w:rPr>
          <w:footnoteRef/>
        </w:r>
      </w:ins>
      <w:ins w:id="202180" w:author="Claude" w:date="2026-09-27T12:00:00Z">
        <w:r>
          <w:rPr>
            <w:color w:val="000000" w:themeColor="text1"/>
          </w:rPr>
          <w:t xml:space="preserve"> </w:t>
        </w:r>
      </w:ins>
      <w:ins w:id="202181" w:author="Claude" w:date="2026-09-27T12:00:00Z">
        <w:r>
          <w:rPr>
            <w:i/>
            <w:iCs/>
            <w:color w:val="000000" w:themeColor="text1"/>
          </w:rPr>
          <w:t>See infra</w:t>
        </w:r>
      </w:ins>
      <w:ins w:id="202182" w:author="Claude" w:date="2026-09-27T12:00:00Z">
        <w:r>
          <w:rPr>
            <w:color w:val="000000" w:themeColor="text1"/>
          </w:rPr>
          <w:t xml:space="preserve"> Section VI.</w:t>
        </w:r>
      </w:ins>
    </w:p>
  </w:footnote>
  <w:footnote w:id="824">
    <w:p w14:paraId="40C86BA6" w14:textId="77777777" w:rsidR="00210CBE" w:rsidRPr="005B3E31" w:rsidRDefault="00210CBE" w:rsidP="003D74D8">
      <w:pPr>
        <w:pStyle w:val="FootnoteText"/>
        <w:spacing w:line="480" w:lineRule="auto"/>
        <w:rPr>
          <w:ins w:id="202194" w:author="Claude" w:date="2026-09-27T12:00:00Z"/>
          <w:color w:val="000000" w:themeColor="text1"/>
        </w:rPr>
      </w:pPr>
      <w:ins w:id="202192" w:author="Claude" w:date="2026-09-27T12:00:00Z">
        <w:r>
          <w:rPr>
            <w:rStyle w:val="FootnoteReference"/>
            <w:color w:val="000000" w:themeColor="text1"/>
          </w:rPr>
          <w:footnoteRef/>
        </w:r>
      </w:ins>
      <w:ins w:id="202193" w:author="Claude" w:date="2026-09-27T12:00:00Z">
        <w:r>
          <w:rPr>
            <w:color w:val="000000" w:themeColor="text1"/>
          </w:rPr>
          <w:t xml:space="preserve"> See Appendix A for the citation for the sources I used in creating this timeline. </w:t>
        </w:r>
      </w:ins>
    </w:p>
  </w:footnote>
  <w:footnote w:id="825">
    <w:p w14:paraId="4AABD765" w14:textId="0208FC64" w:rsidR="003E09AC" w:rsidRPr="005B3E31" w:rsidRDefault="003E09AC" w:rsidP="003D74D8">
      <w:pPr>
        <w:pStyle w:val="FootnoteText"/>
        <w:spacing w:line="480" w:lineRule="auto"/>
        <w:rPr>
          <w:ins w:id="202200" w:author="Claude" w:date="2026-09-27T12:00:00Z"/>
          <w:color w:val="000000" w:themeColor="text1"/>
        </w:rPr>
      </w:pPr>
      <w:ins w:id="202198" w:author="Claude" w:date="2026-09-27T12:00:00Z">
        <w:r>
          <w:rPr>
            <w:rStyle w:val="FootnoteReference"/>
            <w:color w:val="000000" w:themeColor="text1"/>
          </w:rPr>
          <w:footnoteRef/>
        </w:r>
      </w:ins>
      <w:ins w:id="202199" w:author="Claude" w:date="2026-09-27T12:00:00Z">
        <w:r>
          <w:rPr>
            <w:color w:val="000000" w:themeColor="text1"/>
          </w:rPr>
          <w:t xml:space="preserve"> This hypothetical is of my own creation, but the facts are very loosely based on historical records which are cited throughout this paragraph.</w:t>
        </w:r>
      </w:ins>
    </w:p>
  </w:footnote>
  <w:footnote w:id="826">
    <w:p w14:paraId="3D732385" w14:textId="40CA4778" w:rsidR="003E09AC" w:rsidRPr="005B3E31" w:rsidRDefault="003E09AC" w:rsidP="003D74D8">
      <w:pPr>
        <w:pStyle w:val="FootnoteText"/>
        <w:spacing w:line="480" w:lineRule="auto"/>
        <w:rPr>
          <w:ins w:id="202209" w:author="Claude" w:date="2026-09-27T12:00:00Z"/>
          <w:color w:val="000000" w:themeColor="text1"/>
        </w:rPr>
      </w:pPr>
      <w:ins w:id="202201" w:author="Claude" w:date="2026-09-27T12:00:00Z">
        <w:r>
          <w:rPr>
            <w:rStyle w:val="FootnoteReference"/>
            <w:color w:val="000000" w:themeColor="text1"/>
          </w:rPr>
          <w:footnoteRef/>
        </w:r>
      </w:ins>
      <w:ins w:id="202202" w:author="Claude" w:date="2026-09-27T12:00:00Z">
        <w:r>
          <w:rPr>
            <w:color w:val="000000" w:themeColor="text1"/>
          </w:rPr>
          <w:t xml:space="preserve"> M. B. Rowton, </w:t>
        </w:r>
      </w:ins>
      <w:ins w:id="202203" w:author="Claude" w:date="2026-09-27T12:00:00Z">
        <w:r>
          <w:rPr>
            <w:i/>
            <w:iCs/>
            <w:color w:val="000000" w:themeColor="text1"/>
          </w:rPr>
          <w:t>Watercourses and Water Rights in the Official Correspondence from Larsa and Isin</w:t>
        </w:r>
      </w:ins>
      <w:ins w:id="202204" w:author="Claude" w:date="2026-09-27T12:00:00Z">
        <w:r>
          <w:rPr>
            <w:color w:val="000000" w:themeColor="text1"/>
          </w:rPr>
          <w:t xml:space="preserve">, 21 J. </w:t>
        </w:r>
      </w:ins>
      <w:ins w:id="202205" w:author="Claude" w:date="2026-09-27T12:00:00Z">
        <w:r>
          <w:rPr>
            <w:smallCaps/>
            <w:color w:val="000000" w:themeColor="text1"/>
          </w:rPr>
          <w:t>Cuneiform Stud</w:t>
        </w:r>
      </w:ins>
      <w:ins w:id="202206" w:author="Claude" w:date="2026-09-27T12:00:00Z">
        <w:r>
          <w:rPr>
            <w:color w:val="000000" w:themeColor="text1"/>
          </w:rPr>
          <w:t xml:space="preserve">. 267, 269 (1967); </w:t>
        </w:r>
      </w:ins>
      <w:ins w:id="202207" w:author="Claude" w:date="2026-09-27T12:00:00Z">
        <w:r>
          <w:rPr>
            <w:smallCaps/>
            <w:color w:val="000000" w:themeColor="text1"/>
          </w:rPr>
          <w:t>Stanley D. Walters, Water for Larsa: An Old Babylonian Archive Dealing With Irrigation</w:t>
        </w:r>
      </w:ins>
      <w:ins w:id="202208" w:author="Claude" w:date="2026-09-27T12:00:00Z">
        <w:r>
          <w:rPr>
            <w:color w:val="000000" w:themeColor="text1"/>
          </w:rPr>
          <w:t xml:space="preserve"> 107–09 (1970).</w:t>
        </w:r>
      </w:ins>
    </w:p>
  </w:footnote>
  <w:footnote w:id="827">
    <w:p w14:paraId="0EDE0B62" w14:textId="2B249066" w:rsidR="00F6256E" w:rsidRPr="005B3E31" w:rsidRDefault="00F6256E" w:rsidP="003D74D8">
      <w:pPr>
        <w:pStyle w:val="FootnoteText"/>
        <w:spacing w:line="480" w:lineRule="auto"/>
        <w:rPr>
          <w:ins w:id="202214" w:author="Claude" w:date="2026-09-27T12:00:00Z"/>
          <w:color w:val="000000" w:themeColor="text1"/>
        </w:rPr>
      </w:pPr>
      <w:ins w:id="202210" w:author="Claude" w:date="2026-09-27T12:00:00Z">
        <w:r>
          <w:rPr>
            <w:rStyle w:val="FootnoteReference"/>
            <w:color w:val="000000" w:themeColor="text1"/>
          </w:rPr>
          <w:footnoteRef/>
        </w:r>
      </w:ins>
      <w:ins w:id="202211" w:author="Claude" w:date="2026-09-27T12:00:00Z">
        <w:r>
          <w:rPr>
            <w:color w:val="000000" w:themeColor="text1"/>
          </w:rPr>
          <w:t xml:space="preserve"> </w:t>
        </w:r>
      </w:ins>
      <w:ins w:id="202212" w:author="Claude" w:date="2026-09-27T12:00:00Z">
        <w:r>
          <w:rPr>
            <w:smallCaps/>
            <w:color w:val="000000" w:themeColor="text1"/>
          </w:rPr>
          <w:t>Klaas R. Veenhof, The Old Assyrian Period</w:t>
        </w:r>
      </w:ins>
      <w:ins w:id="202213" w:author="Claude" w:date="2026-09-27T12:00:00Z">
        <w:r>
          <w:rPr>
            <w:color w:val="000000" w:themeColor="text1"/>
          </w:rPr>
          <w:t xml:space="preserve"> 181 (Academic Press Fribourg 2008) (“When a party declares ‘Bring my case before the (plenary) kårum!’, it is an appeal to turn a confrontation before witnesses or arbiters, frequently in the framework of a private summons, into a formal lawsuit before the (plenary) kårum”).</w:t>
        </w:r>
      </w:ins>
    </w:p>
  </w:footnote>
  <w:footnote w:id="828">
    <w:p w14:paraId="05267964" w14:textId="7A2B7C81" w:rsidR="003E09AC" w:rsidRPr="005B3E31" w:rsidRDefault="003E09AC" w:rsidP="003D74D8">
      <w:pPr>
        <w:pStyle w:val="FootnoteText"/>
        <w:spacing w:line="480" w:lineRule="auto"/>
        <w:rPr>
          <w:ins w:id="202227" w:author="Claude" w:date="2026-09-27T12:00:00Z"/>
          <w:color w:val="000000" w:themeColor="text1"/>
        </w:rPr>
      </w:pPr>
      <w:ins w:id="202215" w:author="Claude" w:date="2026-09-27T12:00:00Z">
        <w:r>
          <w:rPr>
            <w:rStyle w:val="FootnoteReference"/>
            <w:color w:val="000000" w:themeColor="text1"/>
          </w:rPr>
          <w:footnoteRef/>
        </w:r>
      </w:ins>
      <w:ins w:id="202216" w:author="Claude" w:date="2026-09-27T12:00:00Z">
        <w:r>
          <w:rPr>
            <w:color w:val="000000" w:themeColor="text1"/>
          </w:rPr>
          <w:t xml:space="preserve"> </w:t>
        </w:r>
      </w:ins>
      <w:ins w:id="202217" w:author="Claude" w:date="2026-09-27T12:00:00Z">
        <w:r>
          <w:rPr>
            <w:smallCaps/>
            <w:color w:val="000000" w:themeColor="text1"/>
          </w:rPr>
          <w:t>Pamela Barmash, The Laws of Hammurabi: At the Confluence of Royal and Scribal Traditions</w:t>
        </w:r>
      </w:ins>
      <w:ins w:id="202218" w:author="Claude" w:date="2026-09-27T12:00:00Z">
        <w:r>
          <w:rPr>
            <w:color w:val="000000" w:themeColor="text1"/>
          </w:rPr>
          <w:t xml:space="preserve"> 50 (2020) (“[M]ost disputes were settled by local authorities, such as the elders of a city ward, the assembly of a town, or a mayor. But by co-opting the legal activities of local authorities, the monarch increased his authority. Nowhere in the Laws of Hammurabi was the legal authority of local authorities invalidated.”); </w:t>
        </w:r>
      </w:ins>
      <w:ins w:id="202219" w:author="Claude" w:date="2026-09-27T12:00:00Z">
        <w:r>
          <w:rPr>
            <w:i/>
            <w:iCs/>
            <w:color w:val="000000" w:themeColor="text1"/>
          </w:rPr>
          <w:t>see generally</w:t>
        </w:r>
      </w:ins>
      <w:ins w:id="202220" w:author="Claude" w:date="2026-09-27T12:00:00Z">
        <w:r>
          <w:rPr>
            <w:color w:val="000000" w:themeColor="text1"/>
          </w:rPr>
          <w:t xml:space="preserve"> Culbertson, infra note 18, at 69–78 (discussing how Ur III disputes escalated through multiple resolution venues before reaching provincial Courts, including initial attempts at resolution within households and communities, the role of local officials and community leaders in preliminary dispute arbitration, and the trajectory of cases from family and guild contexts to urban authorities, demonstrating that provincial Courts addressed only a fraction of disputes after unsuccessful resolution in other arenas); </w:t>
        </w:r>
      </w:ins>
      <w:ins w:id="202221" w:author="Claude" w:date="2026-09-27T12:00:00Z">
        <w:r>
          <w:rPr>
            <w:i/>
            <w:iCs/>
            <w:color w:val="000000" w:themeColor="text1"/>
          </w:rPr>
          <w:t>see also</w:t>
        </w:r>
      </w:ins>
      <w:ins w:id="202222" w:author="Claude" w:date="2026-09-27T12:00:00Z">
        <w:r>
          <w:rPr>
            <w:color w:val="000000" w:themeColor="text1"/>
          </w:rPr>
          <w:t xml:space="preserve"> </w:t>
        </w:r>
      </w:ins>
      <w:ins w:id="202223" w:author="Claude" w:date="2026-09-27T12:00:00Z">
        <w:r>
          <w:rPr>
            <w:smallCaps/>
            <w:color w:val="000000" w:themeColor="text1"/>
          </w:rPr>
          <w:t>Dominique Charpin, Writing, Law, and Kingship in Old Babylonian Mesopotamia</w:t>
        </w:r>
      </w:ins>
      <w:ins w:id="202224" w:author="Claude" w:date="2026-09-27T12:00:00Z">
        <w:r>
          <w:rPr>
            <w:color w:val="000000" w:themeColor="text1"/>
          </w:rPr>
          <w:t xml:space="preserve"> 46–47 (Jane Marie Todd trans., 2010) (explaining oath procedures requiring divine invocation and risk of curse for perjury); </w:t>
        </w:r>
      </w:ins>
      <w:ins w:id="202225" w:author="Claude" w:date="2026-09-27T12:00:00Z">
        <w:r>
          <w:rPr>
            <w:smallCaps/>
            <w:color w:val="000000" w:themeColor="text1"/>
          </w:rPr>
          <w:t>Shalom E. Holtz, Neo-Babylonian Court Procedure</w:t>
        </w:r>
      </w:ins>
      <w:ins w:id="202226" w:author="Claude" w:date="2026-09-27T12:00:00Z">
        <w:r>
          <w:rPr>
            <w:color w:val="000000" w:themeColor="text1"/>
          </w:rPr>
          <w:t xml:space="preserve"> 199–210 (2009) (analyzing promissory oaths sworn before authorities with divine sanctions).</w:t>
        </w:r>
      </w:ins>
    </w:p>
  </w:footnote>
  <w:footnote w:id="829">
    <w:p w14:paraId="300B9D2A" w14:textId="715450F4" w:rsidR="003E09AC" w:rsidRPr="005B3E31" w:rsidRDefault="003E09AC" w:rsidP="003D74D8">
      <w:pPr>
        <w:pStyle w:val="FootnoteText"/>
        <w:spacing w:line="480" w:lineRule="auto"/>
        <w:rPr>
          <w:ins w:id="202234" w:author="Claude" w:date="2026-09-27T12:00:00Z"/>
          <w:color w:val="000000" w:themeColor="text1"/>
        </w:rPr>
      </w:pPr>
      <w:ins w:id="202228" w:author="Claude" w:date="2026-09-27T12:00:00Z">
        <w:r>
          <w:rPr>
            <w:rStyle w:val="FootnoteReference"/>
            <w:color w:val="000000" w:themeColor="text1"/>
          </w:rPr>
          <w:footnoteRef/>
        </w:r>
      </w:ins>
      <w:ins w:id="202229" w:author="Claude" w:date="2026-09-27T12:00:00Z">
        <w:r>
          <w:rPr>
            <w:color w:val="000000" w:themeColor="text1"/>
          </w:rPr>
          <w:t xml:space="preserve"> Thorkild Jacobsen, </w:t>
        </w:r>
      </w:ins>
      <w:ins w:id="202230" w:author="Claude" w:date="2026-09-27T12:00:00Z">
        <w:r>
          <w:rPr>
            <w:i/>
            <w:iCs/>
            <w:color w:val="000000" w:themeColor="text1"/>
          </w:rPr>
          <w:t>Primitive Democracy in Ancient Mesopotamia</w:t>
        </w:r>
      </w:ins>
      <w:ins w:id="202231" w:author="Claude" w:date="2026-09-27T12:00:00Z">
        <w:r>
          <w:rPr>
            <w:color w:val="000000" w:themeColor="text1"/>
          </w:rPr>
          <w:t xml:space="preserve">, 2 J. </w:t>
        </w:r>
      </w:ins>
      <w:ins w:id="202232" w:author="Claude" w:date="2026-09-27T12:00:00Z">
        <w:r>
          <w:rPr>
            <w:smallCaps/>
            <w:color w:val="000000" w:themeColor="text1"/>
          </w:rPr>
          <w:t>Near E. Stud</w:t>
        </w:r>
      </w:ins>
      <w:ins w:id="202233" w:author="Claude" w:date="2026-09-27T12:00:00Z">
        <w:r>
          <w:rPr>
            <w:color w:val="000000" w:themeColor="text1"/>
          </w:rPr>
          <w:t>. 159, 168 (1943).</w:t>
        </w:r>
      </w:ins>
    </w:p>
  </w:footnote>
  <w:footnote w:id="830">
    <w:p w14:paraId="489911B3" w14:textId="4AB296A7" w:rsidR="003E09AC" w:rsidRPr="005B3E31" w:rsidRDefault="003E09AC" w:rsidP="003D74D8">
      <w:pPr>
        <w:pStyle w:val="FootnoteText"/>
        <w:spacing w:line="480" w:lineRule="auto"/>
        <w:rPr>
          <w:ins w:id="202243" w:author="Claude" w:date="2026-09-27T12:00:00Z"/>
          <w:color w:val="000000" w:themeColor="text1"/>
        </w:rPr>
      </w:pPr>
      <w:ins w:id="202235" w:author="Claude" w:date="2026-09-27T12:00:00Z">
        <w:r>
          <w:rPr>
            <w:rStyle w:val="FootnoteReference"/>
            <w:color w:val="000000" w:themeColor="text1"/>
          </w:rPr>
          <w:footnoteRef/>
        </w:r>
      </w:ins>
      <w:ins w:id="202236" w:author="Claude" w:date="2026-09-27T12:00:00Z">
        <w:r>
          <w:rPr>
            <w:color w:val="000000" w:themeColor="text1"/>
          </w:rPr>
          <w:t xml:space="preserve"> </w:t>
        </w:r>
      </w:ins>
      <w:ins w:id="202237" w:author="Claude" w:date="2026-09-27T12:00:00Z">
        <w:r>
          <w:rPr>
            <w:smallCaps/>
            <w:color w:val="000000" w:themeColor="text1"/>
          </w:rPr>
          <w:t>Dominique Charpin, Hammurabi of Babylon</w:t>
        </w:r>
      </w:ins>
      <w:ins w:id="202238" w:author="Claude" w:date="2026-09-27T12:00:00Z">
        <w:r>
          <w:rPr>
            <w:color w:val="000000" w:themeColor="text1"/>
          </w:rPr>
          <w:t xml:space="preserve"> 107 (2012) (elders were the heads of the most influential families); Laura E. Culbertson, </w:t>
        </w:r>
      </w:ins>
      <w:ins w:id="202239" w:author="Claude" w:date="2026-09-27T12:00:00Z">
        <w:r>
          <w:rPr>
            <w:i/>
            <w:iCs/>
            <w:color w:val="000000" w:themeColor="text1"/>
          </w:rPr>
          <w:t>Dispute Resolution in the Provincial Courts of the Third Dynasty of Ur</w:t>
        </w:r>
      </w:ins>
      <w:ins w:id="202240" w:author="Claude" w:date="2026-09-27T12:00:00Z">
        <w:r>
          <w:rPr>
            <w:color w:val="000000" w:themeColor="text1"/>
          </w:rPr>
          <w:t xml:space="preserve"> 73, 75, 108 (2009) (unpublished Ph.D. dissertation, University of Michigan); </w:t>
        </w:r>
      </w:ins>
      <w:ins w:id="202241" w:author="Claude" w:date="2026-09-27T12:00:00Z">
        <w:r>
          <w:rPr>
            <w:smallCaps/>
            <w:color w:val="000000" w:themeColor="text1"/>
          </w:rPr>
          <w:t>W. F. Leemans, Old Babylonian Texts From Dilbat, Sippar, and Other Places</w:t>
        </w:r>
      </w:ins>
      <w:ins w:id="202242" w:author="Claude" w:date="2026-09-27T12:00:00Z">
        <w:r>
          <w:rPr>
            <w:color w:val="000000" w:themeColor="text1"/>
          </w:rPr>
          <w:t xml:space="preserve"> 91 (M. Stol ed., 2023) (documenting a field-boundary dispute settled by an arbiter and an oath sworn before a divine emblem).</w:t>
        </w:r>
      </w:ins>
    </w:p>
  </w:footnote>
  <w:footnote w:id="831">
    <w:p w14:paraId="3348D7C5" w14:textId="3815AFBC" w:rsidR="003E09AC" w:rsidRPr="005B3E31" w:rsidRDefault="003E09AC" w:rsidP="003D74D8">
      <w:pPr>
        <w:pStyle w:val="FootnoteText"/>
        <w:spacing w:line="480" w:lineRule="auto"/>
        <w:rPr>
          <w:ins w:id="202252" w:author="Claude" w:date="2026-09-27T12:00:00Z"/>
          <w:color w:val="000000" w:themeColor="text1"/>
        </w:rPr>
      </w:pPr>
      <w:ins w:id="202244" w:author="Claude" w:date="2026-09-27T12:00:00Z">
        <w:r>
          <w:rPr>
            <w:rStyle w:val="FootnoteReference"/>
            <w:color w:val="000000" w:themeColor="text1"/>
          </w:rPr>
          <w:footnoteRef/>
        </w:r>
      </w:ins>
      <w:ins w:id="202245" w:author="Claude" w:date="2026-09-27T12:00:00Z">
        <w:r>
          <w:rPr>
            <w:color w:val="000000" w:themeColor="text1"/>
          </w:rPr>
          <w:t xml:space="preserve"> Norman Yoffee, </w:t>
        </w:r>
      </w:ins>
      <w:ins w:id="202246" w:author="Claude" w:date="2026-09-27T12:00:00Z">
        <w:r>
          <w:rPr>
            <w:i/>
            <w:iCs/>
            <w:color w:val="000000" w:themeColor="text1"/>
          </w:rPr>
          <w:t>Law Courts and the Mediation of Social Conflict in Ancient Mesopotamia</w:t>
        </w:r>
      </w:ins>
      <w:ins w:id="202247" w:author="Claude" w:date="2026-09-27T12:00:00Z">
        <w:r>
          <w:rPr>
            <w:color w:val="000000" w:themeColor="text1"/>
          </w:rPr>
          <w:t xml:space="preserve">, </w:t>
        </w:r>
      </w:ins>
      <w:ins w:id="202248" w:author="Claude" w:date="2026-09-27T12:00:00Z">
        <w:r>
          <w:rPr>
            <w:i/>
            <w:iCs/>
            <w:color w:val="000000" w:themeColor="text1"/>
          </w:rPr>
          <w:t>in</w:t>
        </w:r>
      </w:ins>
      <w:ins w:id="202249" w:author="Claude" w:date="2026-09-27T12:00:00Z">
        <w:r>
          <w:rPr>
            <w:color w:val="000000" w:themeColor="text1"/>
          </w:rPr>
          <w:t xml:space="preserve"> </w:t>
        </w:r>
      </w:ins>
      <w:ins w:id="202250" w:author="Claude" w:date="2026-09-27T12:00:00Z">
        <w:r>
          <w:rPr>
            <w:smallCaps/>
            <w:color w:val="000000" w:themeColor="text1"/>
          </w:rPr>
          <w:t xml:space="preserve">Order, Legitimacy, and Wealth in Ancient States </w:t>
        </w:r>
      </w:ins>
      <w:ins w:id="202251" w:author="Claude" w:date="2026-09-27T12:00:00Z">
        <w:r>
          <w:rPr>
            <w:color w:val="000000" w:themeColor="text1"/>
          </w:rPr>
          <w:t>46, 48–58 (Janet Richards &amp; Mary Van Buren eds., 2000).</w:t>
        </w:r>
      </w:ins>
    </w:p>
  </w:footnote>
  <w:footnote w:id="832">
    <w:p w14:paraId="0C8A6EF2" w14:textId="27444EBA" w:rsidR="003E09AC" w:rsidRPr="005B3E31" w:rsidRDefault="003E09AC" w:rsidP="003D74D8">
      <w:pPr>
        <w:pStyle w:val="FootnoteText"/>
        <w:spacing w:line="480" w:lineRule="auto"/>
        <w:rPr>
          <w:ins w:id="202267" w:author="Claude" w:date="2026-09-27T12:00:00Z"/>
          <w:color w:val="000000" w:themeColor="text1"/>
        </w:rPr>
      </w:pPr>
      <w:ins w:id="202253" w:author="Claude" w:date="2026-09-27T12:00:00Z">
        <w:r>
          <w:rPr>
            <w:rStyle w:val="FootnoteReference"/>
            <w:color w:val="000000" w:themeColor="text1"/>
          </w:rPr>
          <w:footnoteRef/>
        </w:r>
      </w:ins>
      <w:ins w:id="202254" w:author="Claude" w:date="2026-09-27T12:00:00Z">
        <w:r>
          <w:rPr>
            <w:color w:val="000000" w:themeColor="text1"/>
          </w:rPr>
          <w:t xml:space="preserve"> Culbertson, infra note 18, at 69–78 (documenting from the ditila corpus that formal proceedings were memorialized in writing only after earlier stages); </w:t>
        </w:r>
      </w:ins>
      <w:ins w:id="202255" w:author="Claude" w:date="2026-09-27T12:00:00Z">
        <w:r>
          <w:rPr>
            <w:i/>
            <w:iCs/>
            <w:color w:val="000000" w:themeColor="text1"/>
          </w:rPr>
          <w:t>see also</w:t>
        </w:r>
      </w:ins>
      <w:ins w:id="202256" w:author="Claude" w:date="2026-09-27T12:00:00Z">
        <w:r>
          <w:rPr>
            <w:color w:val="000000" w:themeColor="text1"/>
          </w:rPr>
          <w:t> Itzchak E. Kornfeld, </w:t>
        </w:r>
      </w:ins>
      <w:ins w:id="202257" w:author="Claude" w:date="2026-09-27T12:00:00Z">
        <w:r>
          <w:rPr>
            <w:i/>
            <w:iCs/>
            <w:color w:val="000000" w:themeColor="text1"/>
          </w:rPr>
          <w:t>Mesopotamia: A History of Water and Law</w:t>
        </w:r>
      </w:ins>
      <w:ins w:id="202258" w:author="Claude" w:date="2026-09-27T12:00:00Z">
        <w:r>
          <w:rPr>
            <w:color w:val="000000" w:themeColor="text1"/>
          </w:rPr>
          <w:t>, </w:t>
        </w:r>
      </w:ins>
      <w:ins w:id="202259" w:author="Claude" w:date="2026-09-27T12:00:00Z">
        <w:r>
          <w:rPr>
            <w:i/>
            <w:iCs/>
            <w:color w:val="000000" w:themeColor="text1"/>
          </w:rPr>
          <w:t>in</w:t>
        </w:r>
      </w:ins>
      <w:ins w:id="202260" w:author="Claude" w:date="2026-09-27T12:00:00Z">
        <w:r>
          <w:rPr>
            <w:color w:val="000000" w:themeColor="text1"/>
          </w:rPr>
          <w:t> </w:t>
        </w:r>
      </w:ins>
      <w:ins w:id="202261" w:author="Claude" w:date="2026-09-27T12:00:00Z">
        <w:r>
          <w:rPr>
            <w:smallCaps/>
            <w:color w:val="000000" w:themeColor="text1"/>
          </w:rPr>
          <w:t>The Evolution of the Law and Politics of Water</w:t>
        </w:r>
      </w:ins>
      <w:ins w:id="202262" w:author="Claude" w:date="2026-09-27T12:00:00Z">
        <w:r>
          <w:rPr>
            <w:color w:val="000000" w:themeColor="text1"/>
          </w:rPr>
          <w:t xml:space="preserve"> 21, 23, 33 (Joseph W. Dellapenna &amp; Joyeeta Gupta eds., 2009) (noting compensatory rather than punitive nature of water dispute remedies); </w:t>
        </w:r>
      </w:ins>
      <w:ins w:id="202263" w:author="Claude" w:date="2026-09-27T12:00:00Z">
        <w:r>
          <w:rPr>
            <w:smallCaps/>
            <w:color w:val="000000" w:themeColor="text1"/>
          </w:rPr>
          <w:t>Judicial Decisions in the Ancient Near East</w:t>
        </w:r>
      </w:ins>
      <w:ins w:id="202264" w:author="Claude" w:date="2026-09-27T12:00:00Z">
        <w:r>
          <w:rPr>
            <w:color w:val="000000" w:themeColor="text1"/>
          </w:rPr>
          <w:t xml:space="preserve"> 383–88 (Sophie Démare-Lafont &amp; Daniel E. Fleming eds., 2023) (documenting progression from local to royal jurisdiction); </w:t>
        </w:r>
      </w:ins>
      <w:ins w:id="202265" w:author="Claude" w:date="2026-09-27T12:00:00Z">
        <w:r>
          <w:rPr>
            <w:smallCaps/>
            <w:color w:val="000000" w:themeColor="text1"/>
          </w:rPr>
          <w:t>Martha T. Roth, Law Collections From Mesopotamia and Asia Minor</w:t>
        </w:r>
      </w:ins>
      <w:ins w:id="202266" w:author="Claude" w:date="2026-09-27T12:00:00Z">
        <w:r>
          <w:rPr>
            <w:color w:val="000000" w:themeColor="text1"/>
          </w:rPr>
          <w:t xml:space="preserve"> 91–92 (2d ed. 1997) (¶¶53–56 deal with irrigation offenses).</w:t>
        </w:r>
      </w:ins>
    </w:p>
  </w:footnote>
  <w:footnote w:id="833">
    <w:p w14:paraId="50CEDD91" w14:textId="48CF5F83" w:rsidR="006E1CB3" w:rsidRPr="005B3E31" w:rsidRDefault="006E1CB3" w:rsidP="003D74D8">
      <w:pPr>
        <w:pStyle w:val="FootnoteText"/>
        <w:spacing w:line="480" w:lineRule="auto"/>
        <w:rPr>
          <w:ins w:id="202290" w:author="Claude" w:date="2026-09-27T12:00:00Z"/>
          <w:color w:val="000000" w:themeColor="text1"/>
        </w:rPr>
      </w:pPr>
      <w:ins w:id="202286" w:author="Claude" w:date="2026-09-27T12:00:00Z">
        <w:r>
          <w:rPr>
            <w:rStyle w:val="FootnoteReference"/>
            <w:color w:val="000000" w:themeColor="text1"/>
          </w:rPr>
          <w:footnoteRef/>
        </w:r>
      </w:ins>
      <w:ins w:id="202287" w:author="Claude" w:date="2026-09-27T12:00:00Z">
        <w:r>
          <w:rPr>
            <w:color w:val="000000" w:themeColor="text1"/>
          </w:rPr>
          <w:t xml:space="preserve"> </w:t>
        </w:r>
      </w:ins>
      <w:ins w:id="202288" w:author="Claude" w:date="2026-09-27T12:00:00Z">
        <w:r>
          <w:rPr>
            <w:smallCaps/>
            <w:color w:val="000000" w:themeColor="text1"/>
          </w:rPr>
          <w:t>Fernanda Pirie, The Rule of Laws: A 4000-year Quest to Order the World</w:t>
        </w:r>
      </w:ins>
      <w:ins w:id="202289" w:author="Claude" w:date="2026-09-27T12:00:00Z">
        <w:r>
          <w:rPr>
            <w:color w:val="000000" w:themeColor="text1"/>
          </w:rPr>
          <w:t>, chapter 11 (my book does not have page numbers).</w:t>
        </w:r>
      </w:ins>
    </w:p>
  </w:footnote>
  <w:footnote w:id="834">
    <w:p w14:paraId="1C7B2049" w14:textId="6E566316" w:rsidR="00D70590" w:rsidRPr="005B3E31" w:rsidRDefault="00D70590" w:rsidP="003D74D8">
      <w:pPr>
        <w:pStyle w:val="FootnoteText"/>
        <w:spacing w:line="480" w:lineRule="auto"/>
        <w:rPr>
          <w:ins w:id="202301" w:author="Claude" w:date="2026-09-27T12:00:00Z"/>
        </w:rPr>
      </w:pPr>
      <w:ins w:id="202295" w:author="Claude" w:date="2026-09-27T12:00:00Z">
        <w:r>
          <w:rPr>
            <w:rStyle w:val="FootnoteReference"/>
          </w:rPr>
          <w:footnoteRef/>
        </w:r>
      </w:ins>
      <w:ins w:id="202296" w:author="Claude" w:date="2026-09-27T12:00:00Z">
        <w:r>
          <w:t xml:space="preserve"> Russell G. Pearce, </w:t>
        </w:r>
      </w:ins>
      <w:ins w:id="202297" w:author="Claude" w:date="2026-09-27T12:00:00Z">
        <w:r>
          <w:rPr>
            <w:i/>
            <w:iCs/>
          </w:rPr>
          <w:t>Rediscovering the Republican Origins of the Legal Ethics Codes</w:t>
        </w:r>
      </w:ins>
      <w:ins w:id="202298" w:author="Claude" w:date="2026-09-27T12:00:00Z">
        <w:r>
          <w:t xml:space="preserve">, 6 </w:t>
        </w:r>
      </w:ins>
      <w:ins w:id="202299" w:author="Claude" w:date="2026-09-27T12:00:00Z">
        <w:r>
          <w:rPr>
            <w:smallCaps/>
          </w:rPr>
          <w:t>Geo. J. Legal Ethics</w:t>
        </w:r>
      </w:ins>
      <w:ins w:id="202300" w:author="Claude" w:date="2026-09-27T12:00:00Z">
        <w:r>
          <w:t xml:space="preserve"> 241, 248 (1992).</w:t>
        </w:r>
      </w:ins>
    </w:p>
  </w:footnote>
  <w:footnote w:id="835">
    <w:p w14:paraId="7383B4FA" w14:textId="45996591" w:rsidR="00B663C8" w:rsidRPr="005B3E31" w:rsidRDefault="00B663C8" w:rsidP="003D74D8">
      <w:pPr>
        <w:pStyle w:val="FootnoteText"/>
        <w:spacing w:line="480" w:lineRule="auto"/>
        <w:rPr>
          <w:ins w:id="202308" w:author="Claude" w:date="2026-09-27T12:00:00Z"/>
        </w:rPr>
      </w:pPr>
      <w:ins w:id="202302" w:author="Claude" w:date="2026-09-27T12:00:00Z">
        <w:r>
          <w:rPr>
            <w:rStyle w:val="FootnoteReference"/>
          </w:rPr>
          <w:footnoteRef/>
        </w:r>
      </w:ins>
      <w:ins w:id="202303" w:author="Claude" w:date="2026-09-27T12:00:00Z">
        <w:r>
          <w:t xml:space="preserve"> Keith A. Findley &amp; Michael S. Scott, </w:t>
        </w:r>
      </w:ins>
      <w:ins w:id="202304" w:author="Claude" w:date="2026-09-27T12:00:00Z">
        <w:r>
          <w:rPr>
            <w:i/>
            <w:iCs/>
          </w:rPr>
          <w:t>The Multiple Dimensions of Tunnel Vision in Criminal Cases</w:t>
        </w:r>
      </w:ins>
      <w:ins w:id="202305" w:author="Claude" w:date="2026-09-27T12:00:00Z">
        <w:r>
          <w:t xml:space="preserve">, 2006 </w:t>
        </w:r>
      </w:ins>
      <w:ins w:id="202306" w:author="Claude" w:date="2026-09-27T12:00:00Z">
        <w:r>
          <w:rPr>
            <w:smallCaps/>
          </w:rPr>
          <w:t>Wis. L. Rev.</w:t>
        </w:r>
      </w:ins>
      <w:ins w:id="202307" w:author="Claude" w:date="2026-09-27T12:00:00Z">
        <w:r>
          <w:t xml:space="preserve"> 291, 322–23 (2006).</w:t>
        </w:r>
      </w:ins>
    </w:p>
  </w:footnote>
  <w:footnote w:id="836">
    <w:p w14:paraId="37FA1776" w14:textId="4499ED54" w:rsidR="00094246" w:rsidRPr="005B3E31" w:rsidRDefault="00094246" w:rsidP="003D74D8">
      <w:pPr>
        <w:pStyle w:val="FootnoteText"/>
        <w:spacing w:line="480" w:lineRule="auto"/>
        <w:rPr>
          <w:ins w:id="202317" w:author="Claude" w:date="2026-09-27T12:00:00Z"/>
        </w:rPr>
      </w:pPr>
      <w:ins w:id="202309" w:author="Claude" w:date="2026-09-27T12:00:00Z">
        <w:r>
          <w:rPr>
            <w:rStyle w:val="FootnoteReference"/>
          </w:rPr>
          <w:footnoteRef/>
        </w:r>
      </w:ins>
      <w:ins w:id="202310" w:author="Claude" w:date="2026-09-27T12:00:00Z">
        <w:r>
          <w:t xml:space="preserve"> Russell G. Pearce, </w:t>
        </w:r>
      </w:ins>
      <w:ins w:id="202311" w:author="Claude" w:date="2026-09-27T12:00:00Z">
        <w:r>
          <w:rPr>
            <w:i/>
            <w:iCs/>
          </w:rPr>
          <w:t>Rediscovering the Republican Origins of the Legal Ethics Codes</w:t>
        </w:r>
      </w:ins>
      <w:ins w:id="202312" w:author="Claude" w:date="2026-09-27T12:00:00Z">
        <w:r>
          <w:t xml:space="preserve">, 6 </w:t>
        </w:r>
      </w:ins>
      <w:ins w:id="202313" w:author="Claude" w:date="2026-09-27T12:00:00Z">
        <w:r>
          <w:rPr>
            <w:smallCaps/>
          </w:rPr>
          <w:t>Geo. J. Legal Ethics</w:t>
        </w:r>
      </w:ins>
      <w:ins w:id="202314" w:author="Claude" w:date="2026-09-27T12:00:00Z">
        <w:r>
          <w:t xml:space="preserve"> 241, 269 (1992) (quoting </w:t>
        </w:r>
      </w:ins>
      <w:ins w:id="202315" w:author="Claude" w:date="2026-09-27T12:00:00Z">
        <w:r>
          <w:rPr>
            <w:smallCaps/>
          </w:rPr>
          <w:t>ABA Canons of Ethics</w:t>
        </w:r>
      </w:ins>
      <w:ins w:id="202316" w:author="Claude" w:date="2026-09-27T12:00:00Z">
        <w:r>
          <w:t xml:space="preserve"> Canon 31 (1908))</w:t>
        </w:r>
      </w:ins>
    </w:p>
  </w:footnote>
  <w:footnote w:id="837">
    <w:p w14:paraId="1F8CC019" w14:textId="50EF28D8" w:rsidR="00094246" w:rsidRPr="005B3E31" w:rsidRDefault="00094246" w:rsidP="003D74D8">
      <w:pPr>
        <w:pStyle w:val="FootnoteText"/>
        <w:spacing w:line="480" w:lineRule="auto"/>
        <w:rPr>
          <w:ins w:id="202324" w:author="Claude" w:date="2026-09-27T12:00:00Z"/>
        </w:rPr>
      </w:pPr>
      <w:ins w:id="202318" w:author="Claude" w:date="2026-09-27T12:00:00Z">
        <w:r>
          <w:rPr>
            <w:rStyle w:val="FootnoteReference"/>
          </w:rPr>
          <w:footnoteRef/>
        </w:r>
      </w:ins>
      <w:ins w:id="202319" w:author="Claude" w:date="2026-09-27T12:00:00Z">
        <w:r>
          <w:t xml:space="preserve"> Michael Ariens, </w:t>
        </w:r>
      </w:ins>
      <w:ins w:id="202320" w:author="Claude" w:date="2026-09-27T12:00:00Z">
        <w:r>
          <w:rPr>
            <w:i/>
            <w:iCs/>
          </w:rPr>
          <w:t>Lost and Found: David Hoffman and the History of American Legal Ethics</w:t>
        </w:r>
      </w:ins>
      <w:ins w:id="202321" w:author="Claude" w:date="2026-09-27T12:00:00Z">
        <w:r>
          <w:t xml:space="preserve">, 67 </w:t>
        </w:r>
      </w:ins>
      <w:ins w:id="202322" w:author="Claude" w:date="2026-09-27T12:00:00Z">
        <w:r>
          <w:rPr>
            <w:smallCaps/>
          </w:rPr>
          <w:t>Ark. L. Rev</w:t>
        </w:r>
      </w:ins>
      <w:ins w:id="202323" w:author="Claude" w:date="2026-09-27T12:00:00Z">
        <w:r>
          <w:t>. 571, 573, 602 (2014).</w:t>
        </w:r>
      </w:ins>
    </w:p>
  </w:footnote>
  <w:footnote w:id="838">
    <w:p w14:paraId="4D42B9D4" w14:textId="7814ECD9" w:rsidR="00F5733F" w:rsidRPr="005B3E31" w:rsidRDefault="00F5733F" w:rsidP="003D74D8">
      <w:pPr>
        <w:pStyle w:val="FootnoteText"/>
        <w:spacing w:line="480" w:lineRule="auto"/>
        <w:rPr>
          <w:ins w:id="202353" w:author="Claude" w:date="2026-09-27T12:00:00Z"/>
        </w:rPr>
      </w:pPr>
      <w:ins w:id="202335" w:author="Claude" w:date="2026-09-27T12:00:00Z">
        <w:r>
          <w:rPr>
            <w:rStyle w:val="FootnoteReference"/>
          </w:rPr>
          <w:footnoteRef/>
        </w:r>
      </w:ins>
      <w:ins w:id="202336" w:author="Claude" w:date="2026-09-27T12:00:00Z">
        <w:r>
          <w:t xml:space="preserve">Carli N. Conklin, </w:t>
        </w:r>
      </w:ins>
      <w:ins w:id="202337" w:author="Claude" w:date="2026-09-27T12:00:00Z">
        <w:r>
          <w:rPr>
            <w:i/>
            <w:iCs/>
          </w:rPr>
          <w:t>A Robust History of Arbitration in Early America: Commentary on The New Federal Arbitration Law</w:t>
        </w:r>
      </w:ins>
      <w:ins w:id="202338" w:author="Claude" w:date="2026-09-27T12:00:00Z">
        <w:r>
          <w:t xml:space="preserve">, </w:t>
        </w:r>
      </w:ins>
      <w:ins w:id="202339" w:author="Claude" w:date="2026-09-27T12:00:00Z">
        <w:r>
          <w:rPr>
            <w:i/>
            <w:iCs/>
          </w:rPr>
          <w:t>in</w:t>
        </w:r>
      </w:ins>
      <w:ins w:id="202340" w:author="Claude" w:date="2026-09-27T12:00:00Z">
        <w:r>
          <w:t xml:space="preserve"> </w:t>
        </w:r>
      </w:ins>
      <w:ins w:id="202341" w:author="Claude" w:date="2026-09-27T12:00:00Z">
        <w:r>
          <w:rPr>
            <w:smallCaps/>
          </w:rPr>
          <w:t>Discussions in Dispute Resolution: The Foundational Articles</w:t>
        </w:r>
      </w:ins>
      <w:ins w:id="202342" w:author="Claude" w:date="2026-09-27T12:00:00Z">
        <w:r>
          <w:t xml:space="preserve"> 207, 207–09 (2021); Imre Stephen Szalai, </w:t>
        </w:r>
      </w:ins>
      <w:ins w:id="202343" w:author="Claude" w:date="2026-09-27T12:00:00Z">
        <w:r>
          <w:rPr>
            <w:i/>
            <w:iCs/>
          </w:rPr>
          <w:t>Exploring the Federal Arbitration Act Through the Lens of History</w:t>
        </w:r>
      </w:ins>
      <w:ins w:id="202344" w:author="Claude" w:date="2026-09-27T12:00:00Z">
        <w:r>
          <w:t xml:space="preserve">, 2016 </w:t>
        </w:r>
      </w:ins>
      <w:ins w:id="202345" w:author="Claude" w:date="2026-09-27T12:00:00Z">
        <w:r>
          <w:rPr>
            <w:smallCaps/>
          </w:rPr>
          <w:t>J. Disp. Resol.</w:t>
        </w:r>
      </w:ins>
      <w:ins w:id="202346" w:author="Claude" w:date="2026-09-27T12:00:00Z">
        <w:r>
          <w:t xml:space="preserve"> 115, 117–18, 132 (2016); Amy J. Schmitz, </w:t>
        </w:r>
      </w:ins>
      <w:ins w:id="202347" w:author="Claude" w:date="2026-09-27T12:00:00Z">
        <w:r>
          <w:rPr>
            <w:i/>
            <w:iCs/>
          </w:rPr>
          <w:t>Emphasizing Efficiency in the Digital Age</w:t>
        </w:r>
      </w:ins>
      <w:ins w:id="202348" w:author="Claude" w:date="2026-09-27T12:00:00Z">
        <w:r>
          <w:t xml:space="preserve">, </w:t>
        </w:r>
      </w:ins>
      <w:ins w:id="202349" w:author="Claude" w:date="2026-09-27T12:00:00Z">
        <w:r>
          <w:rPr>
            <w:i/>
            <w:iCs/>
          </w:rPr>
          <w:t>in</w:t>
        </w:r>
      </w:ins>
      <w:ins w:id="202350" w:author="Claude" w:date="2026-09-27T12:00:00Z">
        <w:r>
          <w:t xml:space="preserve"> </w:t>
        </w:r>
      </w:ins>
      <w:ins w:id="202351" w:author="Claude" w:date="2026-09-27T12:00:00Z">
        <w:r>
          <w:rPr>
            <w:smallCaps/>
          </w:rPr>
          <w:t>Discussions in Dispute Resolution: The Foundational Articles</w:t>
        </w:r>
      </w:ins>
      <w:ins w:id="202352" w:author="Claude" w:date="2026-09-27T12:00:00Z">
        <w:r>
          <w:t xml:space="preserve"> 221, 221–22 (2021).</w:t>
        </w:r>
      </w:ins>
    </w:p>
  </w:footnote>
  <w:footnote w:id="839">
    <w:p w14:paraId="3E92A87B" w14:textId="01FED66A" w:rsidR="005B02CA" w:rsidRPr="005B3E31" w:rsidRDefault="005B02CA" w:rsidP="003D74D8">
      <w:pPr>
        <w:pStyle w:val="FootnoteText"/>
        <w:spacing w:line="480" w:lineRule="auto"/>
        <w:rPr>
          <w:ins w:id="202360" w:author="Claude" w:date="2026-09-27T12:00:00Z"/>
        </w:rPr>
      </w:pPr>
      <w:ins w:id="202354" w:author="Claude" w:date="2026-09-27T12:00:00Z">
        <w:r>
          <w:rPr>
            <w:rStyle w:val="FootnoteReference"/>
          </w:rPr>
          <w:footnoteRef/>
        </w:r>
      </w:ins>
      <w:ins w:id="202355" w:author="Claude" w:date="2026-09-27T12:00:00Z">
        <w:r>
          <w:rPr>
            <w:color w:val="000000" w:themeColor="text1"/>
          </w:rPr>
          <w:t xml:space="preserve">Southland Corp. v. Keating, 465 U.S. 1, 25 (1984) (O’Connor, J., dissenting); Margaret L. Moses, </w:t>
        </w:r>
      </w:ins>
      <w:ins w:id="202356" w:author="Claude" w:date="2026-09-27T12:00:00Z">
        <w:r>
          <w:rPr>
            <w:i/>
            <w:iCs/>
            <w:color w:val="000000" w:themeColor="text1"/>
          </w:rPr>
          <w:t>Statutory Misconstruction: How the Supreme Court Created a Federal Arbitration Law Never Enacted by Congress</w:t>
        </w:r>
      </w:ins>
      <w:ins w:id="202357" w:author="Claude" w:date="2026-09-27T12:00:00Z">
        <w:r>
          <w:rPr>
            <w:color w:val="000000" w:themeColor="text1"/>
          </w:rPr>
          <w:t xml:space="preserve">, 34 </w:t>
        </w:r>
      </w:ins>
      <w:ins w:id="202358" w:author="Claude" w:date="2026-09-27T12:00:00Z">
        <w:r>
          <w:rPr>
            <w:smallCaps/>
            <w:color w:val="000000" w:themeColor="text1"/>
          </w:rPr>
          <w:t>Fla. St. U. L. Rev.</w:t>
        </w:r>
      </w:ins>
      <w:ins w:id="202359" w:author="Claude" w:date="2026-09-27T12:00:00Z">
        <w:r>
          <w:rPr>
            <w:color w:val="000000" w:themeColor="text1"/>
          </w:rPr>
          <w:t xml:space="preserve"> 99, 100, 129 (2006).</w:t>
        </w:r>
      </w:ins>
    </w:p>
  </w:footnote>
  <w:footnote w:id="840">
    <w:p w14:paraId="17781D62" w14:textId="7FECB278" w:rsidR="00D1021C" w:rsidRPr="005B3E31" w:rsidRDefault="00D1021C" w:rsidP="003D74D8">
      <w:pPr>
        <w:pStyle w:val="FootnoteText"/>
        <w:spacing w:line="480" w:lineRule="auto"/>
        <w:rPr>
          <w:ins w:id="202385" w:author="Claude" w:date="2026-09-27T12:00:00Z"/>
        </w:rPr>
      </w:pPr>
      <w:ins w:id="202361" w:author="Claude" w:date="2026-09-27T12:00:00Z">
        <w:r>
          <w:rPr>
            <w:rStyle w:val="FootnoteReference"/>
          </w:rPr>
          <w:footnoteRef/>
        </w:r>
      </w:ins>
      <w:ins w:id="202362" w:author="Claude" w:date="2026-09-27T12:00:00Z">
        <w:r>
          <w:t xml:space="preserve"> Jill I. Gross, </w:t>
        </w:r>
      </w:ins>
      <w:ins w:id="202363" w:author="Claude" w:date="2026-09-27T12:00:00Z">
        <w:r>
          <w:rPr>
            <w:i/>
            <w:iCs/>
          </w:rPr>
          <w:t>Rethinking the Debunking: On Arbitration Myths, Preferences, and Legal Theory</w:t>
        </w:r>
      </w:ins>
      <w:ins w:id="202364" w:author="Claude" w:date="2026-09-27T12:00:00Z">
        <w:r>
          <w:t xml:space="preserve">, </w:t>
        </w:r>
      </w:ins>
      <w:ins w:id="202365" w:author="Claude" w:date="2026-09-27T12:00:00Z">
        <w:r>
          <w:rPr>
            <w:i/>
            <w:iCs/>
          </w:rPr>
          <w:t>in</w:t>
        </w:r>
      </w:ins>
      <w:ins w:id="202366" w:author="Claude" w:date="2026-09-27T12:00:00Z">
        <w:r>
          <w:t xml:space="preserve"> </w:t>
        </w:r>
      </w:ins>
      <w:ins w:id="202367" w:author="Claude" w:date="2026-09-27T12:00:00Z">
        <w:r>
          <w:rPr>
            <w:smallCaps/>
          </w:rPr>
          <w:t>Discussions in Dispute Resolution: The Foundational Articles</w:t>
        </w:r>
      </w:ins>
      <w:ins w:id="202368" w:author="Claude" w:date="2026-09-27T12:00:00Z">
        <w:r>
          <w:t xml:space="preserve"> 255, 256 (Art Hinshaw et al. eds., 2021); Frank E.A. Sander, </w:t>
        </w:r>
      </w:ins>
      <w:ins w:id="202369" w:author="Claude" w:date="2026-09-27T12:00:00Z">
        <w:r>
          <w:rPr>
            <w:i/>
            <w:iCs/>
          </w:rPr>
          <w:t>Varieties of Dispute Processing</w:t>
        </w:r>
      </w:ins>
      <w:ins w:id="202370" w:author="Claude" w:date="2026-09-27T12:00:00Z">
        <w:r>
          <w:t xml:space="preserve">, 70 F.R.D. 111, 131 (1976), </w:t>
        </w:r>
      </w:ins>
      <w:ins w:id="202371" w:author="Claude" w:date="2026-09-27T12:00:00Z">
        <w:r>
          <w:rPr>
            <w:i/>
            <w:iCs/>
          </w:rPr>
          <w:t>reprinted in</w:t>
        </w:r>
      </w:ins>
      <w:ins w:id="202372" w:author="Claude" w:date="2026-09-27T12:00:00Z">
        <w:r>
          <w:t xml:space="preserve"> </w:t>
        </w:r>
      </w:ins>
      <w:ins w:id="202373" w:author="Claude" w:date="2026-09-27T12:00:00Z">
        <w:r>
          <w:rPr>
            <w:smallCaps/>
          </w:rPr>
          <w:t>Discussions in Dispute Resolution: The Foundational Articles</w:t>
        </w:r>
      </w:ins>
      <w:ins w:id="202374" w:author="Claude" w:date="2026-09-27T12:00:00Z">
        <w:r>
          <w:t xml:space="preserve"> 321, 324 (Art Hinshaw et al. eds., 2021); Donna Shestowsky, </w:t>
        </w:r>
      </w:ins>
      <w:ins w:id="202375" w:author="Claude" w:date="2026-09-27T12:00:00Z">
        <w:r>
          <w:rPr>
            <w:i/>
            <w:iCs/>
          </w:rPr>
          <w:t>How Useful Is Court ADR If Litigants (Still) Don’t Know about It?</w:t>
        </w:r>
      </w:ins>
      <w:ins w:id="202376" w:author="Claude" w:date="2026-09-27T12:00:00Z">
        <w:r>
          <w:t xml:space="preserve">, </w:t>
        </w:r>
      </w:ins>
      <w:ins w:id="202377" w:author="Claude" w:date="2026-09-27T12:00:00Z">
        <w:r>
          <w:rPr>
            <w:i/>
            <w:iCs/>
          </w:rPr>
          <w:t>in</w:t>
        </w:r>
      </w:ins>
      <w:ins w:id="202378" w:author="Claude" w:date="2026-09-27T12:00:00Z">
        <w:r>
          <w:t xml:space="preserve"> </w:t>
        </w:r>
      </w:ins>
      <w:ins w:id="202379" w:author="Claude" w:date="2026-09-27T12:00:00Z">
        <w:r>
          <w:rPr>
            <w:smallCaps/>
          </w:rPr>
          <w:t>Discussions in Dispute Resolution: The Foundational Articles</w:t>
        </w:r>
      </w:ins>
      <w:ins w:id="202380" w:author="Claude" w:date="2026-09-27T12:00:00Z">
        <w:r>
          <w:t xml:space="preserve"> 327, 327; Marc Galanter, </w:t>
        </w:r>
      </w:ins>
      <w:ins w:id="202381" w:author="Claude" w:date="2026-09-27T12:00:00Z">
        <w:r>
          <w:rPr>
            <w:i/>
            <w:iCs/>
          </w:rPr>
          <w:t>Reading the Landscape of Disputes: What We Know and Don’t Know (and Think We Know) About Our Allegedly Contentious and Litigious Society</w:t>
        </w:r>
      </w:ins>
      <w:ins w:id="202382" w:author="Claude" w:date="2026-09-27T12:00:00Z">
        <w:r>
          <w:t xml:space="preserve">, 31 </w:t>
        </w:r>
      </w:ins>
      <w:ins w:id="202383" w:author="Claude" w:date="2026-09-27T12:00:00Z">
        <w:r>
          <w:rPr>
            <w:smallCaps/>
          </w:rPr>
          <w:t>UCLA L. Rev.</w:t>
        </w:r>
      </w:ins>
      <w:ins w:id="202384" w:author="Claude" w:date="2026-09-27T12:00:00Z">
        <w:r>
          <w:t xml:space="preserve"> 4, 62–63 (1983).</w:t>
        </w:r>
      </w:ins>
    </w:p>
  </w:footnote>
  <w:footnote w:id="841">
    <w:p w14:paraId="0CE453E1" w14:textId="735CB21A" w:rsidR="00F54EDF" w:rsidRPr="005B3E31" w:rsidRDefault="00F54EDF" w:rsidP="003D74D8">
      <w:pPr>
        <w:pStyle w:val="FootnoteText"/>
        <w:spacing w:line="480" w:lineRule="auto"/>
        <w:rPr>
          <w:ins w:id="202402" w:author="Claude" w:date="2026-09-27T12:00:00Z"/>
        </w:rPr>
      </w:pPr>
      <w:ins w:id="202386" w:author="Claude" w:date="2026-09-27T12:00:00Z">
        <w:r>
          <w:rPr>
            <w:rStyle w:val="FootnoteReference"/>
          </w:rPr>
          <w:footnoteRef/>
        </w:r>
      </w:ins>
      <w:ins w:id="202387" w:author="Claude" w:date="2026-09-27T12:00:00Z">
        <w:r>
          <w:t xml:space="preserve"> John Lande, </w:t>
        </w:r>
      </w:ins>
      <w:ins w:id="202388" w:author="Claude" w:date="2026-09-27T12:00:00Z">
        <w:r>
          <w:rPr>
            <w:i/>
            <w:iCs/>
          </w:rPr>
          <w:t>For Pragmatic Romanticism in Law and Dispute Resolution: Reflections on Galanter’s Remarkably Realistic Analysis of Why the Have-Nots Come Out Behind</w:t>
        </w:r>
      </w:ins>
      <w:ins w:id="202389" w:author="Claude" w:date="2026-09-27T12:00:00Z">
        <w:r>
          <w:t xml:space="preserve">, </w:t>
        </w:r>
      </w:ins>
      <w:ins w:id="202390" w:author="Claude" w:date="2026-09-27T12:00:00Z">
        <w:r>
          <w:rPr>
            <w:i/>
            <w:iCs/>
          </w:rPr>
          <w:t>in</w:t>
        </w:r>
      </w:ins>
      <w:ins w:id="202391" w:author="Claude" w:date="2026-09-27T12:00:00Z">
        <w:r>
          <w:t xml:space="preserve"> </w:t>
        </w:r>
      </w:ins>
      <w:ins w:id="202392" w:author="Claude" w:date="2026-09-27T12:00:00Z">
        <w:r>
          <w:rPr>
            <w:smallCaps/>
          </w:rPr>
          <w:t>Discussions in Dispute Resolution: The Foundational Articles</w:t>
        </w:r>
      </w:ins>
      <w:ins w:id="202393" w:author="Claude" w:date="2026-09-27T12:00:00Z">
        <w:r>
          <w:t xml:space="preserve"> 303, 305 (Art Hinshaw et al. eds., 2021); Lande, supra note 8, at 3, 5; Marc Galanter, </w:t>
        </w:r>
      </w:ins>
      <w:ins w:id="202394" w:author="Claude" w:date="2026-09-27T12:00:00Z">
        <w:r>
          <w:rPr>
            <w:i/>
            <w:iCs/>
          </w:rPr>
          <w:t>Worlds of Deals: Using Negotiation to Teach about Legal Process</w:t>
        </w:r>
      </w:ins>
      <w:ins w:id="202395" w:author="Claude" w:date="2026-09-27T12:00:00Z">
        <w:r>
          <w:t xml:space="preserve">, 34 </w:t>
        </w:r>
      </w:ins>
      <w:ins w:id="202396" w:author="Claude" w:date="2026-09-27T12:00:00Z">
        <w:r>
          <w:rPr>
            <w:smallCaps/>
          </w:rPr>
          <w:t>J. Legal Educ.</w:t>
        </w:r>
      </w:ins>
      <w:ins w:id="202397" w:author="Claude" w:date="2026-09-27T12:00:00Z">
        <w:r>
          <w:t xml:space="preserve"> 268, 268 (1984) John Lande, </w:t>
        </w:r>
      </w:ins>
      <w:ins w:id="202398" w:author="Claude" w:date="2026-09-27T12:00:00Z">
        <w:r>
          <w:rPr>
            <w:i/>
            <w:iCs/>
          </w:rPr>
          <w:t>How Will Lawyering and Mediation Practices Transform Each Other?</w:t>
        </w:r>
      </w:ins>
      <w:ins w:id="202399" w:author="Claude" w:date="2026-09-27T12:00:00Z">
        <w:r>
          <w:t xml:space="preserve">, 24 </w:t>
        </w:r>
      </w:ins>
      <w:ins w:id="202400" w:author="Claude" w:date="2026-09-27T12:00:00Z">
        <w:r>
          <w:rPr>
            <w:smallCaps/>
          </w:rPr>
          <w:t>Fla. St. U. L. Rev.</w:t>
        </w:r>
      </w:ins>
      <w:ins w:id="202401" w:author="Claude" w:date="2026-09-27T12:00:00Z">
        <w:r>
          <w:t xml:space="preserve"> 839, 841 (1997) </w:t>
        </w:r>
      </w:ins>
    </w:p>
  </w:footnote>
  <w:footnote w:id="842">
    <w:p w14:paraId="33FBCA56" w14:textId="180DA63E" w:rsidR="00B573FE" w:rsidRPr="005B3E31" w:rsidRDefault="00B573FE" w:rsidP="003D74D8">
      <w:pPr>
        <w:pStyle w:val="FootnoteText"/>
        <w:spacing w:line="480" w:lineRule="auto"/>
        <w:rPr>
          <w:ins w:id="202419" w:author="Claude" w:date="2026-09-27T12:00:00Z"/>
        </w:rPr>
      </w:pPr>
      <w:ins w:id="202413" w:author="Claude" w:date="2026-09-27T12:00:00Z">
        <w:r>
          <w:rPr>
            <w:rStyle w:val="FootnoteReference"/>
          </w:rPr>
          <w:footnoteRef/>
        </w:r>
      </w:ins>
      <w:ins w:id="202414" w:author="Claude" w:date="2026-09-27T12:00:00Z">
        <w:r>
          <w:t xml:space="preserve"> Amos Gabrieli &amp; Michal Alberstein, </w:t>
        </w:r>
      </w:ins>
      <w:ins w:id="202415" w:author="Claude" w:date="2026-09-27T12:00:00Z">
        <w:r>
          <w:rPr>
            <w:i/>
            <w:iCs/>
          </w:rPr>
          <w:t>Conflict Resolution Procedures Within the Courtroom: Between the Adversarial and Inquisitorial Traditions</w:t>
        </w:r>
      </w:ins>
      <w:ins w:id="202416" w:author="Claude" w:date="2026-09-27T12:00:00Z">
        <w:r>
          <w:t xml:space="preserve">, 51 </w:t>
        </w:r>
      </w:ins>
      <w:ins w:id="202417" w:author="Claude" w:date="2026-09-27T12:00:00Z">
        <w:r>
          <w:rPr>
            <w:smallCaps/>
          </w:rPr>
          <w:t>Ga. J. Int’l &amp; Comp. L.</w:t>
        </w:r>
      </w:ins>
      <w:ins w:id="202418" w:author="Claude" w:date="2026-09-27T12:00:00Z">
        <w:r>
          <w:t xml:space="preserve"> 89, 91, 111 (2022)</w:t>
        </w:r>
      </w:ins>
    </w:p>
  </w:footnote>
  <w:footnote w:id="843">
    <w:p w14:paraId="5943CC01" w14:textId="6F89ABE9" w:rsidR="00556D4F" w:rsidRPr="005B3E31" w:rsidRDefault="00556D4F" w:rsidP="003D74D8">
      <w:pPr>
        <w:pStyle w:val="FootnoteText"/>
        <w:spacing w:line="480" w:lineRule="auto"/>
        <w:rPr>
          <w:ins w:id="202429" w:author="Claude" w:date="2026-09-27T12:00:00Z"/>
        </w:rPr>
      </w:pPr>
      <w:ins w:id="202425" w:author="Claude" w:date="2026-09-27T12:00:00Z">
        <w:r>
          <w:rPr>
            <w:rStyle w:val="FootnoteReference"/>
          </w:rPr>
          <w:footnoteRef/>
        </w:r>
      </w:ins>
      <w:ins w:id="202426" w:author="Claude" w:date="2026-09-27T12:00:00Z">
        <w:r>
          <w:t xml:space="preserve"> Ross, </w:t>
        </w:r>
      </w:ins>
      <w:ins w:id="202427" w:author="Claude" w:date="2026-09-27T12:00:00Z">
        <w:r>
          <w:rPr>
            <w:i/>
            <w:iCs/>
          </w:rPr>
          <w:t>supra</w:t>
        </w:r>
      </w:ins>
      <w:ins w:id="202428" w:author="Claude" w:date="2026-09-27T12:00:00Z">
        <w:r>
          <w:t xml:space="preserve"> note 85, at 47 (quoting Judge Thomas M. Reavley).</w:t>
        </w:r>
      </w:ins>
    </w:p>
  </w:footnote>
  <w:footnote w:id="844">
    <w:p w14:paraId="4F8A5E5A" w14:textId="1B098107" w:rsidR="008E3C30" w:rsidRPr="005B3E31" w:rsidRDefault="00765972" w:rsidP="003D74D8">
      <w:pPr>
        <w:pStyle w:val="FootnoteText"/>
        <w:spacing w:line="480" w:lineRule="auto"/>
        <w:rPr>
          <w:ins w:id="202439" w:author="Claude" w:date="2026-09-27T12:00:00Z"/>
          <w:color w:val="000000" w:themeColor="text1"/>
        </w:rPr>
      </w:pPr>
      <w:ins w:id="202433" w:author="Claude" w:date="2026-09-27T12:00:00Z">
        <w:r>
          <w:rPr>
            <w:rStyle w:val="FootnoteReference"/>
            <w:color w:val="000000" w:themeColor="text1"/>
          </w:rPr>
          <w:footnoteRef/>
        </w:r>
      </w:ins>
      <w:ins w:id="202434" w:author="Claude" w:date="2026-09-27T12:00:00Z">
        <w:r>
          <w:rPr>
            <w:color w:val="000000" w:themeColor="text1"/>
          </w:rPr>
          <w:t xml:space="preserve"> A leading ADR treatise defines a dispute as arising only once a claimant asserts a claim against a respondent. </w:t>
        </w:r>
      </w:ins>
      <w:ins w:id="202435" w:author="Claude" w:date="2026-09-27T12:00:00Z">
        <w:r>
          <w:rPr>
            <w:i/>
            <w:iCs/>
            <w:color w:val="000000" w:themeColor="text1"/>
          </w:rPr>
          <w:t>See</w:t>
        </w:r>
      </w:ins>
      <w:ins w:id="202436" w:author="Claude" w:date="2026-09-27T12:00:00Z">
        <w:r>
          <w:rPr>
            <w:color w:val="000000" w:themeColor="text1"/>
          </w:rPr>
          <w:t xml:space="preserve"> </w:t>
        </w:r>
      </w:ins>
      <w:ins w:id="202437" w:author="Claude" w:date="2026-09-27T12:00:00Z">
        <w:r>
          <w:rPr>
            <w:smallCaps/>
            <w:color w:val="000000" w:themeColor="text1"/>
          </w:rPr>
          <w:t>Stephen J. Ware, Principles of Alternative Dispute Resolution</w:t>
        </w:r>
      </w:ins>
      <w:ins w:id="202438" w:author="Claude" w:date="2026-09-27T12:00:00Z">
        <w:r>
          <w:rPr>
            <w:color w:val="000000" w:themeColor="text1"/>
          </w:rPr>
          <w:t xml:space="preserve"> 2 (2023) (defining a dispute as “[a] dispute involves at least two parties, the disputants. The disputants can be individuals, corporations, governments, or other entities. A dispute does not occur until one party (the claimant) makes a claim against another (the respondent). A claim is more than the communication of dissatisfaction. A claim asserts that the respondent has a duty to do something about the source of the claimant’s dissatisfaction”).</w:t>
        </w:r>
      </w:ins>
    </w:p>
  </w:footnote>
  <w:footnote w:id="845">
    <w:p w14:paraId="556F5486" w14:textId="3A1C47C1" w:rsidR="007219E6" w:rsidRPr="005B3E31" w:rsidRDefault="00000000" w:rsidP="003D74D8">
      <w:pPr>
        <w:pStyle w:val="FootnoteText"/>
        <w:spacing w:line="480" w:lineRule="auto"/>
        <w:rPr>
          <w:ins w:id="202444" w:author="Claude" w:date="2026-09-27T12:00:00Z"/>
          <w:color w:val="000000" w:themeColor="text1"/>
        </w:rPr>
      </w:pPr>
      <w:ins w:id="202440" w:author="Claude" w:date="2026-09-27T12:00:00Z">
        <w:r>
          <w:rPr>
            <w:rStyle w:val="FootnoteReference"/>
            <w:color w:val="000000" w:themeColor="text1"/>
          </w:rPr>
          <w:footnoteRef/>
        </w:r>
      </w:ins>
      <w:ins w:id="202441" w:author="Claude" w:date="2026-09-27T12:00:00Z">
        <w:r>
          <w:rPr>
            <w:color w:val="000000" w:themeColor="text1"/>
          </w:rPr>
          <w:t xml:space="preserve"> </w:t>
        </w:r>
      </w:ins>
      <w:ins w:id="202442" w:author="Claude" w:date="2026-09-27T12:00:00Z">
        <w:r>
          <w:rPr>
            <w:i/>
            <w:iCs/>
            <w:color w:val="000000" w:themeColor="text1"/>
          </w:rPr>
          <w:t>See infra</w:t>
        </w:r>
      </w:ins>
      <w:ins w:id="202443" w:author="Claude" w:date="2026-09-27T12:00:00Z">
        <w:r>
          <w:rPr>
            <w:color w:val="000000" w:themeColor="text1"/>
          </w:rPr>
          <w:t xml:space="preserve"> Sections IV–V.</w:t>
        </w:r>
      </w:ins>
    </w:p>
  </w:footnote>
  <w:footnote w:id="846">
    <w:p w14:paraId="44F07397" w14:textId="56A7B525" w:rsidR="0043682F" w:rsidRPr="005B3E31" w:rsidRDefault="0043682F" w:rsidP="003D74D8">
      <w:pPr>
        <w:pStyle w:val="FootnoteText"/>
        <w:spacing w:line="480" w:lineRule="auto"/>
        <w:rPr>
          <w:ins w:id="202451" w:author="Claude" w:date="2026-09-27T12:00:00Z"/>
          <w:color w:val="000000" w:themeColor="text1"/>
        </w:rPr>
      </w:pPr>
      <w:ins w:id="202445" w:author="Claude" w:date="2026-09-27T12:00:00Z">
        <w:r>
          <w:rPr>
            <w:rStyle w:val="FootnoteReference"/>
            <w:color w:val="000000" w:themeColor="text1"/>
          </w:rPr>
          <w:footnoteRef/>
        </w:r>
      </w:ins>
      <w:ins w:id="202446" w:author="Claude" w:date="2026-09-27T12:00:00Z">
        <w:r>
          <w:rPr>
            <w:color w:val="000000" w:themeColor="text1"/>
          </w:rPr>
          <w:t xml:space="preserve"> </w:t>
        </w:r>
      </w:ins>
      <w:ins w:id="202447" w:author="Claude" w:date="2026-09-27T12:00:00Z">
        <w:r>
          <w:rPr>
            <w:smallCaps/>
            <w:color w:val="000000" w:themeColor="text1"/>
          </w:rPr>
          <w:t>Art Hinshaw</w:t>
        </w:r>
      </w:ins>
      <w:ins w:id="202448" w:author="Claude" w:date="2026-09-27T12:00:00Z">
        <w:r>
          <w:rPr>
            <w:color w:val="000000" w:themeColor="text1"/>
          </w:rPr>
          <w:t xml:space="preserve"> et al., </w:t>
        </w:r>
      </w:ins>
      <w:ins w:id="202449" w:author="Claude" w:date="2026-09-27T12:00:00Z">
        <w:r>
          <w:rPr>
            <w:smallCaps/>
            <w:color w:val="000000" w:themeColor="text1"/>
          </w:rPr>
          <w:t>Discussions in Dispute Resolution</w:t>
        </w:r>
      </w:ins>
      <w:ins w:id="202450" w:author="Claude" w:date="2026-09-27T12:00:00Z">
        <w:r>
          <w:rPr>
            <w:color w:val="000000" w:themeColor="text1"/>
          </w:rPr>
          <w:t xml:space="preserve"> at xix (2021).</w:t>
        </w:r>
      </w:ins>
    </w:p>
  </w:footnote>
  <w:footnote w:id="847">
    <w:p w14:paraId="711DF507" w14:textId="7ADD30D8" w:rsidR="008B1831" w:rsidRPr="005B3E31" w:rsidRDefault="008B1831" w:rsidP="003D74D8">
      <w:pPr>
        <w:pStyle w:val="FootnoteText"/>
        <w:spacing w:line="480" w:lineRule="auto"/>
        <w:rPr>
          <w:ins w:id="202485" w:author="Claude" w:date="2026-09-27T12:00:00Z"/>
          <w:color w:val="000000" w:themeColor="text1"/>
        </w:rPr>
      </w:pPr>
      <w:ins w:id="202452" w:author="Claude" w:date="2026-09-27T12:00:00Z">
        <w:r>
          <w:rPr>
            <w:rStyle w:val="FootnoteReference"/>
            <w:color w:val="000000" w:themeColor="text1"/>
          </w:rPr>
          <w:footnoteRef/>
        </w:r>
      </w:ins>
      <w:ins w:id="202453" w:author="Claude" w:date="2026-09-27T12:00:00Z">
        <w:r>
          <w:rPr>
            <w:color w:val="000000" w:themeColor="text1"/>
          </w:rPr>
          <w:t xml:space="preserve">Andrew B. Mamo, </w:t>
        </w:r>
      </w:ins>
      <w:ins w:id="202454" w:author="Claude" w:date="2026-09-27T12:00:00Z">
        <w:r>
          <w:rPr>
            <w:i/>
            <w:iCs/>
            <w:color w:val="000000" w:themeColor="text1"/>
          </w:rPr>
          <w:t>Three Ways of Looking at Dispute Resolution</w:t>
        </w:r>
      </w:ins>
      <w:ins w:id="202455" w:author="Claude" w:date="2026-09-27T12:00:00Z">
        <w:r>
          <w:rPr>
            <w:color w:val="000000" w:themeColor="text1"/>
          </w:rPr>
          <w:t xml:space="preserve">, 54 </w:t>
        </w:r>
      </w:ins>
      <w:ins w:id="202456" w:author="Claude" w:date="2026-09-27T12:00:00Z">
        <w:r>
          <w:rPr>
            <w:smallCaps/>
            <w:color w:val="000000" w:themeColor="text1"/>
          </w:rPr>
          <w:t>Wake Forest L. Rev.</w:t>
        </w:r>
      </w:ins>
      <w:ins w:id="202457" w:author="Claude" w:date="2026-09-27T12:00:00Z">
        <w:r>
          <w:rPr>
            <w:color w:val="000000" w:themeColor="text1"/>
          </w:rPr>
          <w:t xml:space="preserve"> 1399, 1403, 1434–35 (2019); </w:t>
        </w:r>
      </w:ins>
      <w:ins w:id="202458" w:author="Claude" w:date="2026-09-27T12:00:00Z">
        <w:r>
          <w:rPr>
            <w:smallCaps/>
            <w:color w:val="000000" w:themeColor="text1"/>
          </w:rPr>
          <w:t>Stephen J. Ware, Principles of Alternative Dispute Resolution</w:t>
        </w:r>
      </w:ins>
      <w:ins w:id="202459" w:author="Claude" w:date="2026-09-27T12:00:00Z">
        <w:r>
          <w:rPr>
            <w:color w:val="000000" w:themeColor="text1"/>
          </w:rPr>
          <w:t xml:space="preserve"> (2023); Carrie Menkel-Meadow, </w:t>
        </w:r>
      </w:ins>
      <w:ins w:id="202460" w:author="Claude" w:date="2026-09-27T12:00:00Z">
        <w:r>
          <w:rPr>
            <w:i/>
            <w:iCs/>
            <w:color w:val="000000" w:themeColor="text1"/>
          </w:rPr>
          <w:t>The Transformation of Disputes by Lawyers: What the Dispute Paradigm Does and Does Not Tell Us</w:t>
        </w:r>
      </w:ins>
      <w:ins w:id="202461" w:author="Claude" w:date="2026-09-27T12:00:00Z">
        <w:r>
          <w:rPr>
            <w:color w:val="000000" w:themeColor="text1"/>
          </w:rPr>
          <w:t xml:space="preserve">, 1985 </w:t>
        </w:r>
      </w:ins>
      <w:ins w:id="202462" w:author="Claude" w:date="2026-09-27T12:00:00Z">
        <w:r>
          <w:rPr>
            <w:smallCaps/>
            <w:color w:val="000000" w:themeColor="text1"/>
          </w:rPr>
          <w:t>Mo. J</w:t>
        </w:r>
      </w:ins>
      <w:ins w:id="202463" w:author="Claude" w:date="2026-09-27T12:00:00Z">
        <w:r>
          <w:rPr>
            <w:color w:val="000000" w:themeColor="text1"/>
          </w:rPr>
          <w:t xml:space="preserve">. </w:t>
        </w:r>
      </w:ins>
      <w:ins w:id="202464" w:author="Claude" w:date="2026-09-27T12:00:00Z">
        <w:r>
          <w:rPr>
            <w:smallCaps/>
            <w:color w:val="000000" w:themeColor="text1"/>
          </w:rPr>
          <w:t>Disp. Resol.</w:t>
        </w:r>
      </w:ins>
      <w:ins w:id="202465" w:author="Claude" w:date="2026-09-27T12:00:00Z">
        <w:r>
          <w:rPr>
            <w:color w:val="000000" w:themeColor="text1"/>
          </w:rPr>
          <w:t xml:space="preserve"> 25, 29 (1985); Richard E. Miller &amp; Austin Sarat, </w:t>
        </w:r>
      </w:ins>
      <w:ins w:id="202466" w:author="Claude" w:date="2026-09-27T12:00:00Z">
        <w:r>
          <w:rPr>
            <w:i/>
            <w:iCs/>
            <w:color w:val="000000" w:themeColor="text1"/>
          </w:rPr>
          <w:t>Grievances, Claims, and Disputes: Assessing the Adversary Culture</w:t>
        </w:r>
      </w:ins>
      <w:ins w:id="202467" w:author="Claude" w:date="2026-09-27T12:00:00Z">
        <w:r>
          <w:rPr>
            <w:color w:val="000000" w:themeColor="text1"/>
          </w:rPr>
          <w:t xml:space="preserve">, 15 </w:t>
        </w:r>
      </w:ins>
      <w:ins w:id="202468" w:author="Claude" w:date="2026-09-27T12:00:00Z">
        <w:r>
          <w:rPr>
            <w:smallCaps/>
            <w:color w:val="000000" w:themeColor="text1"/>
          </w:rPr>
          <w:t>L. &amp; Soc’y Rev</w:t>
        </w:r>
      </w:ins>
      <w:ins w:id="202469" w:author="Claude" w:date="2026-09-27T12:00:00Z">
        <w:r>
          <w:rPr>
            <w:color w:val="000000" w:themeColor="text1"/>
          </w:rPr>
          <w:t xml:space="preserve">. 525, 526 (1980–81); John Lande, </w:t>
        </w:r>
      </w:ins>
      <w:ins w:id="202470" w:author="Claude" w:date="2026-09-27T12:00:00Z">
        <w:r>
          <w:rPr>
            <w:i/>
            <w:iCs/>
            <w:color w:val="000000" w:themeColor="text1"/>
          </w:rPr>
          <w:t>A Framework for Advancing Negotiation Theory: Implications from a Study of How Lawyers Reach Agreement in Pretrial Litigation</w:t>
        </w:r>
      </w:ins>
      <w:ins w:id="202471" w:author="Claude" w:date="2026-09-27T12:00:00Z">
        <w:r>
          <w:rPr>
            <w:color w:val="000000" w:themeColor="text1"/>
          </w:rPr>
          <w:t xml:space="preserve">, 16 </w:t>
        </w:r>
      </w:ins>
      <w:ins w:id="202472" w:author="Claude" w:date="2026-09-27T12:00:00Z">
        <w:r>
          <w:rPr>
            <w:smallCaps/>
            <w:color w:val="000000" w:themeColor="text1"/>
          </w:rPr>
          <w:t>Cardozo J. Conflict Resol</w:t>
        </w:r>
      </w:ins>
      <w:ins w:id="202473" w:author="Claude" w:date="2026-09-27T12:00:00Z">
        <w:r>
          <w:rPr>
            <w:color w:val="000000" w:themeColor="text1"/>
          </w:rPr>
          <w:t xml:space="preserve">. 1, 4–7 (2014); </w:t>
        </w:r>
      </w:ins>
      <w:ins w:id="202474" w:author="Claude" w:date="2026-09-27T12:00:00Z">
        <w:r>
          <w:rPr>
            <w:i/>
            <w:iCs/>
            <w:color w:val="000000" w:themeColor="text1"/>
          </w:rPr>
          <w:t>see</w:t>
        </w:r>
      </w:ins>
      <w:ins w:id="202475" w:author="Claude" w:date="2026-09-27T12:00:00Z">
        <w:r>
          <w:rPr>
            <w:color w:val="000000" w:themeColor="text1"/>
          </w:rPr>
          <w:t xml:space="preserve"> </w:t>
        </w:r>
      </w:ins>
      <w:ins w:id="202476" w:author="Claude" w:date="2026-09-27T12:00:00Z">
        <w:r>
          <w:rPr>
            <w:i/>
            <w:iCs/>
            <w:color w:val="000000" w:themeColor="text1"/>
          </w:rPr>
          <w:t>infra</w:t>
        </w:r>
      </w:ins>
      <w:ins w:id="202477" w:author="Claude" w:date="2026-09-27T12:00:00Z">
        <w:r>
          <w:rPr>
            <w:color w:val="000000" w:themeColor="text1"/>
          </w:rPr>
          <w:t xml:space="preserve"> Section III; Menkel-Meadow, </w:t>
        </w:r>
      </w:ins>
      <w:ins w:id="202478" w:author="Claude" w:date="2026-09-27T12:00:00Z">
        <w:r>
          <w:rPr>
            <w:i/>
            <w:iCs/>
            <w:color w:val="000000" w:themeColor="text1"/>
          </w:rPr>
          <w:t>supra</w:t>
        </w:r>
      </w:ins>
      <w:ins w:id="202479" w:author="Claude" w:date="2026-09-27T12:00:00Z">
        <w:r>
          <w:rPr>
            <w:color w:val="000000" w:themeColor="text1"/>
          </w:rPr>
          <w:fldChar w:fldCharType="begin"/>
        </w:r>
      </w:ins>
      <w:ins w:id="202480" w:author="Claude" w:date="2026-09-27T12:00:00Z">
        <w:r>
          <w:rPr>
            <w:color w:val="000000" w:themeColor="text1"/>
          </w:rPr>
          <w:instrText xml:space="preserve"> NOTEREF _Ref214049453 \h  \* MERGEFORMAT </w:instrText>
        </w:r>
      </w:ins>
      <w:ins w:id="202481" w:author="Claude" w:date="2026-09-27T12:00:00Z">
        <w:r>
          <w:rPr>
            <w:color w:val="000000" w:themeColor="text1"/>
          </w:rPr>
        </w:r>
      </w:ins>
      <w:ins w:id="202482" w:author="Claude" w:date="2026-09-27T12:00:00Z">
        <w:r>
          <w:rPr>
            <w:color w:val="000000" w:themeColor="text1"/>
          </w:rPr>
          <w:fldChar w:fldCharType="separate"/>
        </w:r>
      </w:ins>
      <w:ins w:id="202483" w:author="Claude" w:date="2026-09-27T12:00:00Z">
        <w:r>
          <w:rPr>
            <w:color w:val="000000" w:themeColor="text1"/>
          </w:rPr>
          <w:fldChar w:fldCharType="end"/>
        </w:r>
      </w:ins>
      <w:ins w:id="202484" w:author="Claude" w:date="2026-09-27T12:00:00Z">
        <w:r>
          <w:rPr>
            <w:color w:val="000000" w:themeColor="text1"/>
          </w:rPr>
          <w:t>, at 26.</w:t>
        </w:r>
      </w:ins>
    </w:p>
  </w:footnote>
  <w:footnote w:id="848">
    <w:p w14:paraId="78D26124" w14:textId="12A7B799" w:rsidR="008B1831" w:rsidRPr="005B3E31" w:rsidRDefault="008B1831" w:rsidP="003D74D8">
      <w:pPr>
        <w:pStyle w:val="FootnoteText"/>
        <w:spacing w:line="480" w:lineRule="auto"/>
        <w:rPr>
          <w:ins w:id="202490" w:author="Claude" w:date="2026-09-27T12:00:00Z"/>
          <w:color w:val="000000" w:themeColor="text1"/>
        </w:rPr>
      </w:pPr>
      <w:ins w:id="202486" w:author="Claude" w:date="2026-09-27T12:00:00Z">
        <w:r>
          <w:rPr>
            <w:rStyle w:val="FootnoteReference"/>
            <w:color w:val="000000" w:themeColor="text1"/>
          </w:rPr>
          <w:footnoteRef/>
        </w:r>
      </w:ins>
      <w:ins w:id="202487" w:author="Claude" w:date="2026-09-27T12:00:00Z">
        <w:r>
          <w:rPr>
            <w:color w:val="000000" w:themeColor="text1"/>
          </w:rPr>
          <w:t xml:space="preserve">  </w:t>
        </w:r>
      </w:ins>
      <w:ins w:id="202488" w:author="Claude" w:date="2026-09-27T12:00:00Z">
        <w:r>
          <w:rPr>
            <w:smallCaps/>
            <w:color w:val="000000" w:themeColor="text1"/>
          </w:rPr>
          <w:t>Martin Heidegger, The Essence of Truth</w:t>
        </w:r>
      </w:ins>
      <w:ins w:id="202489" w:author="Claude" w:date="2026-09-27T12:00:00Z">
        <w:r>
          <w:rPr>
            <w:color w:val="000000" w:themeColor="text1"/>
          </w:rPr>
          <w:t xml:space="preserve"> 21–22, 43 (Sadler trans., Bloomsbury Academic 2013). </w:t>
        </w:r>
      </w:ins>
    </w:p>
  </w:footnote>
  <w:footnote w:id="849">
    <w:p w14:paraId="70A4D3F2" w14:textId="6B089DC8" w:rsidR="00156E3A" w:rsidRPr="005B3E31" w:rsidRDefault="00156E3A" w:rsidP="003D74D8">
      <w:pPr>
        <w:pStyle w:val="FootnoteText"/>
        <w:spacing w:line="480" w:lineRule="auto"/>
        <w:rPr>
          <w:ins w:id="202501" w:author="Claude" w:date="2026-09-27T12:00:00Z"/>
          <w:color w:val="000000" w:themeColor="text1"/>
        </w:rPr>
      </w:pPr>
      <w:ins w:id="202491" w:author="Claude" w:date="2026-09-27T12:00:00Z">
        <w:r>
          <w:rPr>
            <w:rStyle w:val="FootnoteReference"/>
            <w:color w:val="000000" w:themeColor="text1"/>
          </w:rPr>
          <w:footnoteRef/>
        </w:r>
      </w:ins>
      <w:ins w:id="202492" w:author="Claude" w:date="2026-09-27T12:00:00Z">
        <w:r>
          <w:rPr>
            <w:color w:val="000000" w:themeColor="text1"/>
          </w:rPr>
          <w:t>Andrew B. Mamo</w:t>
        </w:r>
      </w:ins>
      <w:ins w:id="202493" w:author="Claude" w:date="2026-09-27T12:00:00Z">
        <w:r>
          <w:rPr>
            <w:i/>
            <w:iCs/>
            <w:color w:val="000000" w:themeColor="text1"/>
          </w:rPr>
          <w:t>, Putting the “Alternative” Back Into ADR</w:t>
        </w:r>
      </w:ins>
      <w:ins w:id="202494" w:author="Claude" w:date="2026-09-27T12:00:00Z">
        <w:r>
          <w:rPr>
            <w:color w:val="000000" w:themeColor="text1"/>
          </w:rPr>
          <w:t xml:space="preserve">, 70 </w:t>
        </w:r>
      </w:ins>
      <w:ins w:id="202495" w:author="Claude" w:date="2026-09-27T12:00:00Z">
        <w:r>
          <w:rPr>
            <w:smallCaps/>
            <w:color w:val="000000" w:themeColor="text1"/>
          </w:rPr>
          <w:t>Wash. U. J. L. &amp; Pol’y</w:t>
        </w:r>
      </w:ins>
      <w:ins w:id="202496" w:author="Claude" w:date="2026-09-27T12:00:00Z">
        <w:r>
          <w:rPr>
            <w:color w:val="000000" w:themeColor="text1"/>
          </w:rPr>
          <w:t xml:space="preserve"> 219, 221–26 (2023); Nancy A. Welsh, </w:t>
        </w:r>
      </w:ins>
      <w:ins w:id="202497" w:author="Claude" w:date="2026-09-27T12:00:00Z">
        <w:r>
          <w:rPr>
            <w:i/>
            <w:iCs/>
            <w:color w:val="000000" w:themeColor="text1"/>
          </w:rPr>
          <w:t>The Thinning Vision of Self-Determination in Court-Connected Mediation: The Inevitable Price of Institutionalization?</w:t>
        </w:r>
      </w:ins>
      <w:ins w:id="202498" w:author="Claude" w:date="2026-09-27T12:00:00Z">
        <w:r>
          <w:rPr>
            <w:color w:val="000000" w:themeColor="text1"/>
          </w:rPr>
          <w:t xml:space="preserve">, 6 </w:t>
        </w:r>
      </w:ins>
      <w:ins w:id="202499" w:author="Claude" w:date="2026-09-27T12:00:00Z">
        <w:r>
          <w:rPr>
            <w:smallCaps/>
            <w:color w:val="000000" w:themeColor="text1"/>
          </w:rPr>
          <w:t>Harv. Negot. L. Rev.</w:t>
        </w:r>
      </w:ins>
      <w:ins w:id="202500" w:author="Claude" w:date="2026-09-27T12:00:00Z">
        <w:r>
          <w:rPr>
            <w:color w:val="000000" w:themeColor="text1"/>
          </w:rPr>
          <w:t xml:space="preserve"> 1, 23–27 (2001).</w:t>
        </w:r>
      </w:ins>
    </w:p>
  </w:footnote>
  <w:footnote w:id="850">
    <w:p w14:paraId="483490DC" w14:textId="3865A4EC" w:rsidR="00094246" w:rsidRPr="005B3E31" w:rsidRDefault="00094246" w:rsidP="003D74D8">
      <w:pPr>
        <w:pStyle w:val="FootnoteText"/>
        <w:spacing w:line="480" w:lineRule="auto"/>
        <w:rPr>
          <w:ins w:id="202508" w:author="Claude" w:date="2026-09-27T12:00:00Z"/>
        </w:rPr>
      </w:pPr>
      <w:ins w:id="202504" w:author="Claude" w:date="2026-09-27T12:00:00Z">
        <w:r>
          <w:rPr>
            <w:rStyle w:val="FootnoteReference"/>
          </w:rPr>
          <w:footnoteRef/>
        </w:r>
      </w:ins>
      <w:ins w:id="202505" w:author="Claude" w:date="2026-09-27T12:00:00Z">
        <w:r>
          <w:t xml:space="preserve"> Dan Simon &amp; Minwoo Ahn, </w:t>
        </w:r>
      </w:ins>
      <w:ins w:id="202506" w:author="Claude" w:date="2026-09-27T12:00:00Z">
        <w:r>
          <w:rPr>
            <w:i/>
            <w:iCs/>
          </w:rPr>
          <w:t>The Adversarial Mindset</w:t>
        </w:r>
      </w:ins>
      <w:ins w:id="202507" w:author="Claude" w:date="2026-09-27T12:00:00Z">
        <w:r>
          <w:rPr>
            <w:smallCaps/>
          </w:rPr>
          <w:t>, 26 Psychol. Pub. Pol’y &amp; L. 63 (2020).</w:t>
        </w:r>
      </w:ins>
    </w:p>
  </w:footnote>
  <w:footnote w:id="851">
    <w:p w14:paraId="1EC2E24B" w14:textId="0B986039" w:rsidR="00B663C8" w:rsidRPr="005B3E31" w:rsidRDefault="00B663C8" w:rsidP="003D74D8">
      <w:pPr>
        <w:pStyle w:val="FootnoteText"/>
        <w:spacing w:line="480" w:lineRule="auto"/>
        <w:rPr>
          <w:ins w:id="202517" w:author="Claude" w:date="2026-09-27T12:00:00Z"/>
        </w:rPr>
      </w:pPr>
      <w:ins w:id="202509" w:author="Claude" w:date="2026-09-27T12:00:00Z">
        <w:r>
          <w:rPr>
            <w:rStyle w:val="FootnoteReference"/>
          </w:rPr>
          <w:footnoteRef/>
        </w:r>
      </w:ins>
      <w:ins w:id="202510" w:author="Claude" w:date="2026-09-27T12:00:00Z">
        <w:r>
          <w:rPr>
            <w:color w:val="000000" w:themeColor="text1"/>
          </w:rPr>
          <w:t xml:space="preserve">Holger Spamann, </w:t>
        </w:r>
      </w:ins>
      <w:ins w:id="202511" w:author="Claude" w:date="2026-09-27T12:00:00Z">
        <w:r>
          <w:rPr>
            <w:i/>
            <w:iCs/>
            <w:color w:val="000000" w:themeColor="text1"/>
          </w:rPr>
          <w:t>Extension: Lawyers’ Role-Induced Bias Arises Fast and Persists despite Intervention</w:t>
        </w:r>
      </w:ins>
      <w:ins w:id="202512" w:author="Claude" w:date="2026-09-27T12:00:00Z">
        <w:r>
          <w:rPr>
            <w:color w:val="000000" w:themeColor="text1"/>
          </w:rPr>
          <w:t xml:space="preserve">, 49 </w:t>
        </w:r>
      </w:ins>
      <w:ins w:id="202513" w:author="Claude" w:date="2026-09-27T12:00:00Z">
        <w:r>
          <w:rPr>
            <w:smallCaps/>
            <w:color w:val="000000" w:themeColor="text1"/>
          </w:rPr>
          <w:t>J. Legal Stud.</w:t>
        </w:r>
      </w:ins>
      <w:ins w:id="202514" w:author="Claude" w:date="2026-09-27T12:00:00Z">
        <w:r>
          <w:rPr>
            <w:color w:val="000000" w:themeColor="text1"/>
          </w:rPr>
          <w:t xml:space="preserve"> 467, 467–68 (2020); Alafair S. Burke</w:t>
        </w:r>
      </w:ins>
      <w:ins w:id="202515" w:author="Claude" w:date="2026-09-27T12:00:00Z">
        <w:r>
          <w:rPr>
            <w:i/>
            <w:iCs/>
            <w:color w:val="000000" w:themeColor="text1"/>
          </w:rPr>
          <w:t xml:space="preserve">, Prosecutorial Passion, Cognitive Bias, and Plea Bargaining 196 </w:t>
        </w:r>
      </w:ins>
      <w:ins w:id="202516" w:author="Claude" w:date="2026-09-27T12:00:00Z">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ins>
    </w:p>
  </w:footnote>
  <w:footnote w:id="852">
    <w:p w14:paraId="792A961F" w14:textId="72007D37" w:rsidR="000B08B7" w:rsidRPr="005B3E31" w:rsidRDefault="000B08B7" w:rsidP="003D74D8">
      <w:pPr>
        <w:pStyle w:val="FootnoteText"/>
        <w:spacing w:line="480" w:lineRule="auto"/>
        <w:rPr>
          <w:ins w:id="202526" w:author="Claude" w:date="2026-09-27T12:00:00Z"/>
        </w:rPr>
      </w:pPr>
      <w:ins w:id="202518" w:author="Claude" w:date="2026-09-27T12:00:00Z">
        <w:r>
          <w:rPr>
            <w:rStyle w:val="FootnoteReference"/>
          </w:rPr>
          <w:footnoteRef/>
        </w:r>
      </w:ins>
      <w:ins w:id="202519" w:author="Claude" w:date="2026-09-27T12:00:00Z">
        <w:r>
          <w:t xml:space="preserve"> Mihael A. Jeklic, </w:t>
        </w:r>
      </w:ins>
      <w:ins w:id="202520" w:author="Claude" w:date="2026-09-27T12:00:00Z">
        <w:r>
          <w:rPr>
            <w:i/>
            <w:iCs/>
          </w:rPr>
          <w:t>Can You Trust Your Lawyer’s Call? Legal Advisers Exhibit Myside Bias Resistant to Debiasing Interventions</w:t>
        </w:r>
      </w:ins>
      <w:ins w:id="202521" w:author="Claude" w:date="2026-09-27T12:00:00Z">
        <w:r>
          <w:t>, 20 J</w:t>
        </w:r>
      </w:ins>
      <w:ins w:id="202522" w:author="Claude" w:date="2026-09-27T12:00:00Z">
        <w:r>
          <w:rPr>
            <w:smallCaps/>
          </w:rPr>
          <w:t>. Empirical Legal Stud</w:t>
        </w:r>
      </w:ins>
      <w:ins w:id="202523" w:author="Claude" w:date="2026-09-27T12:00:00Z">
        <w:r>
          <w:t xml:space="preserve">. 409, 414 (2023); </w:t>
        </w:r>
      </w:ins>
      <w:ins w:id="202524" w:author="Claude" w:date="2026-09-27T12:00:00Z">
        <w:r>
          <w:rPr>
            <w:smallCaps/>
          </w:rPr>
          <w:t xml:space="preserve">Randall Kiser, How Leading Lawyers Think: Expert Insights into Judgment and Advocacy </w:t>
        </w:r>
      </w:ins>
      <w:ins w:id="202525" w:author="Claude" w:date="2026-09-27T12:00:00Z">
        <w:r>
          <w:t>244 (2011) (“As an advocate you want to believe in the client and you want to advance their agenda. That’s what we’re trained to do in law school, and that’s what we do.”).</w:t>
        </w:r>
      </w:ins>
    </w:p>
  </w:footnote>
  <w:footnote w:id="853">
    <w:p w14:paraId="792A9620" w14:textId="5112D34D" w:rsidR="000B08B7" w:rsidRPr="005B3E31" w:rsidRDefault="000B08B7" w:rsidP="003D74D8">
      <w:pPr>
        <w:pStyle w:val="FootnoteText"/>
        <w:spacing w:line="480" w:lineRule="auto"/>
        <w:rPr>
          <w:ins w:id="202535" w:author="Claude" w:date="2026-09-27T12:00:00Z"/>
        </w:rPr>
      </w:pPr>
      <w:ins w:id="202527" w:author="Claude" w:date="2026-09-27T12:00:00Z">
        <w:r>
          <w:rPr>
            <w:rStyle w:val="FootnoteReference"/>
          </w:rPr>
          <w:footnoteRef/>
        </w:r>
      </w:ins>
      <w:ins w:id="202528" w:author="Claude" w:date="2026-09-27T12:00:00Z">
        <w:r>
          <w:t xml:space="preserve"> Douglas N. Frenkel &amp; James H. Stark, </w:t>
        </w:r>
      </w:ins>
      <w:ins w:id="202529" w:author="Claude" w:date="2026-09-27T12:00:00Z">
        <w:r>
          <w:rPr>
            <w:i/>
            <w:iCs/>
          </w:rPr>
          <w:t>Improving Lawyers’ Judgment: Is Mediation Training De-Biasing?</w:t>
        </w:r>
      </w:ins>
      <w:ins w:id="202530" w:author="Claude" w:date="2026-09-27T12:00:00Z">
        <w:r>
          <w:t xml:space="preserve">, 21 </w:t>
        </w:r>
      </w:ins>
      <w:ins w:id="202531" w:author="Claude" w:date="2026-09-27T12:00:00Z">
        <w:r>
          <w:rPr>
            <w:smallCaps/>
          </w:rPr>
          <w:t>Harv. Negot. L. Rev</w:t>
        </w:r>
      </w:ins>
      <w:ins w:id="202532" w:author="Claude" w:date="2026-09-27T12:00:00Z">
        <w:r>
          <w:t xml:space="preserve">. 1, 37–45 (2016); Kiser, </w:t>
        </w:r>
      </w:ins>
      <w:ins w:id="202533" w:author="Claude" w:date="2026-09-27T12:00:00Z">
        <w:r>
          <w:rPr>
            <w:i/>
            <w:iCs/>
          </w:rPr>
          <w:t>supra</w:t>
        </w:r>
      </w:ins>
      <w:ins w:id="202534" w:author="Claude" w:date="2026-09-27T12:00:00Z">
        <w:r>
          <w:t xml:space="preserve"> note 68, at 232 (quoting study attorneys) (“Certain people buy into their client’s mantra and lose their objectivity”; “Seventy to 75% of lawyers really do not know how to evaluate a case”; “75% of attorneys exaggerate their cases”).</w:t>
        </w:r>
      </w:ins>
    </w:p>
  </w:footnote>
  <w:footnote w:id="854">
    <w:p w14:paraId="08DDA451" w14:textId="77777777" w:rsidR="000B08B7" w:rsidRPr="005B3E31" w:rsidRDefault="000B08B7" w:rsidP="003D74D8">
      <w:pPr>
        <w:pStyle w:val="FootnoteText"/>
        <w:spacing w:line="480" w:lineRule="auto"/>
        <w:rPr>
          <w:ins w:id="202540" w:author="Claude" w:date="2026-09-27T12:00:00Z"/>
        </w:rPr>
      </w:pPr>
      <w:ins w:id="202536" w:author="Claude" w:date="2026-09-27T12:00:00Z">
        <w:r>
          <w:rPr>
            <w:rStyle w:val="FootnoteReference"/>
          </w:rPr>
          <w:footnoteRef/>
        </w:r>
      </w:ins>
      <w:ins w:id="202537" w:author="Claude" w:date="2026-09-27T12:00:00Z">
        <w:r>
          <w:t xml:space="preserve"> Dan Simon &amp; Minwoo Ahn, </w:t>
        </w:r>
      </w:ins>
      <w:ins w:id="202538" w:author="Claude" w:date="2026-09-27T12:00:00Z">
        <w:r>
          <w:rPr>
            <w:i/>
            <w:iCs/>
          </w:rPr>
          <w:t>The Adversarial Mindset</w:t>
        </w:r>
      </w:ins>
      <w:ins w:id="202539" w:author="Claude" w:date="2026-09-27T12:00:00Z">
        <w:r>
          <w:rPr>
            <w:smallCaps/>
          </w:rPr>
          <w:t>, 26 Psychol. Pub. Pol’y &amp; L. 70 (2020).</w:t>
        </w:r>
      </w:ins>
    </w:p>
  </w:footnote>
  <w:footnote w:id="855">
    <w:p w14:paraId="35701A4F" w14:textId="44971711" w:rsidR="00B663C8" w:rsidRPr="005B3E31" w:rsidRDefault="00B663C8" w:rsidP="003D74D8">
      <w:pPr>
        <w:pStyle w:val="FootnoteText"/>
        <w:spacing w:line="480" w:lineRule="auto"/>
        <w:rPr>
          <w:ins w:id="202552" w:author="Claude" w:date="2026-09-27T12:00:00Z"/>
        </w:rPr>
      </w:pPr>
      <w:ins w:id="202541" w:author="Claude" w:date="2026-09-27T12:00:00Z">
        <w:r>
          <w:rPr>
            <w:rStyle w:val="FootnoteReference"/>
          </w:rPr>
          <w:footnoteRef/>
        </w:r>
      </w:ins>
      <w:ins w:id="202542" w:author="Claude" w:date="2026-09-27T12:00:00Z">
        <w:r>
          <w:t xml:space="preserve"> </w:t>
        </w:r>
      </w:ins>
      <w:ins w:id="202543" w:author="Claude" w:date="2026-09-27T12:00:00Z">
        <w:r>
          <w:rPr>
            <w:color w:val="000000" w:themeColor="text1"/>
          </w:rPr>
          <w:t xml:space="preserve">Holger Spamann, </w:t>
        </w:r>
      </w:ins>
      <w:ins w:id="202544" w:author="Claude" w:date="2026-09-27T12:00:00Z">
        <w:r>
          <w:rPr>
            <w:i/>
            <w:iCs/>
            <w:color w:val="000000" w:themeColor="text1"/>
          </w:rPr>
          <w:t>Extension: Lawyers’ Role-Induced Bias Arises Fast and Persists despite Intervention</w:t>
        </w:r>
      </w:ins>
      <w:ins w:id="202545" w:author="Claude" w:date="2026-09-27T12:00:00Z">
        <w:r>
          <w:rPr>
            <w:color w:val="000000" w:themeColor="text1"/>
          </w:rPr>
          <w:t xml:space="preserve">, 49 </w:t>
        </w:r>
      </w:ins>
      <w:ins w:id="202546" w:author="Claude" w:date="2026-09-27T12:00:00Z">
        <w:r>
          <w:rPr>
            <w:smallCaps/>
            <w:color w:val="000000" w:themeColor="text1"/>
          </w:rPr>
          <w:t>J. Legal Stud.</w:t>
        </w:r>
      </w:ins>
      <w:ins w:id="202547" w:author="Claude" w:date="2026-09-27T12:00:00Z">
        <w:r>
          <w:rPr>
            <w:color w:val="000000" w:themeColor="text1"/>
          </w:rPr>
          <w:t xml:space="preserve"> 467, 482 (2020); Doron Teichman, Eyal Zamir &amp; Ilana Ritov, </w:t>
        </w:r>
      </w:ins>
      <w:ins w:id="202548" w:author="Claude" w:date="2026-09-27T12:00:00Z">
        <w:r>
          <w:rPr>
            <w:i/>
            <w:iCs/>
            <w:color w:val="000000" w:themeColor="text1"/>
          </w:rPr>
          <w:t xml:space="preserve">Biases in Legal Decision-Making: Comparing Prosecutors, Defense Attorneys, Law Students, and Laypersons, </w:t>
        </w:r>
      </w:ins>
      <w:ins w:id="202549" w:author="Claude" w:date="2026-09-27T12:00:00Z">
        <w:r>
          <w:rPr>
            <w:smallCaps/>
            <w:color w:val="000000" w:themeColor="text1"/>
          </w:rPr>
          <w:t>J. Empirical Legal Stud</w:t>
        </w:r>
      </w:ins>
      <w:ins w:id="202550" w:author="Claude" w:date="2026-09-27T12:00:00Z">
        <w:r>
          <w:rPr>
            <w:i/>
            <w:iCs/>
            <w:color w:val="000000" w:themeColor="text1"/>
          </w:rPr>
          <w:t xml:space="preserve">. </w:t>
        </w:r>
      </w:ins>
      <w:ins w:id="202551" w:author="Claude" w:date="2026-09-27T12:00:00Z">
        <w:r>
          <w:rPr>
            <w:color w:val="000000" w:themeColor="text1"/>
          </w:rPr>
          <w:t>858 (2023).</w:t>
        </w:r>
      </w:ins>
    </w:p>
  </w:footnote>
  <w:footnote w:id="856">
    <w:p w14:paraId="290A2F1A" w14:textId="1A14E2B7" w:rsidR="00AB26F9" w:rsidRPr="005B3E31" w:rsidRDefault="00AB26F9" w:rsidP="003D74D8">
      <w:pPr>
        <w:pStyle w:val="FootnoteText"/>
        <w:spacing w:line="480" w:lineRule="auto"/>
        <w:rPr>
          <w:ins w:id="202571" w:author="Claude" w:date="2026-09-27T12:00:00Z"/>
        </w:rPr>
      </w:pPr>
      <w:ins w:id="202567" w:author="Claude" w:date="2026-09-27T12:00:00Z">
        <w:r>
          <w:rPr>
            <w:rStyle w:val="FootnoteReference"/>
          </w:rPr>
          <w:footnoteRef/>
        </w:r>
      </w:ins>
      <w:ins w:id="202568" w:author="Claude" w:date="2026-09-27T12:00:00Z">
        <w:r>
          <w:t>George B. Shepherd &amp; Morgan Cloud</w:t>
        </w:r>
      </w:ins>
      <w:ins w:id="202569" w:author="Claude" w:date="2026-09-27T12:00:00Z">
        <w:r>
          <w:rPr>
            <w:i/>
            <w:iCs/>
          </w:rPr>
          <w:t>, Time and Money: Discovery Leads to Hourly Billing</w:t>
        </w:r>
      </w:ins>
      <w:ins w:id="202570" w:author="Claude" w:date="2026-09-27T12:00:00Z">
        <w:r>
          <w:t xml:space="preserve"> 94 (1999)</w:t>
        </w:r>
      </w:ins>
    </w:p>
  </w:footnote>
  <w:footnote w:id="857">
    <w:p w14:paraId="1B7DD295" w14:textId="0DE11406" w:rsidR="00EB1107" w:rsidRPr="005B3E31" w:rsidRDefault="00EB1107" w:rsidP="003D74D8">
      <w:pPr>
        <w:pStyle w:val="FootnoteText"/>
        <w:spacing w:line="480" w:lineRule="auto"/>
        <w:rPr>
          <w:ins w:id="202576" w:author="Claude" w:date="2026-09-27T12:00:00Z"/>
        </w:rPr>
      </w:pPr>
      <w:ins w:id="202572" w:author="Claude" w:date="2026-09-27T12:00:00Z">
        <w:r>
          <w:rPr>
            <w:rStyle w:val="FootnoteReference"/>
          </w:rPr>
          <w:footnoteRef/>
        </w:r>
      </w:ins>
      <w:ins w:id="202573" w:author="Claude" w:date="2026-09-27T12:00:00Z">
        <w:r>
          <w:t xml:space="preserve"> </w:t>
        </w:r>
      </w:ins>
      <w:ins w:id="202574" w:author="Claude" w:date="2026-09-27T12:00:00Z">
        <w:r>
          <w:rPr>
            <w:i/>
            <w:iCs/>
          </w:rPr>
          <w:t>Id.</w:t>
        </w:r>
      </w:ins>
      <w:ins w:id="202575" w:author="Claude" w:date="2026-09-27T12:00:00Z">
        <w:r>
          <w:t xml:space="preserve"> at 106–07. </w:t>
        </w:r>
      </w:ins>
    </w:p>
  </w:footnote>
  <w:footnote w:id="858">
    <w:p w14:paraId="232711C9" w14:textId="2D832E05" w:rsidR="00EB1107" w:rsidRPr="005B3E31" w:rsidRDefault="00EB1107" w:rsidP="003D74D8">
      <w:pPr>
        <w:pStyle w:val="FootnoteText"/>
        <w:spacing w:line="480" w:lineRule="auto"/>
        <w:rPr>
          <w:ins w:id="202583" w:author="Claude" w:date="2026-09-27T12:00:00Z"/>
        </w:rPr>
      </w:pPr>
      <w:ins w:id="202577" w:author="Claude" w:date="2026-09-27T12:00:00Z">
        <w:r>
          <w:rPr>
            <w:rStyle w:val="FootnoteReference"/>
          </w:rPr>
          <w:footnoteRef/>
        </w:r>
      </w:ins>
      <w:ins w:id="202578" w:author="Claude" w:date="2026-09-27T12:00:00Z">
        <w:r>
          <w:t xml:space="preserve"> </w:t>
        </w:r>
      </w:ins>
      <w:ins w:id="202579" w:author="Claude" w:date="2026-09-27T12:00:00Z">
        <w:r>
          <w:rPr>
            <w:i/>
            <w:iCs/>
          </w:rPr>
          <w:t>Id.</w:t>
        </w:r>
      </w:ins>
      <w:ins w:id="202580" w:author="Claude" w:date="2026-09-27T12:00:00Z">
        <w:r>
          <w:t xml:space="preserve"> at 94, 108; </w:t>
        </w:r>
      </w:ins>
      <w:ins w:id="202581" w:author="Claude" w:date="2026-09-27T12:00:00Z">
        <w:r>
          <w:rPr>
            <w:smallCaps/>
          </w:rPr>
          <w:t>William G. Ross, The Honest Hour</w:t>
        </w:r>
      </w:ins>
      <w:ins w:id="202582" w:author="Claude" w:date="2026-09-27T12:00:00Z">
        <w:r>
          <w:t xml:space="preserve"> 4 (1996)</w:t>
        </w:r>
      </w:ins>
    </w:p>
  </w:footnote>
  <w:footnote w:id="859">
    <w:p w14:paraId="27AB62DF" w14:textId="77777777" w:rsidR="00667707" w:rsidRPr="005B3E31" w:rsidRDefault="00667707" w:rsidP="003D74D8">
      <w:pPr>
        <w:pStyle w:val="FootnoteText"/>
        <w:spacing w:line="480" w:lineRule="auto"/>
        <w:rPr>
          <w:ins w:id="202598" w:author="Claude" w:date="2026-09-27T12:00:00Z"/>
          <w:color w:val="000000" w:themeColor="text1"/>
        </w:rPr>
      </w:pPr>
      <w:ins w:id="202592" w:author="Claude" w:date="2026-09-27T12:00:00Z">
        <w:r>
          <w:rPr>
            <w:rStyle w:val="FootnoteReference"/>
            <w:color w:val="000000" w:themeColor="text1"/>
          </w:rPr>
          <w:footnoteRef/>
        </w:r>
      </w:ins>
      <w:ins w:id="202593" w:author="Claude" w:date="2026-09-27T12:00:00Z">
        <w:r>
          <w:rPr>
            <w:color w:val="000000" w:themeColor="text1"/>
          </w:rPr>
          <w:t xml:space="preserve"> Jane Goodman-Delahunty et al., </w:t>
        </w:r>
      </w:ins>
      <w:ins w:id="202594" w:author="Claude" w:date="2026-09-27T12:00:00Z">
        <w:r>
          <w:rPr>
            <w:i/>
            <w:iCs/>
            <w:color w:val="000000" w:themeColor="text1"/>
          </w:rPr>
          <w:t>Insightful or Wishful: Lawyers’ Ability to Predict Case Outcomes</w:t>
        </w:r>
      </w:ins>
      <w:ins w:id="202595" w:author="Claude" w:date="2026-09-27T12:00:00Z">
        <w:r>
          <w:rPr>
            <w:color w:val="000000" w:themeColor="text1"/>
          </w:rPr>
          <w:t xml:space="preserve">, 16 </w:t>
        </w:r>
      </w:ins>
      <w:ins w:id="202596" w:author="Claude" w:date="2026-09-27T12:00:00Z">
        <w:r>
          <w:rPr>
            <w:smallCaps/>
            <w:color w:val="000000" w:themeColor="text1"/>
          </w:rPr>
          <w:t>Psych. Pub. Pol’y &amp; L</w:t>
        </w:r>
      </w:ins>
      <w:ins w:id="202597" w:author="Claude" w:date="2026-09-27T12:00:00Z">
        <w:r>
          <w:rPr>
            <w:color w:val="000000" w:themeColor="text1"/>
          </w:rPr>
          <w:t>. 133, 136 (2010) (quoting Loftus &amp; Wagenaar, 1988, p. 450).</w:t>
        </w:r>
      </w:ins>
    </w:p>
  </w:footnote>
  <w:footnote w:id="860">
    <w:p w14:paraId="2DF7CF39" w14:textId="01168014" w:rsidR="00667707" w:rsidRPr="005B3E31" w:rsidRDefault="00667707" w:rsidP="003D74D8">
      <w:pPr>
        <w:pStyle w:val="FootnoteText"/>
        <w:spacing w:line="480" w:lineRule="auto"/>
        <w:rPr>
          <w:ins w:id="202606" w:author="Claude" w:date="2026-09-27T12:00:00Z"/>
        </w:rPr>
      </w:pPr>
      <w:ins w:id="202602" w:author="Claude" w:date="2026-09-27T12:00:00Z">
        <w:r>
          <w:rPr>
            <w:rStyle w:val="FootnoteReference"/>
          </w:rPr>
          <w:footnoteRef/>
        </w:r>
      </w:ins>
      <w:ins w:id="202603" w:author="Claude" w:date="2026-09-27T12:00:00Z">
        <w:r>
          <w:t xml:space="preserve"> Ian Weinstein, </w:t>
        </w:r>
      </w:ins>
      <w:ins w:id="202604" w:author="Claude" w:date="2026-09-27T12:00:00Z">
        <w:r>
          <w:rPr>
            <w:i/>
            <w:iCs/>
          </w:rPr>
          <w:t>Don't Believe Everything You Think: Cognitive Bias in Legal Decision Making</w:t>
        </w:r>
      </w:ins>
      <w:ins w:id="202605" w:author="Claude" w:date="2026-09-27T12:00:00Z">
        <w:r>
          <w:t>, 9 Clinical L. Rev. 783, 829 (2002–2003), http://ir.lawnet.fordham.edu/faculty_scholarship/422.</w:t>
        </w:r>
      </w:ins>
    </w:p>
  </w:footnote>
  <w:footnote w:id="861">
    <w:p w14:paraId="6C5DC46D" w14:textId="573C2DF2" w:rsidR="00667707" w:rsidRPr="005B3E31" w:rsidRDefault="00667707" w:rsidP="003D74D8">
      <w:pPr>
        <w:pStyle w:val="FootnoteText"/>
        <w:spacing w:line="480" w:lineRule="auto"/>
        <w:rPr>
          <w:ins w:id="202619" w:author="Claude" w:date="2026-09-27T12:00:00Z"/>
        </w:rPr>
      </w:pPr>
      <w:ins w:id="202607" w:author="Claude" w:date="2026-09-27T12:00:00Z">
        <w:r>
          <w:rPr>
            <w:rStyle w:val="FootnoteReference"/>
          </w:rPr>
          <w:footnoteRef/>
        </w:r>
      </w:ins>
      <w:ins w:id="202608" w:author="Claude" w:date="2026-09-27T12:00:00Z">
        <w:r>
          <w:rPr>
            <w:color w:val="000000" w:themeColor="text1"/>
          </w:rPr>
          <w:t xml:space="preserve">Alafair S. Burke, </w:t>
        </w:r>
      </w:ins>
      <w:ins w:id="202609" w:author="Claude" w:date="2026-09-27T12:00:00Z">
        <w:r>
          <w:rPr>
            <w:i/>
            <w:iCs/>
            <w:color w:val="000000" w:themeColor="text1"/>
          </w:rPr>
          <w:t>Improving Prosecutorial Decision Making: Some Lessons of Cognitive Science</w:t>
        </w:r>
      </w:ins>
      <w:ins w:id="202610" w:author="Claude" w:date="2026-09-27T12:00:00Z">
        <w:r>
          <w:rPr>
            <w:color w:val="000000" w:themeColor="text1"/>
          </w:rPr>
          <w:t xml:space="preserve">, 47 </w:t>
        </w:r>
      </w:ins>
      <w:ins w:id="202611" w:author="Claude" w:date="2026-09-27T12:00:00Z">
        <w:r>
          <w:rPr>
            <w:smallCaps/>
            <w:color w:val="000000" w:themeColor="text1"/>
          </w:rPr>
          <w:t>Wm. &amp; Mary L. Rev.</w:t>
        </w:r>
      </w:ins>
      <w:ins w:id="202612" w:author="Claude" w:date="2026-09-27T12:00:00Z">
        <w:r>
          <w:rPr>
            <w:color w:val="000000" w:themeColor="text1"/>
          </w:rPr>
          <w:t xml:space="preserve"> 1587, 1606 (2006); Keith A. Findley, </w:t>
        </w:r>
      </w:ins>
      <w:ins w:id="202613" w:author="Claude" w:date="2026-09-27T12:00:00Z">
        <w:r>
          <w:rPr>
            <w:i/>
            <w:iCs/>
            <w:color w:val="000000" w:themeColor="text1"/>
          </w:rPr>
          <w:t>Tunnel Vision</w:t>
        </w:r>
      </w:ins>
      <w:ins w:id="202614" w:author="Claude" w:date="2026-09-27T12:00:00Z">
        <w:r>
          <w:t xml:space="preserve">, </w:t>
        </w:r>
      </w:ins>
      <w:ins w:id="202615" w:author="Claude" w:date="2026-09-27T12:00:00Z">
        <w:r>
          <w:rPr>
            <w:i/>
            <w:iCs/>
          </w:rPr>
          <w:t>in</w:t>
        </w:r>
      </w:ins>
      <w:ins w:id="202616" w:author="Claude" w:date="2026-09-27T12:00:00Z">
        <w:r>
          <w:rPr>
            <w:color w:val="000000" w:themeColor="text1"/>
          </w:rPr>
          <w:t xml:space="preserve"> </w:t>
        </w:r>
      </w:ins>
      <w:ins w:id="202617" w:author="Claude" w:date="2026-09-27T12:00:00Z">
        <w:r>
          <w:rPr>
            <w:smallCaps/>
            <w:color w:val="000000" w:themeColor="text1"/>
          </w:rPr>
          <w:t>Conviction of the Innocent: Lessons from Psychological Research</w:t>
        </w:r>
      </w:ins>
      <w:ins w:id="202618" w:author="Claude" w:date="2026-09-27T12:00:00Z">
        <w:r>
          <w:rPr>
            <w:color w:val="000000" w:themeColor="text1"/>
          </w:rPr>
          <w:t xml:space="preserve"> 1, 8 (B. Cutler ed., 2012) (“[P]eople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ins>
    </w:p>
  </w:footnote>
  <w:footnote w:id="862">
    <w:p w14:paraId="6F283C31" w14:textId="7B3C688B" w:rsidR="008076F7" w:rsidRPr="005B3E31" w:rsidRDefault="008076F7" w:rsidP="003D74D8">
      <w:pPr>
        <w:pStyle w:val="FootnoteText"/>
        <w:spacing w:line="480" w:lineRule="auto"/>
        <w:rPr>
          <w:ins w:id="202632" w:author="Claude" w:date="2026-09-27T12:00:00Z"/>
          <w:color w:val="000000" w:themeColor="text1"/>
        </w:rPr>
      </w:pPr>
      <w:ins w:id="202620" w:author="Claude" w:date="2026-09-27T12:00:00Z">
        <w:r>
          <w:rPr>
            <w:rStyle w:val="FootnoteReference"/>
            <w:color w:val="000000" w:themeColor="text1"/>
          </w:rPr>
          <w:footnoteRef/>
        </w:r>
      </w:ins>
      <w:ins w:id="202621" w:author="Claude" w:date="2026-09-27T12:00:00Z">
        <w:r>
          <w:rPr>
            <w:color w:val="000000" w:themeColor="text1"/>
          </w:rPr>
          <w:t xml:space="preserve"> Goodman-Delahunty, supra note 86, at 15</w:t>
        </w:r>
      </w:ins>
      <w:ins w:id="202622" w:author="Claude" w:date="2026-09-27T12:00:00Z">
        <w:r>
          <w:rPr>
            <w:color w:val="000000" w:themeColor="text1"/>
          </w:rPr>
          <w:fldChar w:fldCharType="begin"/>
        </w:r>
      </w:ins>
      <w:ins w:id="202623" w:author="Claude" w:date="2026-09-27T12:00:00Z">
        <w:r>
          <w:rPr>
            <w:color w:val="000000" w:themeColor="text1"/>
          </w:rPr>
          <w:instrText xml:space="preserve"> NOTEREF _Ref222081948 \h  \* MERGEFORMAT </w:instrText>
        </w:r>
      </w:ins>
      <w:ins w:id="202624" w:author="Claude" w:date="2026-09-27T12:00:00Z">
        <w:r>
          <w:rPr>
            <w:color w:val="000000" w:themeColor="text1"/>
          </w:rPr>
        </w:r>
      </w:ins>
      <w:ins w:id="202625" w:author="Claude" w:date="2026-09-27T12:00:00Z">
        <w:r>
          <w:rPr>
            <w:color w:val="000000" w:themeColor="text1"/>
          </w:rPr>
          <w:fldChar w:fldCharType="separate"/>
        </w:r>
      </w:ins>
      <w:ins w:id="202626" w:author="Claude" w:date="2026-09-27T12:00:00Z">
        <w:r>
          <w:rPr>
            <w:color w:val="000000" w:themeColor="text1"/>
          </w:rPr>
          <w:fldChar w:fldCharType="end"/>
        </w:r>
      </w:ins>
      <w:ins w:id="202627" w:author="Claude" w:date="2026-09-27T12:00:00Z">
        <w:r>
          <w:rPr>
            <w:color w:val="000000" w:themeColor="text1"/>
          </w:rPr>
          <w:t xml:space="preserve">3; Richard F. Elmore, </w:t>
        </w:r>
      </w:ins>
      <w:ins w:id="202628" w:author="Claude" w:date="2026-09-27T12:00:00Z">
        <w:r>
          <w:rPr>
            <w:i/>
            <w:iCs/>
            <w:color w:val="000000" w:themeColor="text1"/>
          </w:rPr>
          <w:t>Backward Mapping: Implementation Research and Policy Decisions</w:t>
        </w:r>
      </w:ins>
      <w:ins w:id="202629" w:author="Claude" w:date="2026-09-27T12:00:00Z">
        <w:r>
          <w:rPr>
            <w:color w:val="000000" w:themeColor="text1"/>
          </w:rPr>
          <w:t xml:space="preserve">, 94 </w:t>
        </w:r>
      </w:ins>
      <w:ins w:id="202630" w:author="Claude" w:date="2026-09-27T12:00:00Z">
        <w:r>
          <w:rPr>
            <w:smallCaps/>
            <w:color w:val="000000" w:themeColor="text1"/>
          </w:rPr>
          <w:t>Pol. Sci. Q</w:t>
        </w:r>
      </w:ins>
      <w:ins w:id="202631" w:author="Claude" w:date="2026-09-27T12:00:00Z">
        <w:r>
          <w:rPr>
            <w:color w:val="000000" w:themeColor="text1"/>
          </w:rPr>
          <w:t>. 601, 604 (1979).</w:t>
        </w:r>
      </w:ins>
    </w:p>
  </w:footnote>
  <w:footnote w:id="863">
    <w:p w14:paraId="30D50FA8" w14:textId="77777777" w:rsidR="00667707" w:rsidRPr="005B3E31" w:rsidRDefault="00667707" w:rsidP="003D74D8">
      <w:pPr>
        <w:pStyle w:val="FootnoteText"/>
        <w:spacing w:line="480" w:lineRule="auto"/>
        <w:rPr>
          <w:ins w:id="202646" w:author="Claude" w:date="2026-09-27T12:00:00Z"/>
          <w:color w:val="000000" w:themeColor="text1"/>
        </w:rPr>
      </w:pPr>
      <w:ins w:id="202633" w:author="Claude" w:date="2026-09-27T12:00:00Z">
        <w:r>
          <w:rPr>
            <w:rStyle w:val="FootnoteReference"/>
            <w:color w:val="000000" w:themeColor="text1"/>
          </w:rPr>
          <w:footnoteRef/>
        </w:r>
      </w:ins>
      <w:ins w:id="202634" w:author="Claude" w:date="2026-09-27T12:00:00Z">
        <w:r>
          <w:rPr>
            <w:color w:val="000000" w:themeColor="text1"/>
          </w:rPr>
          <w:t xml:space="preserve"> </w:t>
        </w:r>
      </w:ins>
      <w:ins w:id="202635" w:author="Claude" w:date="2026-09-27T12:00:00Z">
        <w:r>
          <w:rPr>
            <w:smallCaps/>
            <w:color w:val="000000" w:themeColor="text1"/>
          </w:rPr>
          <w:t>Schlag</w:t>
        </w:r>
      </w:ins>
      <w:ins w:id="202636" w:author="Claude" w:date="2026-09-27T12:00:00Z">
        <w:r>
          <w:rPr>
            <w:color w:val="000000" w:themeColor="text1"/>
          </w:rPr>
          <w:t xml:space="preserve">, </w:t>
        </w:r>
      </w:ins>
      <w:ins w:id="202637" w:author="Claude" w:date="2026-09-27T12:00:00Z">
        <w:r>
          <w:rPr>
            <w:i/>
            <w:iCs/>
            <w:color w:val="000000" w:themeColor="text1"/>
          </w:rPr>
          <w:t>supra</w:t>
        </w:r>
      </w:ins>
      <w:ins w:id="202638" w:author="Claude" w:date="2026-09-27T12:00:00Z">
        <w:r>
          <w:rPr>
            <w:color w:val="000000" w:themeColor="text1"/>
          </w:rPr>
          <w:t xml:space="preserve"> note </w:t>
        </w:r>
      </w:ins>
      <w:ins w:id="202639" w:author="Claude" w:date="2026-09-27T12:00:00Z">
        <w:r>
          <w:rPr>
            <w:color w:val="000000" w:themeColor="text1"/>
          </w:rPr>
          <w:fldChar w:fldCharType="begin"/>
        </w:r>
      </w:ins>
      <w:ins w:id="202640" w:author="Claude" w:date="2026-09-27T12:00:00Z">
        <w:r>
          <w:rPr>
            <w:color w:val="000000" w:themeColor="text1"/>
          </w:rPr>
          <w:instrText xml:space="preserve"> NOTEREF _Ref217223724 \h  \* MERGEFORMAT </w:instrText>
        </w:r>
      </w:ins>
      <w:ins w:id="202641" w:author="Claude" w:date="2026-09-27T12:00:00Z">
        <w:r>
          <w:rPr>
            <w:color w:val="000000" w:themeColor="text1"/>
          </w:rPr>
        </w:r>
      </w:ins>
      <w:ins w:id="202642" w:author="Claude" w:date="2026-09-27T12:00:00Z">
        <w:r>
          <w:rPr>
            <w:color w:val="000000" w:themeColor="text1"/>
          </w:rPr>
          <w:fldChar w:fldCharType="separate"/>
        </w:r>
      </w:ins>
      <w:ins w:id="202643" w:author="Claude" w:date="2026-09-27T12:00:00Z">
        <w:r>
          <w:rPr>
            <w:color w:val="000000" w:themeColor="text1"/>
          </w:rPr>
          <w:t>56</w:t>
        </w:r>
      </w:ins>
      <w:ins w:id="202644" w:author="Claude" w:date="2026-09-27T12:00:00Z">
        <w:r>
          <w:rPr>
            <w:color w:val="000000" w:themeColor="text1"/>
          </w:rPr>
          <w:fldChar w:fldCharType="end"/>
        </w:r>
      </w:ins>
      <w:ins w:id="202645" w:author="Claude" w:date="2026-09-27T12:00:00Z">
        <w:r>
          <w:rPr>
            <w:color w:val="000000" w:themeColor="text1"/>
          </w:rPr>
          <w:t>, at 140.</w:t>
        </w:r>
      </w:ins>
    </w:p>
  </w:footnote>
  <w:footnote w:id="864">
    <w:p w14:paraId="5674B249" w14:textId="57839F78" w:rsidR="003E39A2" w:rsidRPr="005B3E31" w:rsidRDefault="003E39A2" w:rsidP="003D74D8">
      <w:pPr>
        <w:pStyle w:val="FootnoteText"/>
        <w:spacing w:line="480" w:lineRule="auto"/>
        <w:rPr>
          <w:ins w:id="202651" w:author="Claude" w:date="2026-09-27T12:00:00Z"/>
        </w:rPr>
      </w:pPr>
      <w:ins w:id="202647" w:author="Claude" w:date="2026-09-27T12:00:00Z">
        <w:r>
          <w:rPr>
            <w:rStyle w:val="FootnoteReference"/>
          </w:rPr>
          <w:footnoteRef/>
        </w:r>
      </w:ins>
      <w:ins w:id="202648" w:author="Claude" w:date="2026-09-27T12:00:00Z">
        <w:r>
          <w:t xml:space="preserve"> </w:t>
        </w:r>
      </w:ins>
      <w:ins w:id="202649" w:author="Claude" w:date="2026-09-27T12:00:00Z">
        <w:r>
          <w:rPr>
            <w:smallCaps/>
          </w:rPr>
          <w:t xml:space="preserve">Steven J. Harper, The Lawyer Bubble: A Profession in Crisis </w:t>
        </w:r>
      </w:ins>
      <w:ins w:id="202650" w:author="Claude" w:date="2026-09-27T12:00:00Z">
        <w:r>
          <w:t>117 (2013).</w:t>
        </w:r>
      </w:ins>
    </w:p>
  </w:footnote>
  <w:footnote w:id="865">
    <w:p w14:paraId="00010009" w14:textId="44004F7A" w:rsidR="007219E6" w:rsidRPr="005B3E31" w:rsidRDefault="00000000" w:rsidP="003D74D8">
      <w:pPr>
        <w:pStyle w:val="FootnoteText"/>
        <w:spacing w:line="480" w:lineRule="auto"/>
        <w:rPr>
          <w:ins w:id="202668" w:author="Claude" w:date="2026-09-27T12:00:00Z"/>
          <w:color w:val="000000" w:themeColor="text1"/>
        </w:rPr>
      </w:pPr>
      <w:ins w:id="202664" w:author="Claude" w:date="2026-09-27T12:00:00Z">
        <w:r>
          <w:rPr>
            <w:rStyle w:val="FootnoteReference"/>
            <w:color w:val="000000" w:themeColor="text1"/>
          </w:rPr>
          <w:footnoteRef/>
        </w:r>
      </w:ins>
      <w:ins w:id="202665" w:author="Claude" w:date="2026-09-27T12:00:00Z">
        <w:r>
          <w:rPr>
            <w:color w:val="000000" w:themeColor="text1"/>
          </w:rPr>
          <w:t xml:space="preserve"> </w:t>
        </w:r>
      </w:ins>
      <w:ins w:id="202666" w:author="Claude" w:date="2026-09-27T12:00:00Z">
        <w:r>
          <w:rPr>
            <w:i/>
            <w:iCs/>
            <w:color w:val="000000" w:themeColor="text1"/>
          </w:rPr>
          <w:t>See infra</w:t>
        </w:r>
      </w:ins>
      <w:ins w:id="202667" w:author="Claude" w:date="2026-09-27T12:00:00Z">
        <w:r>
          <w:rPr>
            <w:color w:val="000000" w:themeColor="text1"/>
          </w:rPr>
          <w:t xml:space="preserve"> Section VI.</w:t>
        </w:r>
      </w:ins>
    </w:p>
  </w:footnote>
  <w:footnote w:id="866">
    <w:p w14:paraId="70EB2FE9" w14:textId="6D19ACD7" w:rsidR="00625345" w:rsidRPr="005B3E31" w:rsidRDefault="00625345" w:rsidP="003D74D8">
      <w:pPr>
        <w:pStyle w:val="FootnoteText"/>
        <w:spacing w:line="480" w:lineRule="auto"/>
        <w:rPr>
          <w:ins w:id="202682" w:author="Claude" w:date="2026-09-27T12:00:00Z"/>
        </w:rPr>
      </w:pPr>
      <w:ins w:id="202669" w:author="Claude" w:date="2026-09-27T12:00:00Z">
        <w:r>
          <w:rPr>
            <w:rStyle w:val="FootnoteReference"/>
          </w:rPr>
          <w:footnoteRef/>
        </w:r>
      </w:ins>
      <w:ins w:id="202670" w:author="Claude" w:date="2026-09-27T12:00:00Z">
        <w:r>
          <w:t xml:space="preserve"> </w:t>
        </w:r>
      </w:ins>
      <w:ins w:id="202671" w:author="Claude" w:date="2026-09-27T12:00:00Z">
        <w:r>
          <w:rPr>
            <w:color w:val="000000" w:themeColor="text1"/>
          </w:rPr>
          <w:t xml:space="preserve">Amy Edmondson, </w:t>
        </w:r>
      </w:ins>
      <w:ins w:id="202672" w:author="Claude" w:date="2026-09-27T12:00:00Z">
        <w:r>
          <w:rPr>
            <w:i/>
            <w:iCs/>
            <w:color w:val="000000" w:themeColor="text1"/>
          </w:rPr>
          <w:t>Psychological Safety and Learning Behavior in Work Teams</w:t>
        </w:r>
      </w:ins>
      <w:ins w:id="202673" w:author="Claude" w:date="2026-09-27T12:00:00Z">
        <w:r>
          <w:rPr>
            <w:color w:val="000000" w:themeColor="text1"/>
          </w:rPr>
          <w:t xml:space="preserve">, 44 </w:t>
        </w:r>
      </w:ins>
      <w:ins w:id="202674" w:author="Claude" w:date="2026-09-27T12:00:00Z">
        <w:r>
          <w:rPr>
            <w:smallCaps/>
            <w:color w:val="000000" w:themeColor="text1"/>
          </w:rPr>
          <w:t>Admin. Sci. Q</w:t>
        </w:r>
      </w:ins>
      <w:ins w:id="202675" w:author="Claude" w:date="2026-09-27T12:00:00Z">
        <w:r>
          <w:rPr>
            <w:color w:val="000000" w:themeColor="text1"/>
          </w:rPr>
          <w:t>. 350, 354 (1999); James R. Detert &amp; Ethan R. Burris</w:t>
        </w:r>
      </w:ins>
      <w:ins w:id="202676" w:author="Claude" w:date="2026-09-27T12:00:00Z">
        <w:r>
          <w:rPr>
            <w:i/>
            <w:iCs/>
            <w:color w:val="000000" w:themeColor="text1"/>
          </w:rPr>
          <w:t>, Leadership Behavior and Employee Voice: Is the Door Really Open?</w:t>
        </w:r>
      </w:ins>
      <w:ins w:id="202677" w:author="Claude" w:date="2026-09-27T12:00:00Z">
        <w:r>
          <w:rPr>
            <w:color w:val="000000" w:themeColor="text1"/>
          </w:rPr>
          <w:t xml:space="preserve">, 50 </w:t>
        </w:r>
      </w:ins>
      <w:ins w:id="202678" w:author="Claude" w:date="2026-09-27T12:00:00Z">
        <w:r>
          <w:rPr>
            <w:smallCaps/>
            <w:color w:val="000000" w:themeColor="text1"/>
          </w:rPr>
          <w:t>Acad. Mgmt. J</w:t>
        </w:r>
      </w:ins>
      <w:ins w:id="202679" w:author="Claude" w:date="2026-09-27T12:00:00Z">
        <w:r>
          <w:rPr>
            <w:color w:val="000000" w:themeColor="text1"/>
          </w:rPr>
          <w:t xml:space="preserve">. 869, 872 (2007); </w:t>
        </w:r>
      </w:ins>
      <w:ins w:id="202680" w:author="Claude" w:date="2026-09-27T12:00:00Z">
        <w:r>
          <w:rPr>
            <w:i/>
            <w:iCs/>
            <w:color w:val="000000" w:themeColor="text1"/>
          </w:rPr>
          <w:t>see infra</w:t>
        </w:r>
      </w:ins>
      <w:ins w:id="202681" w:author="Claude" w:date="2026-09-27T12:00:00Z">
        <w:r>
          <w:rPr>
            <w:color w:val="000000" w:themeColor="text1"/>
          </w:rPr>
          <w:t xml:space="preserve"> Section II.</w:t>
        </w:r>
      </w:ins>
    </w:p>
  </w:footnote>
  <w:footnote w:id="867">
    <w:p w14:paraId="54D8A173" w14:textId="0171D958" w:rsidR="00625345" w:rsidRPr="005B3E31" w:rsidRDefault="00625345" w:rsidP="003D74D8">
      <w:pPr>
        <w:pStyle w:val="FootnoteText"/>
        <w:spacing w:line="480" w:lineRule="auto"/>
        <w:rPr>
          <w:ins w:id="202687" w:author="Claude" w:date="2026-09-27T12:00:00Z"/>
        </w:rPr>
      </w:pPr>
      <w:ins w:id="202683" w:author="Claude" w:date="2026-09-27T12:00:00Z">
        <w:r>
          <w:rPr>
            <w:rStyle w:val="FootnoteReference"/>
          </w:rPr>
          <w:footnoteRef/>
        </w:r>
      </w:ins>
      <w:ins w:id="202684" w:author="Claude" w:date="2026-09-27T12:00:00Z">
        <w:r>
          <w:t xml:space="preserve"> Anna Rappaport, </w:t>
        </w:r>
      </w:ins>
      <w:ins w:id="202685" w:author="Claude" w:date="2026-09-27T12:00:00Z">
        <w:r>
          <w:rPr>
            <w:i/>
            <w:iCs/>
          </w:rPr>
          <w:t>The Business Case for Psychological Safety in Law Firms and How to Achieve It</w:t>
        </w:r>
      </w:ins>
      <w:ins w:id="202686" w:author="Claude" w:date="2026-09-27T12:00:00Z">
        <w:r>
          <w:t>, ABA (Sep. 13, 2024).</w:t>
        </w:r>
      </w:ins>
    </w:p>
  </w:footnote>
  <w:footnote w:id="868">
    <w:p w14:paraId="00010008" w14:textId="0290C7D6" w:rsidR="007219E6" w:rsidRPr="005B3E31" w:rsidRDefault="00000000" w:rsidP="003D74D8">
      <w:pPr>
        <w:pStyle w:val="FootnoteText"/>
        <w:spacing w:line="480" w:lineRule="auto"/>
        <w:rPr>
          <w:ins w:id="202692" w:author="Claude" w:date="2026-09-27T12:00:00Z"/>
          <w:color w:val="000000" w:themeColor="text1"/>
        </w:rPr>
      </w:pPr>
      <w:ins w:id="202688" w:author="Claude" w:date="2026-09-27T12:00:00Z">
        <w:r>
          <w:rPr>
            <w:rStyle w:val="FootnoteReference"/>
            <w:color w:val="000000" w:themeColor="text1"/>
          </w:rPr>
          <w:footnoteRef/>
        </w:r>
      </w:ins>
      <w:ins w:id="202689" w:author="Claude" w:date="2026-09-27T12:00:00Z">
        <w:r>
          <w:rPr>
            <w:color w:val="000000" w:themeColor="text1"/>
          </w:rPr>
          <w:t xml:space="preserve"> </w:t>
        </w:r>
      </w:ins>
      <w:ins w:id="202690" w:author="Claude" w:date="2026-09-27T12:00:00Z">
        <w:r>
          <w:rPr>
            <w:i/>
            <w:iCs/>
            <w:color w:val="000000" w:themeColor="text1"/>
          </w:rPr>
          <w:t>See infra</w:t>
        </w:r>
      </w:ins>
      <w:ins w:id="202691" w:author="Claude" w:date="2026-09-27T12:00:00Z">
        <w:r>
          <w:rPr>
            <w:color w:val="000000" w:themeColor="text1"/>
          </w:rPr>
          <w:t xml:space="preserve"> Section VI.A–C.</w:t>
        </w:r>
      </w:ins>
    </w:p>
  </w:footnote>
  <w:footnote w:id="869">
    <w:p w14:paraId="6F31D175" w14:textId="60938D50" w:rsidR="00EA0B0F" w:rsidRPr="005B3E31" w:rsidRDefault="00C615BB" w:rsidP="003D74D8">
      <w:pPr>
        <w:pStyle w:val="FootnoteText"/>
        <w:spacing w:line="480" w:lineRule="auto"/>
        <w:rPr>
          <w:ins w:id="202697" w:author="Claude" w:date="2026-09-27T12:00:00Z"/>
        </w:rPr>
      </w:pPr>
      <w:ins w:id="202693" w:author="Claude" w:date="2026-09-27T12:00:00Z">
        <w:r>
          <w:rPr>
            <w:rStyle w:val="FootnoteReference"/>
          </w:rPr>
          <w:footnoteRef/>
        </w:r>
      </w:ins>
      <w:ins w:id="202694" w:author="Claude" w:date="2026-09-27T12:00:00Z">
        <w:r>
          <w:t xml:space="preserve"> </w:t>
        </w:r>
      </w:ins>
      <w:ins w:id="202695" w:author="Claude" w:date="2026-09-27T12:00:00Z">
        <w:r>
          <w:rPr>
            <w:smallCaps/>
          </w:rPr>
          <w:t>Richards J. Heuer Jr. &amp; Randolph H. Pherson, Structured Analytic Techniques for Intelligence Analysis</w:t>
        </w:r>
      </w:ins>
      <w:ins w:id="202696" w:author="Claude" w:date="2026-09-27T12:00:00Z">
        <w:r>
          <w:t xml:space="preserve"> (3d ed. 2020) (“Laboratory experiments have shown that even a single dissenting opinion, all by</w:t>
        </w:r>
      </w:ins>
    </w:p>
    <w:p w14:paraId="5808AB33" w14:textId="0F950A60" w:rsidR="00C615BB" w:rsidRPr="005B3E31" w:rsidRDefault="00EA0B0F" w:rsidP="003D74D8">
      <w:pPr>
        <w:pStyle w:val="FootnoteText"/>
        <w:spacing w:line="480" w:lineRule="auto"/>
        <w:rPr>
          <w:ins w:id="202705" w:author="Claude" w:date="2026-09-27T12:00:00Z"/>
        </w:rPr>
      </w:pPr>
      <w:ins w:id="202698" w:author="Claude" w:date="2026-09-27T12:00:00Z">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ins>
      <w:ins w:id="202699" w:author="Claude" w:date="2026-09-27T12:00:00Z">
        <w:r>
          <w:rPr>
            <w:smallCaps/>
          </w:rPr>
          <w:t>Randall Kiser, How Leading Lawyers Think: Expert Insights Into Judgment and</w:t>
        </w:r>
      </w:ins>
      <w:ins w:id="202700" w:author="Claude" w:date="2026-09-27T12:00:00Z">
        <w:r>
          <w:t xml:space="preserve"> </w:t>
        </w:r>
      </w:ins>
      <w:ins w:id="202701" w:author="Claude" w:date="2026-09-27T12:00:00Z">
        <w:r>
          <w:rPr>
            <w:smallCaps/>
          </w:rPr>
          <w:t>Advocacy</w:t>
        </w:r>
      </w:ins>
      <w:ins w:id="202702" w:author="Claude" w:date="2026-09-27T12:00:00Z">
        <w:r>
          <w:t xml:space="preserve"> 100 (2011); </w:t>
        </w:r>
      </w:ins>
      <w:ins w:id="202703" w:author="Claude" w:date="2026-09-27T12:00:00Z">
        <w:r>
          <w:rPr>
            <w:smallCaps/>
          </w:rPr>
          <w:t>Micah Zenko, Red Team: How to Succeed by Thinking Like the Enemy</w:t>
        </w:r>
      </w:ins>
      <w:ins w:id="202704" w:author="Claude" w:date="2026-09-27T12:00:00Z">
        <w:r>
          <w:t xml:space="preserve"> ch. 6 n.17 (2015) (quoting Michael Walzer) (“[T]he absence of dissent means that there wasn’t an adequate deliberation.”).</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205E"/>
    <w:multiLevelType w:val="hybridMultilevel"/>
    <w:tmpl w:val="FDDEE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E6DD6"/>
    <w:multiLevelType w:val="hybridMultilevel"/>
    <w:tmpl w:val="F90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2903"/>
    <w:multiLevelType w:val="hybridMultilevel"/>
    <w:tmpl w:val="C8AE4776"/>
    <w:lvl w:ilvl="0" w:tplc="938496DA">
      <w:start w:val="20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F73B0"/>
    <w:multiLevelType w:val="hybridMultilevel"/>
    <w:tmpl w:val="DE307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17635"/>
    <w:multiLevelType w:val="hybridMultilevel"/>
    <w:tmpl w:val="DFE6F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00EF3"/>
    <w:multiLevelType w:val="hybridMultilevel"/>
    <w:tmpl w:val="69066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865B2"/>
    <w:multiLevelType w:val="hybridMultilevel"/>
    <w:tmpl w:val="DE02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015DE"/>
    <w:multiLevelType w:val="hybridMultilevel"/>
    <w:tmpl w:val="C6903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232C6"/>
    <w:multiLevelType w:val="hybridMultilevel"/>
    <w:tmpl w:val="2564CF2A"/>
    <w:lvl w:ilvl="0" w:tplc="3A46E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33690"/>
    <w:multiLevelType w:val="hybridMultilevel"/>
    <w:tmpl w:val="F43C3F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125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1B4404"/>
    <w:multiLevelType w:val="hybridMultilevel"/>
    <w:tmpl w:val="E1D2E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E2F1D"/>
    <w:multiLevelType w:val="hybridMultilevel"/>
    <w:tmpl w:val="3CBAFDBA"/>
    <w:lvl w:ilvl="0" w:tplc="2E8E6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460CE5"/>
    <w:multiLevelType w:val="multilevel"/>
    <w:tmpl w:val="C57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C5120"/>
    <w:multiLevelType w:val="hybridMultilevel"/>
    <w:tmpl w:val="DA4C10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972A3"/>
    <w:multiLevelType w:val="hybridMultilevel"/>
    <w:tmpl w:val="D2C45E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53A7D"/>
    <w:multiLevelType w:val="hybridMultilevel"/>
    <w:tmpl w:val="5FBAF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F2548"/>
    <w:multiLevelType w:val="hybridMultilevel"/>
    <w:tmpl w:val="5CEAF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C293A"/>
    <w:multiLevelType w:val="hybridMultilevel"/>
    <w:tmpl w:val="2D14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E6D51"/>
    <w:multiLevelType w:val="hybridMultilevel"/>
    <w:tmpl w:val="D4846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827A2"/>
    <w:multiLevelType w:val="hybridMultilevel"/>
    <w:tmpl w:val="53869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10E5A"/>
    <w:multiLevelType w:val="hybridMultilevel"/>
    <w:tmpl w:val="45229E86"/>
    <w:lvl w:ilvl="0" w:tplc="97E0E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567DB"/>
    <w:multiLevelType w:val="hybridMultilevel"/>
    <w:tmpl w:val="8A30E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597C69"/>
    <w:multiLevelType w:val="hybridMultilevel"/>
    <w:tmpl w:val="7228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2159E"/>
    <w:multiLevelType w:val="multilevel"/>
    <w:tmpl w:val="0A9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50BAF"/>
    <w:multiLevelType w:val="hybridMultilevel"/>
    <w:tmpl w:val="067648EA"/>
    <w:lvl w:ilvl="0" w:tplc="B5DC6F8E">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6" w15:restartNumberingAfterBreak="0">
    <w:nsid w:val="545B7939"/>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7" w15:restartNumberingAfterBreak="0">
    <w:nsid w:val="580A4BDF"/>
    <w:multiLevelType w:val="hybridMultilevel"/>
    <w:tmpl w:val="916EABC2"/>
    <w:lvl w:ilvl="0" w:tplc="A7BA16F2">
      <w:start w:val="20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F797E"/>
    <w:multiLevelType w:val="hybridMultilevel"/>
    <w:tmpl w:val="6D6C4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44FA9"/>
    <w:multiLevelType w:val="multilevel"/>
    <w:tmpl w:val="740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30EAD"/>
    <w:multiLevelType w:val="hybridMultilevel"/>
    <w:tmpl w:val="8374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17DAF"/>
    <w:multiLevelType w:val="multilevel"/>
    <w:tmpl w:val="FDFA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04689"/>
    <w:multiLevelType w:val="hybridMultilevel"/>
    <w:tmpl w:val="8966905E"/>
    <w:lvl w:ilvl="0" w:tplc="F450324A">
      <w:start w:val="1"/>
      <w:numFmt w:val="upperRoman"/>
      <w:lvlText w:val="%1."/>
      <w:lvlJc w:val="left"/>
      <w:pPr>
        <w:ind w:left="1080" w:hanging="720"/>
      </w:pPr>
      <w:rPr>
        <w:rFonts w:hint="default"/>
      </w:rPr>
    </w:lvl>
    <w:lvl w:ilvl="1" w:tplc="1D3622DE">
      <w:start w:val="1"/>
      <w:numFmt w:val="upperLetter"/>
      <w:lvlText w:val="%2."/>
      <w:lvlJc w:val="left"/>
      <w:pPr>
        <w:ind w:left="1440" w:hanging="360"/>
      </w:pPr>
      <w:rPr>
        <w:i w:val="0"/>
        <w:iCs w:val="0"/>
      </w:rPr>
    </w:lvl>
    <w:lvl w:ilvl="2" w:tplc="0B868EDA">
      <w:start w:val="1"/>
      <w:numFmt w:val="decimal"/>
      <w:lvlText w:val="%3."/>
      <w:lvlJc w:val="left"/>
      <w:pPr>
        <w:ind w:left="2340" w:hanging="36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B77FE"/>
    <w:multiLevelType w:val="multilevel"/>
    <w:tmpl w:val="558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31071"/>
    <w:multiLevelType w:val="hybridMultilevel"/>
    <w:tmpl w:val="BD64347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467EE"/>
    <w:multiLevelType w:val="hybridMultilevel"/>
    <w:tmpl w:val="21D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63439"/>
    <w:multiLevelType w:val="multilevel"/>
    <w:tmpl w:val="7210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BC78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5269385">
    <w:abstractNumId w:val="31"/>
  </w:num>
  <w:num w:numId="2" w16cid:durableId="311065033">
    <w:abstractNumId w:val="33"/>
  </w:num>
  <w:num w:numId="3" w16cid:durableId="12537736">
    <w:abstractNumId w:val="21"/>
  </w:num>
  <w:num w:numId="4" w16cid:durableId="1445997705">
    <w:abstractNumId w:val="28"/>
  </w:num>
  <w:num w:numId="5" w16cid:durableId="2003503843">
    <w:abstractNumId w:val="7"/>
  </w:num>
  <w:num w:numId="6" w16cid:durableId="1337422334">
    <w:abstractNumId w:val="9"/>
  </w:num>
  <w:num w:numId="7" w16cid:durableId="2021617504">
    <w:abstractNumId w:val="18"/>
  </w:num>
  <w:num w:numId="8" w16cid:durableId="904335353">
    <w:abstractNumId w:val="19"/>
  </w:num>
  <w:num w:numId="9" w16cid:durableId="848444110">
    <w:abstractNumId w:val="23"/>
  </w:num>
  <w:num w:numId="10" w16cid:durableId="301235754">
    <w:abstractNumId w:val="24"/>
  </w:num>
  <w:num w:numId="11" w16cid:durableId="486022752">
    <w:abstractNumId w:val="32"/>
  </w:num>
  <w:num w:numId="12" w16cid:durableId="1885478158">
    <w:abstractNumId w:val="27"/>
  </w:num>
  <w:num w:numId="13" w16cid:durableId="64422463">
    <w:abstractNumId w:val="34"/>
  </w:num>
  <w:num w:numId="14" w16cid:durableId="2008508625">
    <w:abstractNumId w:val="25"/>
  </w:num>
  <w:num w:numId="15" w16cid:durableId="857544383">
    <w:abstractNumId w:val="30"/>
  </w:num>
  <w:num w:numId="16" w16cid:durableId="1046098877">
    <w:abstractNumId w:val="12"/>
  </w:num>
  <w:num w:numId="17" w16cid:durableId="586962111">
    <w:abstractNumId w:val="37"/>
  </w:num>
  <w:num w:numId="18" w16cid:durableId="1623923110">
    <w:abstractNumId w:val="10"/>
  </w:num>
  <w:num w:numId="19" w16cid:durableId="1975867756">
    <w:abstractNumId w:val="26"/>
  </w:num>
  <w:num w:numId="20" w16cid:durableId="1947030950">
    <w:abstractNumId w:val="0"/>
  </w:num>
  <w:num w:numId="21" w16cid:durableId="255477326">
    <w:abstractNumId w:val="6"/>
  </w:num>
  <w:num w:numId="22" w16cid:durableId="1889953906">
    <w:abstractNumId w:val="14"/>
  </w:num>
  <w:num w:numId="23" w16cid:durableId="371272481">
    <w:abstractNumId w:val="22"/>
  </w:num>
  <w:num w:numId="24" w16cid:durableId="36394996">
    <w:abstractNumId w:val="4"/>
  </w:num>
  <w:num w:numId="25" w16cid:durableId="198786242">
    <w:abstractNumId w:val="17"/>
  </w:num>
  <w:num w:numId="26" w16cid:durableId="1169518221">
    <w:abstractNumId w:val="15"/>
  </w:num>
  <w:num w:numId="27" w16cid:durableId="1860511983">
    <w:abstractNumId w:val="35"/>
  </w:num>
  <w:num w:numId="28" w16cid:durableId="987249980">
    <w:abstractNumId w:val="13"/>
  </w:num>
  <w:num w:numId="29" w16cid:durableId="1735348749">
    <w:abstractNumId w:val="29"/>
  </w:num>
  <w:num w:numId="30" w16cid:durableId="794640115">
    <w:abstractNumId w:val="36"/>
  </w:num>
  <w:num w:numId="31" w16cid:durableId="200288866">
    <w:abstractNumId w:val="8"/>
  </w:num>
  <w:num w:numId="32" w16cid:durableId="854538169">
    <w:abstractNumId w:val="11"/>
  </w:num>
  <w:num w:numId="33" w16cid:durableId="260337589">
    <w:abstractNumId w:val="20"/>
  </w:num>
  <w:num w:numId="34" w16cid:durableId="2017727516">
    <w:abstractNumId w:val="5"/>
  </w:num>
  <w:num w:numId="35" w16cid:durableId="110318836">
    <w:abstractNumId w:val="3"/>
  </w:num>
  <w:num w:numId="36" w16cid:durableId="678315840">
    <w:abstractNumId w:val="16"/>
  </w:num>
  <w:num w:numId="37" w16cid:durableId="1783840870">
    <w:abstractNumId w:val="2"/>
  </w:num>
  <w:num w:numId="38" w16cid:durableId="115017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2"/>
    <w:rsid w:val="00000385"/>
    <w:rsid w:val="00000E04"/>
    <w:rsid w:val="00002705"/>
    <w:rsid w:val="00003908"/>
    <w:rsid w:val="000046B4"/>
    <w:rsid w:val="000053D7"/>
    <w:rsid w:val="00006317"/>
    <w:rsid w:val="00007E89"/>
    <w:rsid w:val="00010577"/>
    <w:rsid w:val="00010785"/>
    <w:rsid w:val="00011299"/>
    <w:rsid w:val="0001150B"/>
    <w:rsid w:val="000143ED"/>
    <w:rsid w:val="0001537E"/>
    <w:rsid w:val="00015CB3"/>
    <w:rsid w:val="00016205"/>
    <w:rsid w:val="00020483"/>
    <w:rsid w:val="000210BA"/>
    <w:rsid w:val="00021A5B"/>
    <w:rsid w:val="0002224C"/>
    <w:rsid w:val="00023D5D"/>
    <w:rsid w:val="0002478C"/>
    <w:rsid w:val="00026E5F"/>
    <w:rsid w:val="00031548"/>
    <w:rsid w:val="000319C4"/>
    <w:rsid w:val="00031D27"/>
    <w:rsid w:val="000352C8"/>
    <w:rsid w:val="000359B1"/>
    <w:rsid w:val="00036182"/>
    <w:rsid w:val="00036D82"/>
    <w:rsid w:val="00037C9E"/>
    <w:rsid w:val="00037E4B"/>
    <w:rsid w:val="000400CC"/>
    <w:rsid w:val="00040849"/>
    <w:rsid w:val="000408B1"/>
    <w:rsid w:val="0004221E"/>
    <w:rsid w:val="0004246A"/>
    <w:rsid w:val="000435C2"/>
    <w:rsid w:val="0004376D"/>
    <w:rsid w:val="000438C3"/>
    <w:rsid w:val="00043CA0"/>
    <w:rsid w:val="00044AAE"/>
    <w:rsid w:val="00044D71"/>
    <w:rsid w:val="000452FD"/>
    <w:rsid w:val="000458FA"/>
    <w:rsid w:val="00045FC4"/>
    <w:rsid w:val="0004656D"/>
    <w:rsid w:val="00050D1A"/>
    <w:rsid w:val="00051048"/>
    <w:rsid w:val="000519F8"/>
    <w:rsid w:val="00051CED"/>
    <w:rsid w:val="00052E44"/>
    <w:rsid w:val="00053316"/>
    <w:rsid w:val="00053EA7"/>
    <w:rsid w:val="00054082"/>
    <w:rsid w:val="00054E47"/>
    <w:rsid w:val="00054EEA"/>
    <w:rsid w:val="000554EE"/>
    <w:rsid w:val="00055F57"/>
    <w:rsid w:val="000566C9"/>
    <w:rsid w:val="00056B26"/>
    <w:rsid w:val="00060CCA"/>
    <w:rsid w:val="00060E94"/>
    <w:rsid w:val="000611C2"/>
    <w:rsid w:val="00064524"/>
    <w:rsid w:val="00065BD0"/>
    <w:rsid w:val="00065DE1"/>
    <w:rsid w:val="00066AC1"/>
    <w:rsid w:val="000671DC"/>
    <w:rsid w:val="0006783C"/>
    <w:rsid w:val="00071945"/>
    <w:rsid w:val="000719E1"/>
    <w:rsid w:val="00071B6F"/>
    <w:rsid w:val="00072774"/>
    <w:rsid w:val="00072BB7"/>
    <w:rsid w:val="00073421"/>
    <w:rsid w:val="00074972"/>
    <w:rsid w:val="00075271"/>
    <w:rsid w:val="00076359"/>
    <w:rsid w:val="00076755"/>
    <w:rsid w:val="000812B3"/>
    <w:rsid w:val="0008305B"/>
    <w:rsid w:val="000836F7"/>
    <w:rsid w:val="0008382C"/>
    <w:rsid w:val="00083D89"/>
    <w:rsid w:val="00084B65"/>
    <w:rsid w:val="0008533D"/>
    <w:rsid w:val="000867FB"/>
    <w:rsid w:val="00086CA9"/>
    <w:rsid w:val="0008776A"/>
    <w:rsid w:val="00090B4C"/>
    <w:rsid w:val="00092674"/>
    <w:rsid w:val="000927E5"/>
    <w:rsid w:val="00093D5E"/>
    <w:rsid w:val="00094246"/>
    <w:rsid w:val="00094C56"/>
    <w:rsid w:val="00096F00"/>
    <w:rsid w:val="00096F38"/>
    <w:rsid w:val="00097EDB"/>
    <w:rsid w:val="000A14FD"/>
    <w:rsid w:val="000A1C3E"/>
    <w:rsid w:val="000A1CEB"/>
    <w:rsid w:val="000A3324"/>
    <w:rsid w:val="000A6DEF"/>
    <w:rsid w:val="000A735D"/>
    <w:rsid w:val="000A73C2"/>
    <w:rsid w:val="000A7431"/>
    <w:rsid w:val="000A7FF1"/>
    <w:rsid w:val="000B08B7"/>
    <w:rsid w:val="000B096F"/>
    <w:rsid w:val="000B1FCD"/>
    <w:rsid w:val="000B2303"/>
    <w:rsid w:val="000B3716"/>
    <w:rsid w:val="000B3881"/>
    <w:rsid w:val="000B434A"/>
    <w:rsid w:val="000B50E4"/>
    <w:rsid w:val="000B582E"/>
    <w:rsid w:val="000B7A98"/>
    <w:rsid w:val="000C23EF"/>
    <w:rsid w:val="000C31C7"/>
    <w:rsid w:val="000C4697"/>
    <w:rsid w:val="000C4949"/>
    <w:rsid w:val="000C4CC1"/>
    <w:rsid w:val="000D02B5"/>
    <w:rsid w:val="000D055F"/>
    <w:rsid w:val="000D09AA"/>
    <w:rsid w:val="000D2CC9"/>
    <w:rsid w:val="000D3BE6"/>
    <w:rsid w:val="000D3F6B"/>
    <w:rsid w:val="000D429B"/>
    <w:rsid w:val="000D4C79"/>
    <w:rsid w:val="000D68CE"/>
    <w:rsid w:val="000E03FC"/>
    <w:rsid w:val="000E12F3"/>
    <w:rsid w:val="000E3EAB"/>
    <w:rsid w:val="000E5131"/>
    <w:rsid w:val="000E58A4"/>
    <w:rsid w:val="000E6581"/>
    <w:rsid w:val="000E6936"/>
    <w:rsid w:val="000E7C3B"/>
    <w:rsid w:val="000F10D4"/>
    <w:rsid w:val="000F1B4B"/>
    <w:rsid w:val="000F207C"/>
    <w:rsid w:val="000F5218"/>
    <w:rsid w:val="000F5EA7"/>
    <w:rsid w:val="000F5FFF"/>
    <w:rsid w:val="000F6245"/>
    <w:rsid w:val="00100ACA"/>
    <w:rsid w:val="001028DF"/>
    <w:rsid w:val="00102D26"/>
    <w:rsid w:val="00103152"/>
    <w:rsid w:val="0010386F"/>
    <w:rsid w:val="00103ED4"/>
    <w:rsid w:val="00104E1E"/>
    <w:rsid w:val="00104F9E"/>
    <w:rsid w:val="001053C5"/>
    <w:rsid w:val="00105CBB"/>
    <w:rsid w:val="0010670E"/>
    <w:rsid w:val="001075B5"/>
    <w:rsid w:val="001076E1"/>
    <w:rsid w:val="00107EEB"/>
    <w:rsid w:val="0011077A"/>
    <w:rsid w:val="001108F4"/>
    <w:rsid w:val="00111781"/>
    <w:rsid w:val="0011304B"/>
    <w:rsid w:val="00113490"/>
    <w:rsid w:val="00113623"/>
    <w:rsid w:val="00113E1A"/>
    <w:rsid w:val="001164B5"/>
    <w:rsid w:val="00117252"/>
    <w:rsid w:val="00117878"/>
    <w:rsid w:val="00120306"/>
    <w:rsid w:val="001207B0"/>
    <w:rsid w:val="00120AD8"/>
    <w:rsid w:val="0012169E"/>
    <w:rsid w:val="00122252"/>
    <w:rsid w:val="00122703"/>
    <w:rsid w:val="00123500"/>
    <w:rsid w:val="00123BE1"/>
    <w:rsid w:val="00124117"/>
    <w:rsid w:val="00124E85"/>
    <w:rsid w:val="00125383"/>
    <w:rsid w:val="00126027"/>
    <w:rsid w:val="00130206"/>
    <w:rsid w:val="0013114C"/>
    <w:rsid w:val="001315A9"/>
    <w:rsid w:val="001328E0"/>
    <w:rsid w:val="00132C03"/>
    <w:rsid w:val="00135D8C"/>
    <w:rsid w:val="0013701E"/>
    <w:rsid w:val="001378F3"/>
    <w:rsid w:val="00141285"/>
    <w:rsid w:val="00142B09"/>
    <w:rsid w:val="00142DAE"/>
    <w:rsid w:val="00143D39"/>
    <w:rsid w:val="00146165"/>
    <w:rsid w:val="00146DA2"/>
    <w:rsid w:val="001473F0"/>
    <w:rsid w:val="0014755B"/>
    <w:rsid w:val="00147985"/>
    <w:rsid w:val="00147FC1"/>
    <w:rsid w:val="001514E2"/>
    <w:rsid w:val="001519C6"/>
    <w:rsid w:val="00151DE6"/>
    <w:rsid w:val="00151FC3"/>
    <w:rsid w:val="00152091"/>
    <w:rsid w:val="001535D3"/>
    <w:rsid w:val="00153872"/>
    <w:rsid w:val="00153DA3"/>
    <w:rsid w:val="00156E3A"/>
    <w:rsid w:val="001602FA"/>
    <w:rsid w:val="001619ED"/>
    <w:rsid w:val="00161CEE"/>
    <w:rsid w:val="00163273"/>
    <w:rsid w:val="0016734E"/>
    <w:rsid w:val="00167BE1"/>
    <w:rsid w:val="00167E46"/>
    <w:rsid w:val="0017059B"/>
    <w:rsid w:val="00170F7E"/>
    <w:rsid w:val="00171A1E"/>
    <w:rsid w:val="00172EA5"/>
    <w:rsid w:val="00173BC8"/>
    <w:rsid w:val="00173F3F"/>
    <w:rsid w:val="001753FE"/>
    <w:rsid w:val="00176330"/>
    <w:rsid w:val="00177DD2"/>
    <w:rsid w:val="00177DF7"/>
    <w:rsid w:val="00180D2C"/>
    <w:rsid w:val="00181723"/>
    <w:rsid w:val="00181AD1"/>
    <w:rsid w:val="00183023"/>
    <w:rsid w:val="00183B2E"/>
    <w:rsid w:val="00184023"/>
    <w:rsid w:val="00184B0A"/>
    <w:rsid w:val="001862D6"/>
    <w:rsid w:val="0018654E"/>
    <w:rsid w:val="001877AD"/>
    <w:rsid w:val="00190EF0"/>
    <w:rsid w:val="00191003"/>
    <w:rsid w:val="001910CA"/>
    <w:rsid w:val="001919FD"/>
    <w:rsid w:val="00191E96"/>
    <w:rsid w:val="00192FC3"/>
    <w:rsid w:val="00193755"/>
    <w:rsid w:val="00193916"/>
    <w:rsid w:val="001945E8"/>
    <w:rsid w:val="0019584A"/>
    <w:rsid w:val="00195D20"/>
    <w:rsid w:val="00196DC1"/>
    <w:rsid w:val="00197521"/>
    <w:rsid w:val="001A019B"/>
    <w:rsid w:val="001A01BB"/>
    <w:rsid w:val="001A1421"/>
    <w:rsid w:val="001A1ED2"/>
    <w:rsid w:val="001A2B08"/>
    <w:rsid w:val="001A43C7"/>
    <w:rsid w:val="001A43FB"/>
    <w:rsid w:val="001A590A"/>
    <w:rsid w:val="001A6B9B"/>
    <w:rsid w:val="001A6C49"/>
    <w:rsid w:val="001B04D0"/>
    <w:rsid w:val="001B18CD"/>
    <w:rsid w:val="001B210C"/>
    <w:rsid w:val="001B2372"/>
    <w:rsid w:val="001B249F"/>
    <w:rsid w:val="001B2EB7"/>
    <w:rsid w:val="001B4962"/>
    <w:rsid w:val="001B515B"/>
    <w:rsid w:val="001B52B7"/>
    <w:rsid w:val="001B561B"/>
    <w:rsid w:val="001B5E06"/>
    <w:rsid w:val="001B76DF"/>
    <w:rsid w:val="001B7790"/>
    <w:rsid w:val="001B7F3A"/>
    <w:rsid w:val="001C0CA3"/>
    <w:rsid w:val="001C166C"/>
    <w:rsid w:val="001C18C0"/>
    <w:rsid w:val="001C1DED"/>
    <w:rsid w:val="001C1E41"/>
    <w:rsid w:val="001C1F32"/>
    <w:rsid w:val="001C2800"/>
    <w:rsid w:val="001C4911"/>
    <w:rsid w:val="001C4C1F"/>
    <w:rsid w:val="001C551B"/>
    <w:rsid w:val="001C5E85"/>
    <w:rsid w:val="001D045D"/>
    <w:rsid w:val="001D204C"/>
    <w:rsid w:val="001D2714"/>
    <w:rsid w:val="001D3A8F"/>
    <w:rsid w:val="001D3C93"/>
    <w:rsid w:val="001D42A7"/>
    <w:rsid w:val="001D43CF"/>
    <w:rsid w:val="001D4A34"/>
    <w:rsid w:val="001D4FB2"/>
    <w:rsid w:val="001D569E"/>
    <w:rsid w:val="001D5994"/>
    <w:rsid w:val="001D748E"/>
    <w:rsid w:val="001E0002"/>
    <w:rsid w:val="001E026F"/>
    <w:rsid w:val="001E045D"/>
    <w:rsid w:val="001E1227"/>
    <w:rsid w:val="001E14BB"/>
    <w:rsid w:val="001E1CB5"/>
    <w:rsid w:val="001E22FD"/>
    <w:rsid w:val="001E3355"/>
    <w:rsid w:val="001E382A"/>
    <w:rsid w:val="001E463E"/>
    <w:rsid w:val="001E50FB"/>
    <w:rsid w:val="001E6897"/>
    <w:rsid w:val="001E7BC6"/>
    <w:rsid w:val="001F0FD7"/>
    <w:rsid w:val="001F1C5F"/>
    <w:rsid w:val="001F22D6"/>
    <w:rsid w:val="001F2672"/>
    <w:rsid w:val="001F46E5"/>
    <w:rsid w:val="001F4B06"/>
    <w:rsid w:val="001F547B"/>
    <w:rsid w:val="001F58B7"/>
    <w:rsid w:val="001F5E20"/>
    <w:rsid w:val="001F648B"/>
    <w:rsid w:val="001F662A"/>
    <w:rsid w:val="001F6CD7"/>
    <w:rsid w:val="001F71C0"/>
    <w:rsid w:val="00201CF7"/>
    <w:rsid w:val="00202918"/>
    <w:rsid w:val="0020359D"/>
    <w:rsid w:val="002045E0"/>
    <w:rsid w:val="00205A8A"/>
    <w:rsid w:val="00207D51"/>
    <w:rsid w:val="0021050D"/>
    <w:rsid w:val="0021073B"/>
    <w:rsid w:val="00210CBE"/>
    <w:rsid w:val="00211F25"/>
    <w:rsid w:val="00212488"/>
    <w:rsid w:val="0021388D"/>
    <w:rsid w:val="002145F4"/>
    <w:rsid w:val="002161F5"/>
    <w:rsid w:val="00216954"/>
    <w:rsid w:val="002210A3"/>
    <w:rsid w:val="002210AD"/>
    <w:rsid w:val="00223857"/>
    <w:rsid w:val="00224E63"/>
    <w:rsid w:val="00225D57"/>
    <w:rsid w:val="00226369"/>
    <w:rsid w:val="00230441"/>
    <w:rsid w:val="0023144F"/>
    <w:rsid w:val="00231E61"/>
    <w:rsid w:val="002321E5"/>
    <w:rsid w:val="00232655"/>
    <w:rsid w:val="0023277A"/>
    <w:rsid w:val="00234000"/>
    <w:rsid w:val="00234AB7"/>
    <w:rsid w:val="0024006C"/>
    <w:rsid w:val="002431BF"/>
    <w:rsid w:val="0024356E"/>
    <w:rsid w:val="00243D99"/>
    <w:rsid w:val="002452B5"/>
    <w:rsid w:val="002457A8"/>
    <w:rsid w:val="0024602F"/>
    <w:rsid w:val="002460EB"/>
    <w:rsid w:val="00246D6E"/>
    <w:rsid w:val="00247C4C"/>
    <w:rsid w:val="00250096"/>
    <w:rsid w:val="00250695"/>
    <w:rsid w:val="00250853"/>
    <w:rsid w:val="00250DE4"/>
    <w:rsid w:val="00251719"/>
    <w:rsid w:val="002522D7"/>
    <w:rsid w:val="00254066"/>
    <w:rsid w:val="00254412"/>
    <w:rsid w:val="0025607E"/>
    <w:rsid w:val="00256B8A"/>
    <w:rsid w:val="00256E01"/>
    <w:rsid w:val="002571B1"/>
    <w:rsid w:val="002575FC"/>
    <w:rsid w:val="0025771F"/>
    <w:rsid w:val="002603F2"/>
    <w:rsid w:val="0026069C"/>
    <w:rsid w:val="00260996"/>
    <w:rsid w:val="00261F0D"/>
    <w:rsid w:val="00262AB2"/>
    <w:rsid w:val="00262FC9"/>
    <w:rsid w:val="002634F0"/>
    <w:rsid w:val="00263A07"/>
    <w:rsid w:val="00263AF1"/>
    <w:rsid w:val="00263BF4"/>
    <w:rsid w:val="00263F0D"/>
    <w:rsid w:val="0026412E"/>
    <w:rsid w:val="002644C7"/>
    <w:rsid w:val="00265F1B"/>
    <w:rsid w:val="00266D1C"/>
    <w:rsid w:val="00266DD3"/>
    <w:rsid w:val="002673CE"/>
    <w:rsid w:val="0027016E"/>
    <w:rsid w:val="00271BA9"/>
    <w:rsid w:val="00272FE3"/>
    <w:rsid w:val="002747AB"/>
    <w:rsid w:val="002751C6"/>
    <w:rsid w:val="002756F6"/>
    <w:rsid w:val="00276236"/>
    <w:rsid w:val="00276909"/>
    <w:rsid w:val="002774A3"/>
    <w:rsid w:val="00281F13"/>
    <w:rsid w:val="002824E4"/>
    <w:rsid w:val="00284C02"/>
    <w:rsid w:val="00284F56"/>
    <w:rsid w:val="00285885"/>
    <w:rsid w:val="00285987"/>
    <w:rsid w:val="002859BA"/>
    <w:rsid w:val="00285CFF"/>
    <w:rsid w:val="0028601E"/>
    <w:rsid w:val="002860AA"/>
    <w:rsid w:val="002871C5"/>
    <w:rsid w:val="00287D87"/>
    <w:rsid w:val="002910E4"/>
    <w:rsid w:val="0029149F"/>
    <w:rsid w:val="002914DE"/>
    <w:rsid w:val="0029172B"/>
    <w:rsid w:val="00291B00"/>
    <w:rsid w:val="00292B48"/>
    <w:rsid w:val="00292C21"/>
    <w:rsid w:val="00293DCF"/>
    <w:rsid w:val="00294DC9"/>
    <w:rsid w:val="00297968"/>
    <w:rsid w:val="002A09B1"/>
    <w:rsid w:val="002A0B2D"/>
    <w:rsid w:val="002A11E3"/>
    <w:rsid w:val="002A18E3"/>
    <w:rsid w:val="002A1B96"/>
    <w:rsid w:val="002A214D"/>
    <w:rsid w:val="002A2868"/>
    <w:rsid w:val="002A578A"/>
    <w:rsid w:val="002A6394"/>
    <w:rsid w:val="002A63F1"/>
    <w:rsid w:val="002A7E3E"/>
    <w:rsid w:val="002B07DE"/>
    <w:rsid w:val="002B1304"/>
    <w:rsid w:val="002B2238"/>
    <w:rsid w:val="002B2317"/>
    <w:rsid w:val="002B3084"/>
    <w:rsid w:val="002B38DC"/>
    <w:rsid w:val="002B3DF4"/>
    <w:rsid w:val="002B3FB9"/>
    <w:rsid w:val="002B4920"/>
    <w:rsid w:val="002B5203"/>
    <w:rsid w:val="002C02F8"/>
    <w:rsid w:val="002C1258"/>
    <w:rsid w:val="002C1ACC"/>
    <w:rsid w:val="002C7FBA"/>
    <w:rsid w:val="002D2195"/>
    <w:rsid w:val="002D260F"/>
    <w:rsid w:val="002D2FD1"/>
    <w:rsid w:val="002D34C5"/>
    <w:rsid w:val="002D3BFB"/>
    <w:rsid w:val="002D41B9"/>
    <w:rsid w:val="002D46C8"/>
    <w:rsid w:val="002D495B"/>
    <w:rsid w:val="002E046C"/>
    <w:rsid w:val="002E1152"/>
    <w:rsid w:val="002E45F8"/>
    <w:rsid w:val="002E60B8"/>
    <w:rsid w:val="002F0D2B"/>
    <w:rsid w:val="002F0F65"/>
    <w:rsid w:val="002F1766"/>
    <w:rsid w:val="002F198E"/>
    <w:rsid w:val="002F2890"/>
    <w:rsid w:val="002F3184"/>
    <w:rsid w:val="002F4E76"/>
    <w:rsid w:val="00301F03"/>
    <w:rsid w:val="00303012"/>
    <w:rsid w:val="00303569"/>
    <w:rsid w:val="00305278"/>
    <w:rsid w:val="00305613"/>
    <w:rsid w:val="00305693"/>
    <w:rsid w:val="00306459"/>
    <w:rsid w:val="00307AA6"/>
    <w:rsid w:val="00307B1D"/>
    <w:rsid w:val="00307FA7"/>
    <w:rsid w:val="003105A4"/>
    <w:rsid w:val="00310E4A"/>
    <w:rsid w:val="003110AB"/>
    <w:rsid w:val="00311B04"/>
    <w:rsid w:val="0031359F"/>
    <w:rsid w:val="00313EEB"/>
    <w:rsid w:val="00314581"/>
    <w:rsid w:val="0031518A"/>
    <w:rsid w:val="00315545"/>
    <w:rsid w:val="0031571C"/>
    <w:rsid w:val="0031572E"/>
    <w:rsid w:val="003158D2"/>
    <w:rsid w:val="003163BE"/>
    <w:rsid w:val="003172F4"/>
    <w:rsid w:val="0032068A"/>
    <w:rsid w:val="00320F98"/>
    <w:rsid w:val="00321619"/>
    <w:rsid w:val="0032166A"/>
    <w:rsid w:val="00322257"/>
    <w:rsid w:val="00322EC4"/>
    <w:rsid w:val="00323140"/>
    <w:rsid w:val="003234DA"/>
    <w:rsid w:val="003240B0"/>
    <w:rsid w:val="00325D64"/>
    <w:rsid w:val="003275AD"/>
    <w:rsid w:val="0033064C"/>
    <w:rsid w:val="00331F6E"/>
    <w:rsid w:val="0033382F"/>
    <w:rsid w:val="00334446"/>
    <w:rsid w:val="00334575"/>
    <w:rsid w:val="00334C3B"/>
    <w:rsid w:val="00335047"/>
    <w:rsid w:val="00336BC3"/>
    <w:rsid w:val="003371CF"/>
    <w:rsid w:val="00337353"/>
    <w:rsid w:val="00341661"/>
    <w:rsid w:val="00341F7D"/>
    <w:rsid w:val="003426CC"/>
    <w:rsid w:val="00343E5D"/>
    <w:rsid w:val="003462D0"/>
    <w:rsid w:val="00346873"/>
    <w:rsid w:val="00346F6C"/>
    <w:rsid w:val="00350621"/>
    <w:rsid w:val="00351C42"/>
    <w:rsid w:val="00352C95"/>
    <w:rsid w:val="00353527"/>
    <w:rsid w:val="00353595"/>
    <w:rsid w:val="00354FB7"/>
    <w:rsid w:val="00355221"/>
    <w:rsid w:val="003552BD"/>
    <w:rsid w:val="00355CF8"/>
    <w:rsid w:val="00355F9B"/>
    <w:rsid w:val="00357123"/>
    <w:rsid w:val="0035726D"/>
    <w:rsid w:val="00357A73"/>
    <w:rsid w:val="003600E3"/>
    <w:rsid w:val="00360160"/>
    <w:rsid w:val="0036029F"/>
    <w:rsid w:val="00361C14"/>
    <w:rsid w:val="00361EE2"/>
    <w:rsid w:val="00363141"/>
    <w:rsid w:val="00363CE4"/>
    <w:rsid w:val="0036416C"/>
    <w:rsid w:val="00364D4D"/>
    <w:rsid w:val="00365A41"/>
    <w:rsid w:val="00366653"/>
    <w:rsid w:val="0037187D"/>
    <w:rsid w:val="003734EC"/>
    <w:rsid w:val="00373C71"/>
    <w:rsid w:val="00374DFC"/>
    <w:rsid w:val="00376631"/>
    <w:rsid w:val="00377E53"/>
    <w:rsid w:val="0038110E"/>
    <w:rsid w:val="0038215C"/>
    <w:rsid w:val="0038297C"/>
    <w:rsid w:val="00383325"/>
    <w:rsid w:val="0038389F"/>
    <w:rsid w:val="00383E24"/>
    <w:rsid w:val="00384DE8"/>
    <w:rsid w:val="00385503"/>
    <w:rsid w:val="0038569B"/>
    <w:rsid w:val="003867E3"/>
    <w:rsid w:val="003870AE"/>
    <w:rsid w:val="0039180B"/>
    <w:rsid w:val="003918A3"/>
    <w:rsid w:val="0039326E"/>
    <w:rsid w:val="00393526"/>
    <w:rsid w:val="00393631"/>
    <w:rsid w:val="00394093"/>
    <w:rsid w:val="00394356"/>
    <w:rsid w:val="00395AAA"/>
    <w:rsid w:val="0039795A"/>
    <w:rsid w:val="003A205B"/>
    <w:rsid w:val="003A42E6"/>
    <w:rsid w:val="003A5DC2"/>
    <w:rsid w:val="003A68E6"/>
    <w:rsid w:val="003A6E79"/>
    <w:rsid w:val="003A7854"/>
    <w:rsid w:val="003B04F8"/>
    <w:rsid w:val="003B1038"/>
    <w:rsid w:val="003B20BE"/>
    <w:rsid w:val="003B20C1"/>
    <w:rsid w:val="003B356E"/>
    <w:rsid w:val="003B3862"/>
    <w:rsid w:val="003B4513"/>
    <w:rsid w:val="003B53E4"/>
    <w:rsid w:val="003B64B8"/>
    <w:rsid w:val="003B6B30"/>
    <w:rsid w:val="003B6B60"/>
    <w:rsid w:val="003B6EEE"/>
    <w:rsid w:val="003B7E3A"/>
    <w:rsid w:val="003B7F09"/>
    <w:rsid w:val="003C188C"/>
    <w:rsid w:val="003C2062"/>
    <w:rsid w:val="003C3706"/>
    <w:rsid w:val="003C4371"/>
    <w:rsid w:val="003C5683"/>
    <w:rsid w:val="003C7B96"/>
    <w:rsid w:val="003C7BD4"/>
    <w:rsid w:val="003D032E"/>
    <w:rsid w:val="003D09FF"/>
    <w:rsid w:val="003D54CC"/>
    <w:rsid w:val="003D6BD5"/>
    <w:rsid w:val="003D74D8"/>
    <w:rsid w:val="003D785E"/>
    <w:rsid w:val="003D7DB3"/>
    <w:rsid w:val="003E09AC"/>
    <w:rsid w:val="003E2C8A"/>
    <w:rsid w:val="003E31F4"/>
    <w:rsid w:val="003E39A2"/>
    <w:rsid w:val="003E54D9"/>
    <w:rsid w:val="003E62A1"/>
    <w:rsid w:val="003E6A03"/>
    <w:rsid w:val="003E6BAA"/>
    <w:rsid w:val="003E7BA6"/>
    <w:rsid w:val="003F3986"/>
    <w:rsid w:val="003F3C2F"/>
    <w:rsid w:val="003F4ECB"/>
    <w:rsid w:val="003F54EC"/>
    <w:rsid w:val="003F653E"/>
    <w:rsid w:val="0040044E"/>
    <w:rsid w:val="00400678"/>
    <w:rsid w:val="0040151D"/>
    <w:rsid w:val="0040158E"/>
    <w:rsid w:val="004022CE"/>
    <w:rsid w:val="00405634"/>
    <w:rsid w:val="00406204"/>
    <w:rsid w:val="004109B9"/>
    <w:rsid w:val="0041179B"/>
    <w:rsid w:val="004130F7"/>
    <w:rsid w:val="00413226"/>
    <w:rsid w:val="00413A65"/>
    <w:rsid w:val="00413C03"/>
    <w:rsid w:val="0041450E"/>
    <w:rsid w:val="00415AD3"/>
    <w:rsid w:val="00420340"/>
    <w:rsid w:val="00421074"/>
    <w:rsid w:val="004210D2"/>
    <w:rsid w:val="004233B0"/>
    <w:rsid w:val="004234AE"/>
    <w:rsid w:val="00424540"/>
    <w:rsid w:val="00427B74"/>
    <w:rsid w:val="00430895"/>
    <w:rsid w:val="00433E62"/>
    <w:rsid w:val="004347D8"/>
    <w:rsid w:val="00434A44"/>
    <w:rsid w:val="00435F10"/>
    <w:rsid w:val="0043682F"/>
    <w:rsid w:val="00437E78"/>
    <w:rsid w:val="00440A47"/>
    <w:rsid w:val="00441F25"/>
    <w:rsid w:val="00442746"/>
    <w:rsid w:val="00442B9F"/>
    <w:rsid w:val="00442CBB"/>
    <w:rsid w:val="00443784"/>
    <w:rsid w:val="00443EC9"/>
    <w:rsid w:val="00444070"/>
    <w:rsid w:val="00444441"/>
    <w:rsid w:val="00444748"/>
    <w:rsid w:val="00444A06"/>
    <w:rsid w:val="00444AFD"/>
    <w:rsid w:val="00446314"/>
    <w:rsid w:val="00447DB9"/>
    <w:rsid w:val="00450577"/>
    <w:rsid w:val="0045065A"/>
    <w:rsid w:val="0045099D"/>
    <w:rsid w:val="00450E5C"/>
    <w:rsid w:val="00453048"/>
    <w:rsid w:val="00453149"/>
    <w:rsid w:val="0045377A"/>
    <w:rsid w:val="004550AF"/>
    <w:rsid w:val="00455CF0"/>
    <w:rsid w:val="004578B2"/>
    <w:rsid w:val="00457EF3"/>
    <w:rsid w:val="0046043C"/>
    <w:rsid w:val="004607B4"/>
    <w:rsid w:val="00461411"/>
    <w:rsid w:val="00463FB5"/>
    <w:rsid w:val="00465177"/>
    <w:rsid w:val="00466127"/>
    <w:rsid w:val="00466192"/>
    <w:rsid w:val="004665AD"/>
    <w:rsid w:val="00466AB3"/>
    <w:rsid w:val="00467330"/>
    <w:rsid w:val="004703D3"/>
    <w:rsid w:val="004722F7"/>
    <w:rsid w:val="00476D09"/>
    <w:rsid w:val="00480315"/>
    <w:rsid w:val="00480C37"/>
    <w:rsid w:val="00481370"/>
    <w:rsid w:val="00481776"/>
    <w:rsid w:val="00481EB8"/>
    <w:rsid w:val="00482911"/>
    <w:rsid w:val="0048466E"/>
    <w:rsid w:val="00486904"/>
    <w:rsid w:val="004873D3"/>
    <w:rsid w:val="00490015"/>
    <w:rsid w:val="00490C6A"/>
    <w:rsid w:val="0049110B"/>
    <w:rsid w:val="00491FA8"/>
    <w:rsid w:val="004925B0"/>
    <w:rsid w:val="00494A87"/>
    <w:rsid w:val="00495D63"/>
    <w:rsid w:val="0049740E"/>
    <w:rsid w:val="00497495"/>
    <w:rsid w:val="004974ED"/>
    <w:rsid w:val="004A076C"/>
    <w:rsid w:val="004A084A"/>
    <w:rsid w:val="004A297B"/>
    <w:rsid w:val="004A706E"/>
    <w:rsid w:val="004A790A"/>
    <w:rsid w:val="004A7CAD"/>
    <w:rsid w:val="004B03A1"/>
    <w:rsid w:val="004B0703"/>
    <w:rsid w:val="004B1759"/>
    <w:rsid w:val="004B187A"/>
    <w:rsid w:val="004B2422"/>
    <w:rsid w:val="004B7818"/>
    <w:rsid w:val="004C0353"/>
    <w:rsid w:val="004C0572"/>
    <w:rsid w:val="004C1870"/>
    <w:rsid w:val="004C2DC8"/>
    <w:rsid w:val="004C3641"/>
    <w:rsid w:val="004C3B32"/>
    <w:rsid w:val="004C4142"/>
    <w:rsid w:val="004C4208"/>
    <w:rsid w:val="004C4E7B"/>
    <w:rsid w:val="004C5898"/>
    <w:rsid w:val="004C60EF"/>
    <w:rsid w:val="004C77C5"/>
    <w:rsid w:val="004D00A8"/>
    <w:rsid w:val="004D062B"/>
    <w:rsid w:val="004D0E94"/>
    <w:rsid w:val="004D1816"/>
    <w:rsid w:val="004D2111"/>
    <w:rsid w:val="004D2BCC"/>
    <w:rsid w:val="004D397E"/>
    <w:rsid w:val="004D414F"/>
    <w:rsid w:val="004D429E"/>
    <w:rsid w:val="004D43A7"/>
    <w:rsid w:val="004D45F8"/>
    <w:rsid w:val="004D5377"/>
    <w:rsid w:val="004D6D20"/>
    <w:rsid w:val="004E01B0"/>
    <w:rsid w:val="004E05A2"/>
    <w:rsid w:val="004E301E"/>
    <w:rsid w:val="004E42A2"/>
    <w:rsid w:val="004E5223"/>
    <w:rsid w:val="004E5F40"/>
    <w:rsid w:val="004E6595"/>
    <w:rsid w:val="004E664C"/>
    <w:rsid w:val="004E6761"/>
    <w:rsid w:val="004E67DB"/>
    <w:rsid w:val="004E77A1"/>
    <w:rsid w:val="004E7B2A"/>
    <w:rsid w:val="004F1177"/>
    <w:rsid w:val="004F29B5"/>
    <w:rsid w:val="004F4080"/>
    <w:rsid w:val="004F507A"/>
    <w:rsid w:val="004F5165"/>
    <w:rsid w:val="004F51B1"/>
    <w:rsid w:val="004F5266"/>
    <w:rsid w:val="004F5498"/>
    <w:rsid w:val="004F6CC5"/>
    <w:rsid w:val="004F70F7"/>
    <w:rsid w:val="004F7351"/>
    <w:rsid w:val="004F76FD"/>
    <w:rsid w:val="00502320"/>
    <w:rsid w:val="00502894"/>
    <w:rsid w:val="0050392D"/>
    <w:rsid w:val="00503FBC"/>
    <w:rsid w:val="0050571E"/>
    <w:rsid w:val="00507852"/>
    <w:rsid w:val="00507890"/>
    <w:rsid w:val="005108DF"/>
    <w:rsid w:val="0051182F"/>
    <w:rsid w:val="00513188"/>
    <w:rsid w:val="005136EE"/>
    <w:rsid w:val="005165A3"/>
    <w:rsid w:val="00516A1E"/>
    <w:rsid w:val="00516BF8"/>
    <w:rsid w:val="0051792C"/>
    <w:rsid w:val="00517DC3"/>
    <w:rsid w:val="00521679"/>
    <w:rsid w:val="0052223B"/>
    <w:rsid w:val="00522E80"/>
    <w:rsid w:val="00523492"/>
    <w:rsid w:val="00523AA5"/>
    <w:rsid w:val="00523D6F"/>
    <w:rsid w:val="00524787"/>
    <w:rsid w:val="00527ADC"/>
    <w:rsid w:val="00530D70"/>
    <w:rsid w:val="00531299"/>
    <w:rsid w:val="00531A8C"/>
    <w:rsid w:val="00532077"/>
    <w:rsid w:val="005324C4"/>
    <w:rsid w:val="0053377D"/>
    <w:rsid w:val="00533CA3"/>
    <w:rsid w:val="00534578"/>
    <w:rsid w:val="00534DC0"/>
    <w:rsid w:val="00535693"/>
    <w:rsid w:val="00536335"/>
    <w:rsid w:val="005364FC"/>
    <w:rsid w:val="005400DB"/>
    <w:rsid w:val="00540A54"/>
    <w:rsid w:val="00545012"/>
    <w:rsid w:val="00545B15"/>
    <w:rsid w:val="00546202"/>
    <w:rsid w:val="005474A6"/>
    <w:rsid w:val="00550EB4"/>
    <w:rsid w:val="005537AC"/>
    <w:rsid w:val="00553CC2"/>
    <w:rsid w:val="00554A42"/>
    <w:rsid w:val="00554AF2"/>
    <w:rsid w:val="00554B74"/>
    <w:rsid w:val="00556D4F"/>
    <w:rsid w:val="00560243"/>
    <w:rsid w:val="00561853"/>
    <w:rsid w:val="005618A9"/>
    <w:rsid w:val="0056200A"/>
    <w:rsid w:val="00562AD0"/>
    <w:rsid w:val="0056323A"/>
    <w:rsid w:val="00563715"/>
    <w:rsid w:val="00564C27"/>
    <w:rsid w:val="00564D88"/>
    <w:rsid w:val="00565684"/>
    <w:rsid w:val="00566D93"/>
    <w:rsid w:val="0056782E"/>
    <w:rsid w:val="0056794C"/>
    <w:rsid w:val="00571EE4"/>
    <w:rsid w:val="00572D95"/>
    <w:rsid w:val="00573048"/>
    <w:rsid w:val="00573C74"/>
    <w:rsid w:val="00573FFD"/>
    <w:rsid w:val="005754AC"/>
    <w:rsid w:val="0057561A"/>
    <w:rsid w:val="00576EAD"/>
    <w:rsid w:val="0058040D"/>
    <w:rsid w:val="0058056B"/>
    <w:rsid w:val="00580764"/>
    <w:rsid w:val="00581389"/>
    <w:rsid w:val="005814A2"/>
    <w:rsid w:val="00581E8B"/>
    <w:rsid w:val="0058327C"/>
    <w:rsid w:val="00583791"/>
    <w:rsid w:val="0058464F"/>
    <w:rsid w:val="00584B3F"/>
    <w:rsid w:val="00585ACC"/>
    <w:rsid w:val="00586361"/>
    <w:rsid w:val="0058637B"/>
    <w:rsid w:val="00586A92"/>
    <w:rsid w:val="00587F49"/>
    <w:rsid w:val="00590752"/>
    <w:rsid w:val="00590E59"/>
    <w:rsid w:val="005928A0"/>
    <w:rsid w:val="0059354C"/>
    <w:rsid w:val="005938CC"/>
    <w:rsid w:val="00596028"/>
    <w:rsid w:val="005960BD"/>
    <w:rsid w:val="0059615F"/>
    <w:rsid w:val="005A22D7"/>
    <w:rsid w:val="005A259A"/>
    <w:rsid w:val="005A28F4"/>
    <w:rsid w:val="005A2C56"/>
    <w:rsid w:val="005A2ED6"/>
    <w:rsid w:val="005A3407"/>
    <w:rsid w:val="005A3F1F"/>
    <w:rsid w:val="005A4A71"/>
    <w:rsid w:val="005A4EE5"/>
    <w:rsid w:val="005A65F4"/>
    <w:rsid w:val="005A6C35"/>
    <w:rsid w:val="005A6E4A"/>
    <w:rsid w:val="005B02CA"/>
    <w:rsid w:val="005B0358"/>
    <w:rsid w:val="005B3E31"/>
    <w:rsid w:val="005B3E66"/>
    <w:rsid w:val="005B3ED9"/>
    <w:rsid w:val="005B3EF1"/>
    <w:rsid w:val="005B49D7"/>
    <w:rsid w:val="005B4A54"/>
    <w:rsid w:val="005B5751"/>
    <w:rsid w:val="005B63F9"/>
    <w:rsid w:val="005B6788"/>
    <w:rsid w:val="005B6EC9"/>
    <w:rsid w:val="005B79C7"/>
    <w:rsid w:val="005C178C"/>
    <w:rsid w:val="005C228F"/>
    <w:rsid w:val="005C3A14"/>
    <w:rsid w:val="005C3F18"/>
    <w:rsid w:val="005C47BF"/>
    <w:rsid w:val="005C5BC8"/>
    <w:rsid w:val="005C7507"/>
    <w:rsid w:val="005D1807"/>
    <w:rsid w:val="005D18FE"/>
    <w:rsid w:val="005D1F1F"/>
    <w:rsid w:val="005D236E"/>
    <w:rsid w:val="005D241F"/>
    <w:rsid w:val="005D2770"/>
    <w:rsid w:val="005D2DBE"/>
    <w:rsid w:val="005D4095"/>
    <w:rsid w:val="005D471E"/>
    <w:rsid w:val="005D48B6"/>
    <w:rsid w:val="005D5035"/>
    <w:rsid w:val="005D5E6D"/>
    <w:rsid w:val="005D6A27"/>
    <w:rsid w:val="005E076F"/>
    <w:rsid w:val="005E1F23"/>
    <w:rsid w:val="005E1F47"/>
    <w:rsid w:val="005E27D8"/>
    <w:rsid w:val="005E4684"/>
    <w:rsid w:val="005E4B64"/>
    <w:rsid w:val="005E5CB4"/>
    <w:rsid w:val="005E758E"/>
    <w:rsid w:val="005F0051"/>
    <w:rsid w:val="005F0BB6"/>
    <w:rsid w:val="005F2743"/>
    <w:rsid w:val="005F3560"/>
    <w:rsid w:val="005F515C"/>
    <w:rsid w:val="005F55AA"/>
    <w:rsid w:val="005F6251"/>
    <w:rsid w:val="005F648B"/>
    <w:rsid w:val="006006A0"/>
    <w:rsid w:val="00600D3E"/>
    <w:rsid w:val="00601CC5"/>
    <w:rsid w:val="00601FC0"/>
    <w:rsid w:val="006027C0"/>
    <w:rsid w:val="006037CB"/>
    <w:rsid w:val="00603C3F"/>
    <w:rsid w:val="00605E54"/>
    <w:rsid w:val="00610078"/>
    <w:rsid w:val="00612156"/>
    <w:rsid w:val="00614ED8"/>
    <w:rsid w:val="006155F9"/>
    <w:rsid w:val="00616C1A"/>
    <w:rsid w:val="00616CDB"/>
    <w:rsid w:val="006171F4"/>
    <w:rsid w:val="00617F81"/>
    <w:rsid w:val="006200D2"/>
    <w:rsid w:val="00621CEA"/>
    <w:rsid w:val="006227DC"/>
    <w:rsid w:val="00622F59"/>
    <w:rsid w:val="00623EE0"/>
    <w:rsid w:val="00624A6C"/>
    <w:rsid w:val="00624B82"/>
    <w:rsid w:val="00625345"/>
    <w:rsid w:val="0062653F"/>
    <w:rsid w:val="00626A18"/>
    <w:rsid w:val="00626D00"/>
    <w:rsid w:val="0062764B"/>
    <w:rsid w:val="006276A9"/>
    <w:rsid w:val="006279A4"/>
    <w:rsid w:val="00627F8B"/>
    <w:rsid w:val="00630631"/>
    <w:rsid w:val="00630717"/>
    <w:rsid w:val="006309F2"/>
    <w:rsid w:val="00630A1C"/>
    <w:rsid w:val="00630D18"/>
    <w:rsid w:val="00632785"/>
    <w:rsid w:val="006328B7"/>
    <w:rsid w:val="00632F01"/>
    <w:rsid w:val="006333D3"/>
    <w:rsid w:val="006351E3"/>
    <w:rsid w:val="006352C4"/>
    <w:rsid w:val="00635EA0"/>
    <w:rsid w:val="00636B46"/>
    <w:rsid w:val="00636E82"/>
    <w:rsid w:val="00637582"/>
    <w:rsid w:val="006416DF"/>
    <w:rsid w:val="006417EE"/>
    <w:rsid w:val="00641EF5"/>
    <w:rsid w:val="0064235C"/>
    <w:rsid w:val="00644139"/>
    <w:rsid w:val="00644982"/>
    <w:rsid w:val="00644999"/>
    <w:rsid w:val="00644F2C"/>
    <w:rsid w:val="0064551D"/>
    <w:rsid w:val="00645771"/>
    <w:rsid w:val="00645852"/>
    <w:rsid w:val="00645C92"/>
    <w:rsid w:val="00646415"/>
    <w:rsid w:val="0065012F"/>
    <w:rsid w:val="0065043A"/>
    <w:rsid w:val="00650B3B"/>
    <w:rsid w:val="006519B8"/>
    <w:rsid w:val="00654260"/>
    <w:rsid w:val="00655247"/>
    <w:rsid w:val="00655A0D"/>
    <w:rsid w:val="0065680A"/>
    <w:rsid w:val="00660586"/>
    <w:rsid w:val="00660901"/>
    <w:rsid w:val="006618A7"/>
    <w:rsid w:val="0066281B"/>
    <w:rsid w:val="006628D7"/>
    <w:rsid w:val="006629A5"/>
    <w:rsid w:val="00663DBD"/>
    <w:rsid w:val="00663F42"/>
    <w:rsid w:val="006645B1"/>
    <w:rsid w:val="00664A08"/>
    <w:rsid w:val="00665156"/>
    <w:rsid w:val="00666B8F"/>
    <w:rsid w:val="006674A3"/>
    <w:rsid w:val="00667707"/>
    <w:rsid w:val="00670AB6"/>
    <w:rsid w:val="00673786"/>
    <w:rsid w:val="006744A9"/>
    <w:rsid w:val="00674BDF"/>
    <w:rsid w:val="00674CA3"/>
    <w:rsid w:val="006760E6"/>
    <w:rsid w:val="006767A9"/>
    <w:rsid w:val="0067698C"/>
    <w:rsid w:val="00676E81"/>
    <w:rsid w:val="00680631"/>
    <w:rsid w:val="006813DB"/>
    <w:rsid w:val="006826E9"/>
    <w:rsid w:val="00683C46"/>
    <w:rsid w:val="006841A6"/>
    <w:rsid w:val="00684873"/>
    <w:rsid w:val="0068582D"/>
    <w:rsid w:val="00686456"/>
    <w:rsid w:val="00690999"/>
    <w:rsid w:val="006909D2"/>
    <w:rsid w:val="006911B8"/>
    <w:rsid w:val="0069196F"/>
    <w:rsid w:val="00691F7A"/>
    <w:rsid w:val="00692808"/>
    <w:rsid w:val="006928CD"/>
    <w:rsid w:val="00692976"/>
    <w:rsid w:val="006948D0"/>
    <w:rsid w:val="00694DEF"/>
    <w:rsid w:val="006960A1"/>
    <w:rsid w:val="00696B6B"/>
    <w:rsid w:val="006970F5"/>
    <w:rsid w:val="006A03A6"/>
    <w:rsid w:val="006A07C7"/>
    <w:rsid w:val="006A0FB4"/>
    <w:rsid w:val="006A1899"/>
    <w:rsid w:val="006A298A"/>
    <w:rsid w:val="006A51A8"/>
    <w:rsid w:val="006A5A11"/>
    <w:rsid w:val="006A62F4"/>
    <w:rsid w:val="006A6979"/>
    <w:rsid w:val="006A6D4C"/>
    <w:rsid w:val="006A6D77"/>
    <w:rsid w:val="006A70B9"/>
    <w:rsid w:val="006A77DC"/>
    <w:rsid w:val="006B1635"/>
    <w:rsid w:val="006B199D"/>
    <w:rsid w:val="006B1B9A"/>
    <w:rsid w:val="006B2A16"/>
    <w:rsid w:val="006B2CED"/>
    <w:rsid w:val="006B7139"/>
    <w:rsid w:val="006B71AF"/>
    <w:rsid w:val="006C0B33"/>
    <w:rsid w:val="006C1467"/>
    <w:rsid w:val="006C1C6D"/>
    <w:rsid w:val="006C1DCF"/>
    <w:rsid w:val="006C3506"/>
    <w:rsid w:val="006C540C"/>
    <w:rsid w:val="006C604A"/>
    <w:rsid w:val="006C6107"/>
    <w:rsid w:val="006C63E1"/>
    <w:rsid w:val="006C717B"/>
    <w:rsid w:val="006C7255"/>
    <w:rsid w:val="006C728C"/>
    <w:rsid w:val="006C7E51"/>
    <w:rsid w:val="006D0A6F"/>
    <w:rsid w:val="006D1A52"/>
    <w:rsid w:val="006D3FEC"/>
    <w:rsid w:val="006D4550"/>
    <w:rsid w:val="006D7647"/>
    <w:rsid w:val="006D7BE2"/>
    <w:rsid w:val="006E1CB3"/>
    <w:rsid w:val="006E1FB4"/>
    <w:rsid w:val="006E2264"/>
    <w:rsid w:val="006E34E0"/>
    <w:rsid w:val="006E3BD1"/>
    <w:rsid w:val="006E3E0C"/>
    <w:rsid w:val="006E4097"/>
    <w:rsid w:val="006E451D"/>
    <w:rsid w:val="006E49CF"/>
    <w:rsid w:val="006E703B"/>
    <w:rsid w:val="006F02EA"/>
    <w:rsid w:val="006F0DAE"/>
    <w:rsid w:val="006F2017"/>
    <w:rsid w:val="006F2212"/>
    <w:rsid w:val="006F44CD"/>
    <w:rsid w:val="006F4717"/>
    <w:rsid w:val="006F4C37"/>
    <w:rsid w:val="006F79B1"/>
    <w:rsid w:val="007009B1"/>
    <w:rsid w:val="00701259"/>
    <w:rsid w:val="00702CFA"/>
    <w:rsid w:val="00702E17"/>
    <w:rsid w:val="007041C3"/>
    <w:rsid w:val="00704232"/>
    <w:rsid w:val="00704FF6"/>
    <w:rsid w:val="00705C0E"/>
    <w:rsid w:val="007104A4"/>
    <w:rsid w:val="00711325"/>
    <w:rsid w:val="00711A0B"/>
    <w:rsid w:val="00713592"/>
    <w:rsid w:val="00713906"/>
    <w:rsid w:val="0071498E"/>
    <w:rsid w:val="007155F0"/>
    <w:rsid w:val="00715AD7"/>
    <w:rsid w:val="0071694E"/>
    <w:rsid w:val="00717449"/>
    <w:rsid w:val="00717BF5"/>
    <w:rsid w:val="00717D41"/>
    <w:rsid w:val="00720C07"/>
    <w:rsid w:val="00721073"/>
    <w:rsid w:val="007219E6"/>
    <w:rsid w:val="00722AEF"/>
    <w:rsid w:val="007231DB"/>
    <w:rsid w:val="0072339E"/>
    <w:rsid w:val="00723B10"/>
    <w:rsid w:val="00724115"/>
    <w:rsid w:val="007246A2"/>
    <w:rsid w:val="00726ED4"/>
    <w:rsid w:val="00727FCF"/>
    <w:rsid w:val="00730A18"/>
    <w:rsid w:val="00730A3A"/>
    <w:rsid w:val="0073200D"/>
    <w:rsid w:val="007321C3"/>
    <w:rsid w:val="00732AAB"/>
    <w:rsid w:val="0073450A"/>
    <w:rsid w:val="0073587F"/>
    <w:rsid w:val="00736894"/>
    <w:rsid w:val="00737225"/>
    <w:rsid w:val="00737680"/>
    <w:rsid w:val="00737E3E"/>
    <w:rsid w:val="00741242"/>
    <w:rsid w:val="007417E4"/>
    <w:rsid w:val="00743F85"/>
    <w:rsid w:val="00744906"/>
    <w:rsid w:val="00746846"/>
    <w:rsid w:val="007503B6"/>
    <w:rsid w:val="00752291"/>
    <w:rsid w:val="00752433"/>
    <w:rsid w:val="00752E56"/>
    <w:rsid w:val="007531F5"/>
    <w:rsid w:val="00753EDA"/>
    <w:rsid w:val="00754E76"/>
    <w:rsid w:val="00755431"/>
    <w:rsid w:val="0075665E"/>
    <w:rsid w:val="0075701A"/>
    <w:rsid w:val="0075707A"/>
    <w:rsid w:val="00757582"/>
    <w:rsid w:val="00757714"/>
    <w:rsid w:val="0076047D"/>
    <w:rsid w:val="0076158B"/>
    <w:rsid w:val="007619DE"/>
    <w:rsid w:val="00761F8F"/>
    <w:rsid w:val="00763E1C"/>
    <w:rsid w:val="00765972"/>
    <w:rsid w:val="00765A93"/>
    <w:rsid w:val="0077082E"/>
    <w:rsid w:val="0077084D"/>
    <w:rsid w:val="00770F77"/>
    <w:rsid w:val="007722C5"/>
    <w:rsid w:val="00773EDD"/>
    <w:rsid w:val="00775ABF"/>
    <w:rsid w:val="0077618D"/>
    <w:rsid w:val="00776E04"/>
    <w:rsid w:val="007773EC"/>
    <w:rsid w:val="00777FE4"/>
    <w:rsid w:val="00780407"/>
    <w:rsid w:val="00780FDC"/>
    <w:rsid w:val="00781C0A"/>
    <w:rsid w:val="00784F08"/>
    <w:rsid w:val="00786B0C"/>
    <w:rsid w:val="00786F07"/>
    <w:rsid w:val="0078727B"/>
    <w:rsid w:val="0079029E"/>
    <w:rsid w:val="00790485"/>
    <w:rsid w:val="007905C4"/>
    <w:rsid w:val="00790765"/>
    <w:rsid w:val="0079385F"/>
    <w:rsid w:val="00794EF5"/>
    <w:rsid w:val="007950DD"/>
    <w:rsid w:val="00796C88"/>
    <w:rsid w:val="007A06FF"/>
    <w:rsid w:val="007A0DD6"/>
    <w:rsid w:val="007A113E"/>
    <w:rsid w:val="007A232B"/>
    <w:rsid w:val="007A24F3"/>
    <w:rsid w:val="007A2AA9"/>
    <w:rsid w:val="007A7FE5"/>
    <w:rsid w:val="007B0750"/>
    <w:rsid w:val="007B077B"/>
    <w:rsid w:val="007B4462"/>
    <w:rsid w:val="007B5587"/>
    <w:rsid w:val="007B6070"/>
    <w:rsid w:val="007B7550"/>
    <w:rsid w:val="007B7BEA"/>
    <w:rsid w:val="007C1649"/>
    <w:rsid w:val="007C1EE6"/>
    <w:rsid w:val="007C30D6"/>
    <w:rsid w:val="007C3206"/>
    <w:rsid w:val="007C3365"/>
    <w:rsid w:val="007C573E"/>
    <w:rsid w:val="007C5EEA"/>
    <w:rsid w:val="007C5FC5"/>
    <w:rsid w:val="007D039A"/>
    <w:rsid w:val="007D08ED"/>
    <w:rsid w:val="007D12B1"/>
    <w:rsid w:val="007D142B"/>
    <w:rsid w:val="007D3125"/>
    <w:rsid w:val="007D5240"/>
    <w:rsid w:val="007D555C"/>
    <w:rsid w:val="007D6684"/>
    <w:rsid w:val="007D6C35"/>
    <w:rsid w:val="007D7FFA"/>
    <w:rsid w:val="007E245C"/>
    <w:rsid w:val="007E284B"/>
    <w:rsid w:val="007E2DC3"/>
    <w:rsid w:val="007E3419"/>
    <w:rsid w:val="007E665B"/>
    <w:rsid w:val="007E716A"/>
    <w:rsid w:val="007E7DA9"/>
    <w:rsid w:val="007F066B"/>
    <w:rsid w:val="007F1BFE"/>
    <w:rsid w:val="007F21DE"/>
    <w:rsid w:val="007F23FD"/>
    <w:rsid w:val="007F273D"/>
    <w:rsid w:val="007F2B28"/>
    <w:rsid w:val="007F306E"/>
    <w:rsid w:val="007F321A"/>
    <w:rsid w:val="007F3ADE"/>
    <w:rsid w:val="007F41E0"/>
    <w:rsid w:val="007F47A7"/>
    <w:rsid w:val="007F6CED"/>
    <w:rsid w:val="007F70E9"/>
    <w:rsid w:val="007F794A"/>
    <w:rsid w:val="0080309B"/>
    <w:rsid w:val="00803A5C"/>
    <w:rsid w:val="00803D7A"/>
    <w:rsid w:val="008044E2"/>
    <w:rsid w:val="008076F7"/>
    <w:rsid w:val="00807B73"/>
    <w:rsid w:val="00807BB4"/>
    <w:rsid w:val="008101A3"/>
    <w:rsid w:val="00813450"/>
    <w:rsid w:val="00813A8F"/>
    <w:rsid w:val="00815926"/>
    <w:rsid w:val="00816414"/>
    <w:rsid w:val="008202CD"/>
    <w:rsid w:val="00820385"/>
    <w:rsid w:val="00822116"/>
    <w:rsid w:val="008223EA"/>
    <w:rsid w:val="00823842"/>
    <w:rsid w:val="00823C77"/>
    <w:rsid w:val="00824D1A"/>
    <w:rsid w:val="00824FAE"/>
    <w:rsid w:val="00825BBA"/>
    <w:rsid w:val="0082615B"/>
    <w:rsid w:val="0082618B"/>
    <w:rsid w:val="00827487"/>
    <w:rsid w:val="0082766B"/>
    <w:rsid w:val="0083115A"/>
    <w:rsid w:val="008331A8"/>
    <w:rsid w:val="0083488B"/>
    <w:rsid w:val="00835589"/>
    <w:rsid w:val="008361A9"/>
    <w:rsid w:val="0083630C"/>
    <w:rsid w:val="00837634"/>
    <w:rsid w:val="008402D6"/>
    <w:rsid w:val="0084126C"/>
    <w:rsid w:val="00842C33"/>
    <w:rsid w:val="00844404"/>
    <w:rsid w:val="008457B0"/>
    <w:rsid w:val="00847277"/>
    <w:rsid w:val="0085003D"/>
    <w:rsid w:val="0085141E"/>
    <w:rsid w:val="008534A1"/>
    <w:rsid w:val="00854E63"/>
    <w:rsid w:val="00855D48"/>
    <w:rsid w:val="00855E11"/>
    <w:rsid w:val="008560B6"/>
    <w:rsid w:val="00856E87"/>
    <w:rsid w:val="008572CA"/>
    <w:rsid w:val="00857994"/>
    <w:rsid w:val="00862104"/>
    <w:rsid w:val="00862585"/>
    <w:rsid w:val="008632ED"/>
    <w:rsid w:val="008636CC"/>
    <w:rsid w:val="008643E6"/>
    <w:rsid w:val="008648AB"/>
    <w:rsid w:val="00867DED"/>
    <w:rsid w:val="00870EC8"/>
    <w:rsid w:val="0087149D"/>
    <w:rsid w:val="00871CB7"/>
    <w:rsid w:val="00871E27"/>
    <w:rsid w:val="0087332A"/>
    <w:rsid w:val="00875C24"/>
    <w:rsid w:val="008766BC"/>
    <w:rsid w:val="008769A5"/>
    <w:rsid w:val="0087700F"/>
    <w:rsid w:val="0087709B"/>
    <w:rsid w:val="00877173"/>
    <w:rsid w:val="008772A4"/>
    <w:rsid w:val="00877AD9"/>
    <w:rsid w:val="008809AB"/>
    <w:rsid w:val="00880FF6"/>
    <w:rsid w:val="00881446"/>
    <w:rsid w:val="008834A3"/>
    <w:rsid w:val="00883721"/>
    <w:rsid w:val="008841DF"/>
    <w:rsid w:val="008865A5"/>
    <w:rsid w:val="00887526"/>
    <w:rsid w:val="0089017B"/>
    <w:rsid w:val="0089021F"/>
    <w:rsid w:val="00890D5B"/>
    <w:rsid w:val="00890DC2"/>
    <w:rsid w:val="00890F77"/>
    <w:rsid w:val="008916F0"/>
    <w:rsid w:val="00891971"/>
    <w:rsid w:val="00892B55"/>
    <w:rsid w:val="00892E03"/>
    <w:rsid w:val="0089302D"/>
    <w:rsid w:val="008933B8"/>
    <w:rsid w:val="00893718"/>
    <w:rsid w:val="0089400A"/>
    <w:rsid w:val="008944CA"/>
    <w:rsid w:val="00894B8C"/>
    <w:rsid w:val="00894E7D"/>
    <w:rsid w:val="00895556"/>
    <w:rsid w:val="008959C2"/>
    <w:rsid w:val="00895FA2"/>
    <w:rsid w:val="00896472"/>
    <w:rsid w:val="008969CF"/>
    <w:rsid w:val="008A057C"/>
    <w:rsid w:val="008A262A"/>
    <w:rsid w:val="008A2E28"/>
    <w:rsid w:val="008A3D3E"/>
    <w:rsid w:val="008A46AE"/>
    <w:rsid w:val="008A4AE9"/>
    <w:rsid w:val="008A5C8A"/>
    <w:rsid w:val="008A6EEC"/>
    <w:rsid w:val="008A73CB"/>
    <w:rsid w:val="008B124C"/>
    <w:rsid w:val="008B1831"/>
    <w:rsid w:val="008B38C9"/>
    <w:rsid w:val="008B3A31"/>
    <w:rsid w:val="008B3E1E"/>
    <w:rsid w:val="008B3E8F"/>
    <w:rsid w:val="008B52DE"/>
    <w:rsid w:val="008B690C"/>
    <w:rsid w:val="008B6A4E"/>
    <w:rsid w:val="008B6A74"/>
    <w:rsid w:val="008B71D4"/>
    <w:rsid w:val="008C0572"/>
    <w:rsid w:val="008C0D37"/>
    <w:rsid w:val="008C2279"/>
    <w:rsid w:val="008C2437"/>
    <w:rsid w:val="008C2506"/>
    <w:rsid w:val="008C2858"/>
    <w:rsid w:val="008C28DE"/>
    <w:rsid w:val="008C2F24"/>
    <w:rsid w:val="008C412A"/>
    <w:rsid w:val="008C560D"/>
    <w:rsid w:val="008C6189"/>
    <w:rsid w:val="008D05A4"/>
    <w:rsid w:val="008D4167"/>
    <w:rsid w:val="008D5DC3"/>
    <w:rsid w:val="008D5DED"/>
    <w:rsid w:val="008D5F08"/>
    <w:rsid w:val="008D78EE"/>
    <w:rsid w:val="008E0DA4"/>
    <w:rsid w:val="008E1552"/>
    <w:rsid w:val="008E1C5E"/>
    <w:rsid w:val="008E1FC7"/>
    <w:rsid w:val="008E2A0F"/>
    <w:rsid w:val="008E38F6"/>
    <w:rsid w:val="008E3C30"/>
    <w:rsid w:val="008E53E7"/>
    <w:rsid w:val="008E5B61"/>
    <w:rsid w:val="008E6675"/>
    <w:rsid w:val="008E7D69"/>
    <w:rsid w:val="008F057B"/>
    <w:rsid w:val="008F1808"/>
    <w:rsid w:val="008F184E"/>
    <w:rsid w:val="008F35AB"/>
    <w:rsid w:val="008F3D58"/>
    <w:rsid w:val="008F6857"/>
    <w:rsid w:val="008F75F7"/>
    <w:rsid w:val="0090013E"/>
    <w:rsid w:val="009007F6"/>
    <w:rsid w:val="009017D7"/>
    <w:rsid w:val="00902AE4"/>
    <w:rsid w:val="0090309F"/>
    <w:rsid w:val="0090352E"/>
    <w:rsid w:val="0090578F"/>
    <w:rsid w:val="0090669D"/>
    <w:rsid w:val="009066FB"/>
    <w:rsid w:val="009069D4"/>
    <w:rsid w:val="00906D94"/>
    <w:rsid w:val="00906F5A"/>
    <w:rsid w:val="009071BF"/>
    <w:rsid w:val="00907ED2"/>
    <w:rsid w:val="0091201F"/>
    <w:rsid w:val="009125CC"/>
    <w:rsid w:val="00915E61"/>
    <w:rsid w:val="00916036"/>
    <w:rsid w:val="009161B0"/>
    <w:rsid w:val="0091745C"/>
    <w:rsid w:val="009178CF"/>
    <w:rsid w:val="0091790F"/>
    <w:rsid w:val="00921516"/>
    <w:rsid w:val="00924441"/>
    <w:rsid w:val="009257D0"/>
    <w:rsid w:val="00925F7B"/>
    <w:rsid w:val="00926519"/>
    <w:rsid w:val="00926C28"/>
    <w:rsid w:val="00926E86"/>
    <w:rsid w:val="009271EC"/>
    <w:rsid w:val="00927F1E"/>
    <w:rsid w:val="0093092A"/>
    <w:rsid w:val="0093108E"/>
    <w:rsid w:val="00931613"/>
    <w:rsid w:val="00932993"/>
    <w:rsid w:val="00932BFF"/>
    <w:rsid w:val="00934032"/>
    <w:rsid w:val="00934281"/>
    <w:rsid w:val="009344D8"/>
    <w:rsid w:val="0093546D"/>
    <w:rsid w:val="00936CBD"/>
    <w:rsid w:val="00940CC2"/>
    <w:rsid w:val="00941462"/>
    <w:rsid w:val="00941776"/>
    <w:rsid w:val="00941C83"/>
    <w:rsid w:val="0094206A"/>
    <w:rsid w:val="00942303"/>
    <w:rsid w:val="00943486"/>
    <w:rsid w:val="0094424A"/>
    <w:rsid w:val="0094488F"/>
    <w:rsid w:val="00944A61"/>
    <w:rsid w:val="009469D4"/>
    <w:rsid w:val="00947E4C"/>
    <w:rsid w:val="0095007F"/>
    <w:rsid w:val="00952350"/>
    <w:rsid w:val="00952A1E"/>
    <w:rsid w:val="009533D5"/>
    <w:rsid w:val="00953CF7"/>
    <w:rsid w:val="009544C6"/>
    <w:rsid w:val="009560CB"/>
    <w:rsid w:val="0096058A"/>
    <w:rsid w:val="009607DA"/>
    <w:rsid w:val="00961FFC"/>
    <w:rsid w:val="00962435"/>
    <w:rsid w:val="00962577"/>
    <w:rsid w:val="00962691"/>
    <w:rsid w:val="00966132"/>
    <w:rsid w:val="009666A2"/>
    <w:rsid w:val="009670AC"/>
    <w:rsid w:val="0097013A"/>
    <w:rsid w:val="0097041A"/>
    <w:rsid w:val="00970ED1"/>
    <w:rsid w:val="00971353"/>
    <w:rsid w:val="0097557C"/>
    <w:rsid w:val="00975830"/>
    <w:rsid w:val="00975DEA"/>
    <w:rsid w:val="009763DE"/>
    <w:rsid w:val="009766DC"/>
    <w:rsid w:val="00977D7E"/>
    <w:rsid w:val="00981A15"/>
    <w:rsid w:val="009822D6"/>
    <w:rsid w:val="00982509"/>
    <w:rsid w:val="00983F2A"/>
    <w:rsid w:val="00984076"/>
    <w:rsid w:val="00984811"/>
    <w:rsid w:val="00986486"/>
    <w:rsid w:val="00986CA5"/>
    <w:rsid w:val="0099095B"/>
    <w:rsid w:val="00990A86"/>
    <w:rsid w:val="00990ED9"/>
    <w:rsid w:val="00991836"/>
    <w:rsid w:val="009920DF"/>
    <w:rsid w:val="00993E87"/>
    <w:rsid w:val="00994DB9"/>
    <w:rsid w:val="00995E14"/>
    <w:rsid w:val="009A1A78"/>
    <w:rsid w:val="009A2A52"/>
    <w:rsid w:val="009A43F5"/>
    <w:rsid w:val="009A457B"/>
    <w:rsid w:val="009A4ED1"/>
    <w:rsid w:val="009A6978"/>
    <w:rsid w:val="009A7E43"/>
    <w:rsid w:val="009B0F2C"/>
    <w:rsid w:val="009B106D"/>
    <w:rsid w:val="009B2850"/>
    <w:rsid w:val="009B28E2"/>
    <w:rsid w:val="009B527F"/>
    <w:rsid w:val="009B56FF"/>
    <w:rsid w:val="009B5F64"/>
    <w:rsid w:val="009B66D4"/>
    <w:rsid w:val="009B6BD9"/>
    <w:rsid w:val="009B7079"/>
    <w:rsid w:val="009B72EC"/>
    <w:rsid w:val="009B7839"/>
    <w:rsid w:val="009B7ADF"/>
    <w:rsid w:val="009B7B63"/>
    <w:rsid w:val="009B7BE5"/>
    <w:rsid w:val="009C0EC5"/>
    <w:rsid w:val="009C2D8C"/>
    <w:rsid w:val="009C37EF"/>
    <w:rsid w:val="009C43EC"/>
    <w:rsid w:val="009C594C"/>
    <w:rsid w:val="009C6553"/>
    <w:rsid w:val="009C65AC"/>
    <w:rsid w:val="009C6652"/>
    <w:rsid w:val="009C6C2F"/>
    <w:rsid w:val="009C7752"/>
    <w:rsid w:val="009D146A"/>
    <w:rsid w:val="009D1EBA"/>
    <w:rsid w:val="009D2A09"/>
    <w:rsid w:val="009D39F1"/>
    <w:rsid w:val="009D5CA8"/>
    <w:rsid w:val="009D73F9"/>
    <w:rsid w:val="009D7D6D"/>
    <w:rsid w:val="009E3739"/>
    <w:rsid w:val="009E4192"/>
    <w:rsid w:val="009E45FB"/>
    <w:rsid w:val="009E490A"/>
    <w:rsid w:val="009E4931"/>
    <w:rsid w:val="009E4B35"/>
    <w:rsid w:val="009E50F2"/>
    <w:rsid w:val="009E53AA"/>
    <w:rsid w:val="009E5EBC"/>
    <w:rsid w:val="009E698A"/>
    <w:rsid w:val="009E74C9"/>
    <w:rsid w:val="009F0FBF"/>
    <w:rsid w:val="009F1022"/>
    <w:rsid w:val="009F2336"/>
    <w:rsid w:val="009F284D"/>
    <w:rsid w:val="009F2EB4"/>
    <w:rsid w:val="009F478D"/>
    <w:rsid w:val="009F4AEF"/>
    <w:rsid w:val="009F4B58"/>
    <w:rsid w:val="009F5345"/>
    <w:rsid w:val="009F5D9C"/>
    <w:rsid w:val="009F6017"/>
    <w:rsid w:val="009F64B1"/>
    <w:rsid w:val="009F66ED"/>
    <w:rsid w:val="009F6AE2"/>
    <w:rsid w:val="009F6BAC"/>
    <w:rsid w:val="009F7398"/>
    <w:rsid w:val="00A0107E"/>
    <w:rsid w:val="00A01716"/>
    <w:rsid w:val="00A01A2F"/>
    <w:rsid w:val="00A01F0C"/>
    <w:rsid w:val="00A0348C"/>
    <w:rsid w:val="00A03B52"/>
    <w:rsid w:val="00A03F9C"/>
    <w:rsid w:val="00A047A5"/>
    <w:rsid w:val="00A06158"/>
    <w:rsid w:val="00A0685D"/>
    <w:rsid w:val="00A0689C"/>
    <w:rsid w:val="00A0742A"/>
    <w:rsid w:val="00A11D62"/>
    <w:rsid w:val="00A12CB2"/>
    <w:rsid w:val="00A13368"/>
    <w:rsid w:val="00A13391"/>
    <w:rsid w:val="00A14088"/>
    <w:rsid w:val="00A1603E"/>
    <w:rsid w:val="00A168B3"/>
    <w:rsid w:val="00A17D66"/>
    <w:rsid w:val="00A2036D"/>
    <w:rsid w:val="00A22669"/>
    <w:rsid w:val="00A24570"/>
    <w:rsid w:val="00A252CD"/>
    <w:rsid w:val="00A27278"/>
    <w:rsid w:val="00A3050B"/>
    <w:rsid w:val="00A30EBC"/>
    <w:rsid w:val="00A30F6C"/>
    <w:rsid w:val="00A322A1"/>
    <w:rsid w:val="00A32C6E"/>
    <w:rsid w:val="00A342A5"/>
    <w:rsid w:val="00A346B3"/>
    <w:rsid w:val="00A35BC2"/>
    <w:rsid w:val="00A362F4"/>
    <w:rsid w:val="00A3676D"/>
    <w:rsid w:val="00A379B1"/>
    <w:rsid w:val="00A40E55"/>
    <w:rsid w:val="00A43AE5"/>
    <w:rsid w:val="00A440A5"/>
    <w:rsid w:val="00A4490F"/>
    <w:rsid w:val="00A44B0A"/>
    <w:rsid w:val="00A45A54"/>
    <w:rsid w:val="00A46F96"/>
    <w:rsid w:val="00A46FB8"/>
    <w:rsid w:val="00A5125A"/>
    <w:rsid w:val="00A51EFE"/>
    <w:rsid w:val="00A51FCA"/>
    <w:rsid w:val="00A52AA8"/>
    <w:rsid w:val="00A52DDF"/>
    <w:rsid w:val="00A52FEB"/>
    <w:rsid w:val="00A533BA"/>
    <w:rsid w:val="00A535CC"/>
    <w:rsid w:val="00A536BC"/>
    <w:rsid w:val="00A53BF9"/>
    <w:rsid w:val="00A541F5"/>
    <w:rsid w:val="00A56198"/>
    <w:rsid w:val="00A565FB"/>
    <w:rsid w:val="00A579E8"/>
    <w:rsid w:val="00A57B27"/>
    <w:rsid w:val="00A608D5"/>
    <w:rsid w:val="00A6186A"/>
    <w:rsid w:val="00A63167"/>
    <w:rsid w:val="00A635E5"/>
    <w:rsid w:val="00A64126"/>
    <w:rsid w:val="00A6440D"/>
    <w:rsid w:val="00A64416"/>
    <w:rsid w:val="00A64491"/>
    <w:rsid w:val="00A64531"/>
    <w:rsid w:val="00A65263"/>
    <w:rsid w:val="00A70822"/>
    <w:rsid w:val="00A7145E"/>
    <w:rsid w:val="00A71826"/>
    <w:rsid w:val="00A726E0"/>
    <w:rsid w:val="00A7396A"/>
    <w:rsid w:val="00A774BD"/>
    <w:rsid w:val="00A77A6C"/>
    <w:rsid w:val="00A813AB"/>
    <w:rsid w:val="00A822E8"/>
    <w:rsid w:val="00A823C5"/>
    <w:rsid w:val="00A828A0"/>
    <w:rsid w:val="00A8302E"/>
    <w:rsid w:val="00A8492F"/>
    <w:rsid w:val="00A8522F"/>
    <w:rsid w:val="00A86016"/>
    <w:rsid w:val="00A87205"/>
    <w:rsid w:val="00A87CBB"/>
    <w:rsid w:val="00A934A5"/>
    <w:rsid w:val="00A9375B"/>
    <w:rsid w:val="00A9540E"/>
    <w:rsid w:val="00A974FA"/>
    <w:rsid w:val="00A979EA"/>
    <w:rsid w:val="00AA0547"/>
    <w:rsid w:val="00AA0A75"/>
    <w:rsid w:val="00AA0ACF"/>
    <w:rsid w:val="00AA1134"/>
    <w:rsid w:val="00AA189D"/>
    <w:rsid w:val="00AA18B6"/>
    <w:rsid w:val="00AA24EC"/>
    <w:rsid w:val="00AA3CDA"/>
    <w:rsid w:val="00AA6625"/>
    <w:rsid w:val="00AA6E22"/>
    <w:rsid w:val="00AA771F"/>
    <w:rsid w:val="00AB26F9"/>
    <w:rsid w:val="00AB29DA"/>
    <w:rsid w:val="00AB398F"/>
    <w:rsid w:val="00AB3BC4"/>
    <w:rsid w:val="00AB42A6"/>
    <w:rsid w:val="00AB48C9"/>
    <w:rsid w:val="00AB5FA4"/>
    <w:rsid w:val="00AC02BC"/>
    <w:rsid w:val="00AC152D"/>
    <w:rsid w:val="00AC2E80"/>
    <w:rsid w:val="00AC31C0"/>
    <w:rsid w:val="00AC4415"/>
    <w:rsid w:val="00AC4765"/>
    <w:rsid w:val="00AC5CF3"/>
    <w:rsid w:val="00AC5F6C"/>
    <w:rsid w:val="00AC6419"/>
    <w:rsid w:val="00AC64F0"/>
    <w:rsid w:val="00AC6854"/>
    <w:rsid w:val="00AC689A"/>
    <w:rsid w:val="00AC6B07"/>
    <w:rsid w:val="00AC7A93"/>
    <w:rsid w:val="00AD053E"/>
    <w:rsid w:val="00AD1669"/>
    <w:rsid w:val="00AD1800"/>
    <w:rsid w:val="00AD1C8F"/>
    <w:rsid w:val="00AD2333"/>
    <w:rsid w:val="00AD32CC"/>
    <w:rsid w:val="00AD3D1E"/>
    <w:rsid w:val="00AD4150"/>
    <w:rsid w:val="00AD5242"/>
    <w:rsid w:val="00AD636E"/>
    <w:rsid w:val="00AD65BD"/>
    <w:rsid w:val="00AE068D"/>
    <w:rsid w:val="00AE08BA"/>
    <w:rsid w:val="00AE218E"/>
    <w:rsid w:val="00AE2AC1"/>
    <w:rsid w:val="00AE3023"/>
    <w:rsid w:val="00AE3B9C"/>
    <w:rsid w:val="00AE3BAF"/>
    <w:rsid w:val="00AE3DA6"/>
    <w:rsid w:val="00AE4A5F"/>
    <w:rsid w:val="00AE4CCA"/>
    <w:rsid w:val="00AE5141"/>
    <w:rsid w:val="00AE6240"/>
    <w:rsid w:val="00AE75A9"/>
    <w:rsid w:val="00AF03EF"/>
    <w:rsid w:val="00AF0721"/>
    <w:rsid w:val="00AF0C18"/>
    <w:rsid w:val="00AF0FD4"/>
    <w:rsid w:val="00AF2C75"/>
    <w:rsid w:val="00AF2CA6"/>
    <w:rsid w:val="00AF4025"/>
    <w:rsid w:val="00AF524E"/>
    <w:rsid w:val="00B0145A"/>
    <w:rsid w:val="00B018EC"/>
    <w:rsid w:val="00B01AAD"/>
    <w:rsid w:val="00B01E10"/>
    <w:rsid w:val="00B02827"/>
    <w:rsid w:val="00B02C7C"/>
    <w:rsid w:val="00B037E4"/>
    <w:rsid w:val="00B04266"/>
    <w:rsid w:val="00B04ACA"/>
    <w:rsid w:val="00B05F89"/>
    <w:rsid w:val="00B06079"/>
    <w:rsid w:val="00B066F2"/>
    <w:rsid w:val="00B0703E"/>
    <w:rsid w:val="00B075EC"/>
    <w:rsid w:val="00B101CB"/>
    <w:rsid w:val="00B112F2"/>
    <w:rsid w:val="00B1229C"/>
    <w:rsid w:val="00B12BC4"/>
    <w:rsid w:val="00B144C5"/>
    <w:rsid w:val="00B1490A"/>
    <w:rsid w:val="00B14D46"/>
    <w:rsid w:val="00B14FE0"/>
    <w:rsid w:val="00B15940"/>
    <w:rsid w:val="00B15B13"/>
    <w:rsid w:val="00B166F7"/>
    <w:rsid w:val="00B16AA5"/>
    <w:rsid w:val="00B16D50"/>
    <w:rsid w:val="00B16F22"/>
    <w:rsid w:val="00B1732A"/>
    <w:rsid w:val="00B17BFB"/>
    <w:rsid w:val="00B206CC"/>
    <w:rsid w:val="00B210C6"/>
    <w:rsid w:val="00B217BC"/>
    <w:rsid w:val="00B21949"/>
    <w:rsid w:val="00B22CAD"/>
    <w:rsid w:val="00B22E0C"/>
    <w:rsid w:val="00B23D13"/>
    <w:rsid w:val="00B23EB0"/>
    <w:rsid w:val="00B2450E"/>
    <w:rsid w:val="00B24820"/>
    <w:rsid w:val="00B24F76"/>
    <w:rsid w:val="00B2584F"/>
    <w:rsid w:val="00B27292"/>
    <w:rsid w:val="00B272F1"/>
    <w:rsid w:val="00B278F7"/>
    <w:rsid w:val="00B30730"/>
    <w:rsid w:val="00B30C97"/>
    <w:rsid w:val="00B337F8"/>
    <w:rsid w:val="00B34E3D"/>
    <w:rsid w:val="00B36B7D"/>
    <w:rsid w:val="00B36C0B"/>
    <w:rsid w:val="00B4030E"/>
    <w:rsid w:val="00B409A2"/>
    <w:rsid w:val="00B41129"/>
    <w:rsid w:val="00B41327"/>
    <w:rsid w:val="00B41435"/>
    <w:rsid w:val="00B41761"/>
    <w:rsid w:val="00B41952"/>
    <w:rsid w:val="00B419F3"/>
    <w:rsid w:val="00B42A85"/>
    <w:rsid w:val="00B436D1"/>
    <w:rsid w:val="00B43A6A"/>
    <w:rsid w:val="00B43BA6"/>
    <w:rsid w:val="00B444F4"/>
    <w:rsid w:val="00B45ED9"/>
    <w:rsid w:val="00B4693F"/>
    <w:rsid w:val="00B4725C"/>
    <w:rsid w:val="00B508C0"/>
    <w:rsid w:val="00B50CDA"/>
    <w:rsid w:val="00B520C8"/>
    <w:rsid w:val="00B5264E"/>
    <w:rsid w:val="00B536F0"/>
    <w:rsid w:val="00B53811"/>
    <w:rsid w:val="00B53BC2"/>
    <w:rsid w:val="00B5534C"/>
    <w:rsid w:val="00B55767"/>
    <w:rsid w:val="00B55C36"/>
    <w:rsid w:val="00B55F70"/>
    <w:rsid w:val="00B56116"/>
    <w:rsid w:val="00B572BD"/>
    <w:rsid w:val="00B573FE"/>
    <w:rsid w:val="00B57D67"/>
    <w:rsid w:val="00B60042"/>
    <w:rsid w:val="00B60065"/>
    <w:rsid w:val="00B619DB"/>
    <w:rsid w:val="00B62862"/>
    <w:rsid w:val="00B63289"/>
    <w:rsid w:val="00B638AC"/>
    <w:rsid w:val="00B63C92"/>
    <w:rsid w:val="00B6444C"/>
    <w:rsid w:val="00B65560"/>
    <w:rsid w:val="00B657CF"/>
    <w:rsid w:val="00B65EE2"/>
    <w:rsid w:val="00B66157"/>
    <w:rsid w:val="00B663C8"/>
    <w:rsid w:val="00B67093"/>
    <w:rsid w:val="00B70F94"/>
    <w:rsid w:val="00B73D68"/>
    <w:rsid w:val="00B73F55"/>
    <w:rsid w:val="00B7445F"/>
    <w:rsid w:val="00B74F98"/>
    <w:rsid w:val="00B7618A"/>
    <w:rsid w:val="00B7739A"/>
    <w:rsid w:val="00B77639"/>
    <w:rsid w:val="00B77726"/>
    <w:rsid w:val="00B82735"/>
    <w:rsid w:val="00B829EF"/>
    <w:rsid w:val="00B848A6"/>
    <w:rsid w:val="00B84CBC"/>
    <w:rsid w:val="00B8509E"/>
    <w:rsid w:val="00B8593B"/>
    <w:rsid w:val="00B86102"/>
    <w:rsid w:val="00B86348"/>
    <w:rsid w:val="00B866D6"/>
    <w:rsid w:val="00B87C2C"/>
    <w:rsid w:val="00B87EA0"/>
    <w:rsid w:val="00B900C6"/>
    <w:rsid w:val="00B92C38"/>
    <w:rsid w:val="00B93378"/>
    <w:rsid w:val="00B93424"/>
    <w:rsid w:val="00B95405"/>
    <w:rsid w:val="00B9559F"/>
    <w:rsid w:val="00B955BA"/>
    <w:rsid w:val="00B9588D"/>
    <w:rsid w:val="00B96C1D"/>
    <w:rsid w:val="00B972C8"/>
    <w:rsid w:val="00BA0CE5"/>
    <w:rsid w:val="00BA140D"/>
    <w:rsid w:val="00BA31F6"/>
    <w:rsid w:val="00BA4265"/>
    <w:rsid w:val="00BA50EF"/>
    <w:rsid w:val="00BA55A3"/>
    <w:rsid w:val="00BA5B73"/>
    <w:rsid w:val="00BA64D5"/>
    <w:rsid w:val="00BA6F47"/>
    <w:rsid w:val="00BA707E"/>
    <w:rsid w:val="00BB08A2"/>
    <w:rsid w:val="00BB10EF"/>
    <w:rsid w:val="00BB148F"/>
    <w:rsid w:val="00BB165A"/>
    <w:rsid w:val="00BB1BFB"/>
    <w:rsid w:val="00BB264E"/>
    <w:rsid w:val="00BB2D48"/>
    <w:rsid w:val="00BB387B"/>
    <w:rsid w:val="00BB39E0"/>
    <w:rsid w:val="00BB3B52"/>
    <w:rsid w:val="00BB66B0"/>
    <w:rsid w:val="00BC05AD"/>
    <w:rsid w:val="00BC234C"/>
    <w:rsid w:val="00BC26BA"/>
    <w:rsid w:val="00BC33F8"/>
    <w:rsid w:val="00BC4409"/>
    <w:rsid w:val="00BC4657"/>
    <w:rsid w:val="00BC4A5B"/>
    <w:rsid w:val="00BC54E7"/>
    <w:rsid w:val="00BC66EB"/>
    <w:rsid w:val="00BC770B"/>
    <w:rsid w:val="00BC7824"/>
    <w:rsid w:val="00BD20B5"/>
    <w:rsid w:val="00BD226D"/>
    <w:rsid w:val="00BD2ADE"/>
    <w:rsid w:val="00BD2CAC"/>
    <w:rsid w:val="00BD3002"/>
    <w:rsid w:val="00BD477C"/>
    <w:rsid w:val="00BD5700"/>
    <w:rsid w:val="00BD5A5D"/>
    <w:rsid w:val="00BD64B0"/>
    <w:rsid w:val="00BD707B"/>
    <w:rsid w:val="00BD7E7F"/>
    <w:rsid w:val="00BE0107"/>
    <w:rsid w:val="00BE0321"/>
    <w:rsid w:val="00BE0AAD"/>
    <w:rsid w:val="00BE0FAD"/>
    <w:rsid w:val="00BE17E0"/>
    <w:rsid w:val="00BE1806"/>
    <w:rsid w:val="00BE183E"/>
    <w:rsid w:val="00BE1ECD"/>
    <w:rsid w:val="00BE20D7"/>
    <w:rsid w:val="00BE4FB2"/>
    <w:rsid w:val="00BE5055"/>
    <w:rsid w:val="00BE506C"/>
    <w:rsid w:val="00BE5202"/>
    <w:rsid w:val="00BE52C9"/>
    <w:rsid w:val="00BE658E"/>
    <w:rsid w:val="00BF00D0"/>
    <w:rsid w:val="00BF0A93"/>
    <w:rsid w:val="00BF153D"/>
    <w:rsid w:val="00BF4290"/>
    <w:rsid w:val="00BF4624"/>
    <w:rsid w:val="00BF5FFF"/>
    <w:rsid w:val="00BF64C5"/>
    <w:rsid w:val="00BF690A"/>
    <w:rsid w:val="00BF70E5"/>
    <w:rsid w:val="00BF742C"/>
    <w:rsid w:val="00BF7760"/>
    <w:rsid w:val="00BF777C"/>
    <w:rsid w:val="00BF77CA"/>
    <w:rsid w:val="00C0001A"/>
    <w:rsid w:val="00C0099B"/>
    <w:rsid w:val="00C00FB6"/>
    <w:rsid w:val="00C010FB"/>
    <w:rsid w:val="00C027D8"/>
    <w:rsid w:val="00C032E7"/>
    <w:rsid w:val="00C048A0"/>
    <w:rsid w:val="00C04B32"/>
    <w:rsid w:val="00C057F5"/>
    <w:rsid w:val="00C05BEA"/>
    <w:rsid w:val="00C06257"/>
    <w:rsid w:val="00C06FE8"/>
    <w:rsid w:val="00C0745A"/>
    <w:rsid w:val="00C10248"/>
    <w:rsid w:val="00C1035B"/>
    <w:rsid w:val="00C11904"/>
    <w:rsid w:val="00C144AF"/>
    <w:rsid w:val="00C144D1"/>
    <w:rsid w:val="00C163F1"/>
    <w:rsid w:val="00C168D8"/>
    <w:rsid w:val="00C16CFB"/>
    <w:rsid w:val="00C172E5"/>
    <w:rsid w:val="00C1742B"/>
    <w:rsid w:val="00C1794C"/>
    <w:rsid w:val="00C20941"/>
    <w:rsid w:val="00C20F61"/>
    <w:rsid w:val="00C21640"/>
    <w:rsid w:val="00C21794"/>
    <w:rsid w:val="00C22B22"/>
    <w:rsid w:val="00C30081"/>
    <w:rsid w:val="00C303BD"/>
    <w:rsid w:val="00C33008"/>
    <w:rsid w:val="00C339DB"/>
    <w:rsid w:val="00C33A15"/>
    <w:rsid w:val="00C341A3"/>
    <w:rsid w:val="00C346FE"/>
    <w:rsid w:val="00C3566A"/>
    <w:rsid w:val="00C35719"/>
    <w:rsid w:val="00C35A14"/>
    <w:rsid w:val="00C35BD0"/>
    <w:rsid w:val="00C36FED"/>
    <w:rsid w:val="00C37CED"/>
    <w:rsid w:val="00C37E06"/>
    <w:rsid w:val="00C4098F"/>
    <w:rsid w:val="00C40BC9"/>
    <w:rsid w:val="00C40E36"/>
    <w:rsid w:val="00C41041"/>
    <w:rsid w:val="00C4161F"/>
    <w:rsid w:val="00C416B1"/>
    <w:rsid w:val="00C42397"/>
    <w:rsid w:val="00C43383"/>
    <w:rsid w:val="00C43CB8"/>
    <w:rsid w:val="00C444D5"/>
    <w:rsid w:val="00C44DB5"/>
    <w:rsid w:val="00C44FCF"/>
    <w:rsid w:val="00C46111"/>
    <w:rsid w:val="00C478F1"/>
    <w:rsid w:val="00C5088A"/>
    <w:rsid w:val="00C543FD"/>
    <w:rsid w:val="00C558C0"/>
    <w:rsid w:val="00C559A1"/>
    <w:rsid w:val="00C55B5E"/>
    <w:rsid w:val="00C55EDE"/>
    <w:rsid w:val="00C55F66"/>
    <w:rsid w:val="00C562AE"/>
    <w:rsid w:val="00C56300"/>
    <w:rsid w:val="00C60374"/>
    <w:rsid w:val="00C615BB"/>
    <w:rsid w:val="00C6221E"/>
    <w:rsid w:val="00C62A28"/>
    <w:rsid w:val="00C641ED"/>
    <w:rsid w:val="00C67302"/>
    <w:rsid w:val="00C67684"/>
    <w:rsid w:val="00C67704"/>
    <w:rsid w:val="00C7037C"/>
    <w:rsid w:val="00C70609"/>
    <w:rsid w:val="00C708D7"/>
    <w:rsid w:val="00C70B74"/>
    <w:rsid w:val="00C71DAF"/>
    <w:rsid w:val="00C72751"/>
    <w:rsid w:val="00C7344F"/>
    <w:rsid w:val="00C73C97"/>
    <w:rsid w:val="00C759DC"/>
    <w:rsid w:val="00C75B56"/>
    <w:rsid w:val="00C76176"/>
    <w:rsid w:val="00C76913"/>
    <w:rsid w:val="00C76AD2"/>
    <w:rsid w:val="00C76B6D"/>
    <w:rsid w:val="00C76FB2"/>
    <w:rsid w:val="00C7716C"/>
    <w:rsid w:val="00C8047A"/>
    <w:rsid w:val="00C808B3"/>
    <w:rsid w:val="00C8273D"/>
    <w:rsid w:val="00C83D59"/>
    <w:rsid w:val="00C859F1"/>
    <w:rsid w:val="00C85B31"/>
    <w:rsid w:val="00C85D3D"/>
    <w:rsid w:val="00C86EA8"/>
    <w:rsid w:val="00C90A32"/>
    <w:rsid w:val="00C90B57"/>
    <w:rsid w:val="00C912E9"/>
    <w:rsid w:val="00C914AE"/>
    <w:rsid w:val="00C93C68"/>
    <w:rsid w:val="00C96403"/>
    <w:rsid w:val="00C96404"/>
    <w:rsid w:val="00C96832"/>
    <w:rsid w:val="00C96C48"/>
    <w:rsid w:val="00C97DF2"/>
    <w:rsid w:val="00CA05DD"/>
    <w:rsid w:val="00CA0783"/>
    <w:rsid w:val="00CA0BDA"/>
    <w:rsid w:val="00CA2515"/>
    <w:rsid w:val="00CA2D6D"/>
    <w:rsid w:val="00CA2DEE"/>
    <w:rsid w:val="00CA3497"/>
    <w:rsid w:val="00CA7051"/>
    <w:rsid w:val="00CA75D0"/>
    <w:rsid w:val="00CA7ACE"/>
    <w:rsid w:val="00CB0019"/>
    <w:rsid w:val="00CB0742"/>
    <w:rsid w:val="00CB0827"/>
    <w:rsid w:val="00CB1718"/>
    <w:rsid w:val="00CB1727"/>
    <w:rsid w:val="00CB25DC"/>
    <w:rsid w:val="00CB2BB9"/>
    <w:rsid w:val="00CB2EE0"/>
    <w:rsid w:val="00CB338E"/>
    <w:rsid w:val="00CB3B9D"/>
    <w:rsid w:val="00CB42D5"/>
    <w:rsid w:val="00CB4E9C"/>
    <w:rsid w:val="00CB5FDD"/>
    <w:rsid w:val="00CB7751"/>
    <w:rsid w:val="00CC1119"/>
    <w:rsid w:val="00CC25FD"/>
    <w:rsid w:val="00CC29F7"/>
    <w:rsid w:val="00CC2DF6"/>
    <w:rsid w:val="00CC4B40"/>
    <w:rsid w:val="00CC4B9B"/>
    <w:rsid w:val="00CC52B1"/>
    <w:rsid w:val="00CC616A"/>
    <w:rsid w:val="00CD05E0"/>
    <w:rsid w:val="00CD3373"/>
    <w:rsid w:val="00CD4208"/>
    <w:rsid w:val="00CD4BAA"/>
    <w:rsid w:val="00CD5EA8"/>
    <w:rsid w:val="00CD671B"/>
    <w:rsid w:val="00CD6A30"/>
    <w:rsid w:val="00CD79A1"/>
    <w:rsid w:val="00CD7AAA"/>
    <w:rsid w:val="00CD7B64"/>
    <w:rsid w:val="00CE151A"/>
    <w:rsid w:val="00CE2D02"/>
    <w:rsid w:val="00CE4941"/>
    <w:rsid w:val="00CE53F7"/>
    <w:rsid w:val="00CE57C0"/>
    <w:rsid w:val="00CE67E5"/>
    <w:rsid w:val="00CE6BE2"/>
    <w:rsid w:val="00CE6F3A"/>
    <w:rsid w:val="00CE77A6"/>
    <w:rsid w:val="00CE7E6C"/>
    <w:rsid w:val="00CF05B8"/>
    <w:rsid w:val="00CF173C"/>
    <w:rsid w:val="00CF2672"/>
    <w:rsid w:val="00CF279B"/>
    <w:rsid w:val="00CF3193"/>
    <w:rsid w:val="00CF3B84"/>
    <w:rsid w:val="00CF45E4"/>
    <w:rsid w:val="00CF7CF6"/>
    <w:rsid w:val="00D00BDE"/>
    <w:rsid w:val="00D012BF"/>
    <w:rsid w:val="00D01C27"/>
    <w:rsid w:val="00D01E2E"/>
    <w:rsid w:val="00D03225"/>
    <w:rsid w:val="00D03902"/>
    <w:rsid w:val="00D03977"/>
    <w:rsid w:val="00D05985"/>
    <w:rsid w:val="00D1021C"/>
    <w:rsid w:val="00D1098B"/>
    <w:rsid w:val="00D13BDA"/>
    <w:rsid w:val="00D13E93"/>
    <w:rsid w:val="00D14A66"/>
    <w:rsid w:val="00D15868"/>
    <w:rsid w:val="00D16601"/>
    <w:rsid w:val="00D1682B"/>
    <w:rsid w:val="00D16F3C"/>
    <w:rsid w:val="00D1714E"/>
    <w:rsid w:val="00D179F1"/>
    <w:rsid w:val="00D20AB8"/>
    <w:rsid w:val="00D20F68"/>
    <w:rsid w:val="00D21EF2"/>
    <w:rsid w:val="00D21FC5"/>
    <w:rsid w:val="00D22BD7"/>
    <w:rsid w:val="00D23159"/>
    <w:rsid w:val="00D23A97"/>
    <w:rsid w:val="00D23AAB"/>
    <w:rsid w:val="00D24725"/>
    <w:rsid w:val="00D2532D"/>
    <w:rsid w:val="00D2612C"/>
    <w:rsid w:val="00D26B46"/>
    <w:rsid w:val="00D26CBF"/>
    <w:rsid w:val="00D270A6"/>
    <w:rsid w:val="00D308D7"/>
    <w:rsid w:val="00D3097D"/>
    <w:rsid w:val="00D3194D"/>
    <w:rsid w:val="00D321F1"/>
    <w:rsid w:val="00D33385"/>
    <w:rsid w:val="00D334F8"/>
    <w:rsid w:val="00D33E44"/>
    <w:rsid w:val="00D34B95"/>
    <w:rsid w:val="00D375CC"/>
    <w:rsid w:val="00D428AA"/>
    <w:rsid w:val="00D428C7"/>
    <w:rsid w:val="00D42C7C"/>
    <w:rsid w:val="00D42E08"/>
    <w:rsid w:val="00D438FA"/>
    <w:rsid w:val="00D44CD0"/>
    <w:rsid w:val="00D460D6"/>
    <w:rsid w:val="00D46869"/>
    <w:rsid w:val="00D46F1B"/>
    <w:rsid w:val="00D47277"/>
    <w:rsid w:val="00D51AE9"/>
    <w:rsid w:val="00D51E0A"/>
    <w:rsid w:val="00D5268A"/>
    <w:rsid w:val="00D528AF"/>
    <w:rsid w:val="00D52F1D"/>
    <w:rsid w:val="00D53B74"/>
    <w:rsid w:val="00D53E89"/>
    <w:rsid w:val="00D54414"/>
    <w:rsid w:val="00D5498D"/>
    <w:rsid w:val="00D54BA8"/>
    <w:rsid w:val="00D55CCC"/>
    <w:rsid w:val="00D565B6"/>
    <w:rsid w:val="00D5693E"/>
    <w:rsid w:val="00D57597"/>
    <w:rsid w:val="00D636FB"/>
    <w:rsid w:val="00D6645C"/>
    <w:rsid w:val="00D67089"/>
    <w:rsid w:val="00D67340"/>
    <w:rsid w:val="00D70590"/>
    <w:rsid w:val="00D71AA5"/>
    <w:rsid w:val="00D80AC1"/>
    <w:rsid w:val="00D80FD9"/>
    <w:rsid w:val="00D82613"/>
    <w:rsid w:val="00D83C5B"/>
    <w:rsid w:val="00D83DDE"/>
    <w:rsid w:val="00D83FF1"/>
    <w:rsid w:val="00D84088"/>
    <w:rsid w:val="00D84C85"/>
    <w:rsid w:val="00D853DC"/>
    <w:rsid w:val="00D85474"/>
    <w:rsid w:val="00D86AFE"/>
    <w:rsid w:val="00D86FE8"/>
    <w:rsid w:val="00D90AE4"/>
    <w:rsid w:val="00D90C42"/>
    <w:rsid w:val="00D910E1"/>
    <w:rsid w:val="00D913E3"/>
    <w:rsid w:val="00D92627"/>
    <w:rsid w:val="00D93A9B"/>
    <w:rsid w:val="00D93ACB"/>
    <w:rsid w:val="00D947D6"/>
    <w:rsid w:val="00DA0886"/>
    <w:rsid w:val="00DA0BFB"/>
    <w:rsid w:val="00DA1471"/>
    <w:rsid w:val="00DA1B45"/>
    <w:rsid w:val="00DA2611"/>
    <w:rsid w:val="00DA3AEA"/>
    <w:rsid w:val="00DA46C5"/>
    <w:rsid w:val="00DA5C8B"/>
    <w:rsid w:val="00DA618F"/>
    <w:rsid w:val="00DA70DA"/>
    <w:rsid w:val="00DA7F9C"/>
    <w:rsid w:val="00DB0388"/>
    <w:rsid w:val="00DB03A8"/>
    <w:rsid w:val="00DB0CC6"/>
    <w:rsid w:val="00DB10BB"/>
    <w:rsid w:val="00DB1CBC"/>
    <w:rsid w:val="00DB2DCD"/>
    <w:rsid w:val="00DB345E"/>
    <w:rsid w:val="00DB3C96"/>
    <w:rsid w:val="00DB5166"/>
    <w:rsid w:val="00DB5F62"/>
    <w:rsid w:val="00DB69B1"/>
    <w:rsid w:val="00DC0452"/>
    <w:rsid w:val="00DC16F1"/>
    <w:rsid w:val="00DC1E8D"/>
    <w:rsid w:val="00DC2CA3"/>
    <w:rsid w:val="00DC3877"/>
    <w:rsid w:val="00DC6000"/>
    <w:rsid w:val="00DC61DB"/>
    <w:rsid w:val="00DC69E8"/>
    <w:rsid w:val="00DC6E07"/>
    <w:rsid w:val="00DC6E74"/>
    <w:rsid w:val="00DC74ED"/>
    <w:rsid w:val="00DC76BF"/>
    <w:rsid w:val="00DC7BBE"/>
    <w:rsid w:val="00DD0075"/>
    <w:rsid w:val="00DD0339"/>
    <w:rsid w:val="00DD2469"/>
    <w:rsid w:val="00DD295A"/>
    <w:rsid w:val="00DD505B"/>
    <w:rsid w:val="00DD5E1C"/>
    <w:rsid w:val="00DD7140"/>
    <w:rsid w:val="00DD71B5"/>
    <w:rsid w:val="00DE0F3C"/>
    <w:rsid w:val="00DE21CD"/>
    <w:rsid w:val="00DE4425"/>
    <w:rsid w:val="00DE46E4"/>
    <w:rsid w:val="00DE5131"/>
    <w:rsid w:val="00DE6970"/>
    <w:rsid w:val="00DE7D5D"/>
    <w:rsid w:val="00DE7F18"/>
    <w:rsid w:val="00DF2699"/>
    <w:rsid w:val="00DF2F39"/>
    <w:rsid w:val="00DF3434"/>
    <w:rsid w:val="00DF46B1"/>
    <w:rsid w:val="00DF4B42"/>
    <w:rsid w:val="00DF597F"/>
    <w:rsid w:val="00DF6271"/>
    <w:rsid w:val="00DF76AA"/>
    <w:rsid w:val="00E00694"/>
    <w:rsid w:val="00E01020"/>
    <w:rsid w:val="00E014BA"/>
    <w:rsid w:val="00E017A9"/>
    <w:rsid w:val="00E01A57"/>
    <w:rsid w:val="00E01C90"/>
    <w:rsid w:val="00E01DE8"/>
    <w:rsid w:val="00E020F0"/>
    <w:rsid w:val="00E0286C"/>
    <w:rsid w:val="00E0383E"/>
    <w:rsid w:val="00E03A6E"/>
    <w:rsid w:val="00E03C17"/>
    <w:rsid w:val="00E0405E"/>
    <w:rsid w:val="00E047AD"/>
    <w:rsid w:val="00E05912"/>
    <w:rsid w:val="00E0686B"/>
    <w:rsid w:val="00E06F5B"/>
    <w:rsid w:val="00E13BAE"/>
    <w:rsid w:val="00E15542"/>
    <w:rsid w:val="00E156DB"/>
    <w:rsid w:val="00E16597"/>
    <w:rsid w:val="00E16F12"/>
    <w:rsid w:val="00E16FCA"/>
    <w:rsid w:val="00E170D6"/>
    <w:rsid w:val="00E17822"/>
    <w:rsid w:val="00E2020C"/>
    <w:rsid w:val="00E206CE"/>
    <w:rsid w:val="00E22A05"/>
    <w:rsid w:val="00E22F07"/>
    <w:rsid w:val="00E25A3F"/>
    <w:rsid w:val="00E25B9C"/>
    <w:rsid w:val="00E26BC5"/>
    <w:rsid w:val="00E26C8F"/>
    <w:rsid w:val="00E30938"/>
    <w:rsid w:val="00E3094E"/>
    <w:rsid w:val="00E30BA7"/>
    <w:rsid w:val="00E318DD"/>
    <w:rsid w:val="00E32653"/>
    <w:rsid w:val="00E32A00"/>
    <w:rsid w:val="00E3352C"/>
    <w:rsid w:val="00E33AF7"/>
    <w:rsid w:val="00E33BD6"/>
    <w:rsid w:val="00E36CD0"/>
    <w:rsid w:val="00E379F2"/>
    <w:rsid w:val="00E37C0F"/>
    <w:rsid w:val="00E40119"/>
    <w:rsid w:val="00E41005"/>
    <w:rsid w:val="00E41B03"/>
    <w:rsid w:val="00E4235C"/>
    <w:rsid w:val="00E42B6E"/>
    <w:rsid w:val="00E430D9"/>
    <w:rsid w:val="00E444D7"/>
    <w:rsid w:val="00E447B5"/>
    <w:rsid w:val="00E44D26"/>
    <w:rsid w:val="00E45614"/>
    <w:rsid w:val="00E46047"/>
    <w:rsid w:val="00E472FA"/>
    <w:rsid w:val="00E47D1C"/>
    <w:rsid w:val="00E50B69"/>
    <w:rsid w:val="00E50CB5"/>
    <w:rsid w:val="00E5135F"/>
    <w:rsid w:val="00E52A07"/>
    <w:rsid w:val="00E53439"/>
    <w:rsid w:val="00E53AF3"/>
    <w:rsid w:val="00E54192"/>
    <w:rsid w:val="00E5630D"/>
    <w:rsid w:val="00E576FE"/>
    <w:rsid w:val="00E60807"/>
    <w:rsid w:val="00E60847"/>
    <w:rsid w:val="00E60A71"/>
    <w:rsid w:val="00E60F58"/>
    <w:rsid w:val="00E610AC"/>
    <w:rsid w:val="00E61C6E"/>
    <w:rsid w:val="00E64683"/>
    <w:rsid w:val="00E6682E"/>
    <w:rsid w:val="00E70F03"/>
    <w:rsid w:val="00E71248"/>
    <w:rsid w:val="00E732D3"/>
    <w:rsid w:val="00E734A3"/>
    <w:rsid w:val="00E738BA"/>
    <w:rsid w:val="00E753EB"/>
    <w:rsid w:val="00E771EF"/>
    <w:rsid w:val="00E77AE7"/>
    <w:rsid w:val="00E77D30"/>
    <w:rsid w:val="00E77F7A"/>
    <w:rsid w:val="00E81FDF"/>
    <w:rsid w:val="00E82014"/>
    <w:rsid w:val="00E82189"/>
    <w:rsid w:val="00E82598"/>
    <w:rsid w:val="00E83241"/>
    <w:rsid w:val="00E83FD0"/>
    <w:rsid w:val="00E84015"/>
    <w:rsid w:val="00E84F6A"/>
    <w:rsid w:val="00E85BE2"/>
    <w:rsid w:val="00E8647B"/>
    <w:rsid w:val="00E86930"/>
    <w:rsid w:val="00E87250"/>
    <w:rsid w:val="00E87AFD"/>
    <w:rsid w:val="00E87C4A"/>
    <w:rsid w:val="00E90ADC"/>
    <w:rsid w:val="00E90B17"/>
    <w:rsid w:val="00E91137"/>
    <w:rsid w:val="00E92179"/>
    <w:rsid w:val="00E9271B"/>
    <w:rsid w:val="00E927AC"/>
    <w:rsid w:val="00E931A0"/>
    <w:rsid w:val="00E93869"/>
    <w:rsid w:val="00E945BA"/>
    <w:rsid w:val="00E9662E"/>
    <w:rsid w:val="00E97308"/>
    <w:rsid w:val="00EA0B0F"/>
    <w:rsid w:val="00EA1A33"/>
    <w:rsid w:val="00EA2033"/>
    <w:rsid w:val="00EA24C3"/>
    <w:rsid w:val="00EA275F"/>
    <w:rsid w:val="00EA3074"/>
    <w:rsid w:val="00EA39FD"/>
    <w:rsid w:val="00EA3C5A"/>
    <w:rsid w:val="00EA453E"/>
    <w:rsid w:val="00EA4A22"/>
    <w:rsid w:val="00EA4B00"/>
    <w:rsid w:val="00EA55D6"/>
    <w:rsid w:val="00EA6685"/>
    <w:rsid w:val="00EA6FCC"/>
    <w:rsid w:val="00EB057E"/>
    <w:rsid w:val="00EB1107"/>
    <w:rsid w:val="00EB18D7"/>
    <w:rsid w:val="00EB2ACC"/>
    <w:rsid w:val="00EB2EBB"/>
    <w:rsid w:val="00EB6E90"/>
    <w:rsid w:val="00EB6FCF"/>
    <w:rsid w:val="00EB7F30"/>
    <w:rsid w:val="00EC05AF"/>
    <w:rsid w:val="00EC0954"/>
    <w:rsid w:val="00EC12A1"/>
    <w:rsid w:val="00EC1600"/>
    <w:rsid w:val="00EC3ED7"/>
    <w:rsid w:val="00EC4D8E"/>
    <w:rsid w:val="00EC60F6"/>
    <w:rsid w:val="00EC665B"/>
    <w:rsid w:val="00EC6F85"/>
    <w:rsid w:val="00EC76A0"/>
    <w:rsid w:val="00ED1F55"/>
    <w:rsid w:val="00ED21C1"/>
    <w:rsid w:val="00ED4E89"/>
    <w:rsid w:val="00ED4F52"/>
    <w:rsid w:val="00ED5042"/>
    <w:rsid w:val="00ED527E"/>
    <w:rsid w:val="00ED61E9"/>
    <w:rsid w:val="00ED6BAE"/>
    <w:rsid w:val="00ED74C8"/>
    <w:rsid w:val="00ED75F7"/>
    <w:rsid w:val="00EE00E2"/>
    <w:rsid w:val="00EE0523"/>
    <w:rsid w:val="00EE2372"/>
    <w:rsid w:val="00EE2AA8"/>
    <w:rsid w:val="00EE39F6"/>
    <w:rsid w:val="00EE3EBD"/>
    <w:rsid w:val="00EF1574"/>
    <w:rsid w:val="00EF1597"/>
    <w:rsid w:val="00EF1C81"/>
    <w:rsid w:val="00EF1D45"/>
    <w:rsid w:val="00EF1F7F"/>
    <w:rsid w:val="00EF2121"/>
    <w:rsid w:val="00EF2D25"/>
    <w:rsid w:val="00EF30EF"/>
    <w:rsid w:val="00EF33CF"/>
    <w:rsid w:val="00EF38DB"/>
    <w:rsid w:val="00EF4144"/>
    <w:rsid w:val="00EF6226"/>
    <w:rsid w:val="00EF7E29"/>
    <w:rsid w:val="00F0177F"/>
    <w:rsid w:val="00F028DD"/>
    <w:rsid w:val="00F033F6"/>
    <w:rsid w:val="00F03767"/>
    <w:rsid w:val="00F05AAA"/>
    <w:rsid w:val="00F05E26"/>
    <w:rsid w:val="00F06178"/>
    <w:rsid w:val="00F11746"/>
    <w:rsid w:val="00F11B59"/>
    <w:rsid w:val="00F12735"/>
    <w:rsid w:val="00F129AC"/>
    <w:rsid w:val="00F12CF3"/>
    <w:rsid w:val="00F12EE6"/>
    <w:rsid w:val="00F1323A"/>
    <w:rsid w:val="00F13A63"/>
    <w:rsid w:val="00F156DC"/>
    <w:rsid w:val="00F16C4D"/>
    <w:rsid w:val="00F20D5B"/>
    <w:rsid w:val="00F224F6"/>
    <w:rsid w:val="00F22672"/>
    <w:rsid w:val="00F2275E"/>
    <w:rsid w:val="00F22FFC"/>
    <w:rsid w:val="00F23627"/>
    <w:rsid w:val="00F243D3"/>
    <w:rsid w:val="00F256BE"/>
    <w:rsid w:val="00F2639C"/>
    <w:rsid w:val="00F278F9"/>
    <w:rsid w:val="00F306E9"/>
    <w:rsid w:val="00F31168"/>
    <w:rsid w:val="00F31217"/>
    <w:rsid w:val="00F313FE"/>
    <w:rsid w:val="00F32354"/>
    <w:rsid w:val="00F3264D"/>
    <w:rsid w:val="00F328C1"/>
    <w:rsid w:val="00F358ED"/>
    <w:rsid w:val="00F367EC"/>
    <w:rsid w:val="00F37F61"/>
    <w:rsid w:val="00F400F3"/>
    <w:rsid w:val="00F40543"/>
    <w:rsid w:val="00F413D5"/>
    <w:rsid w:val="00F41A7A"/>
    <w:rsid w:val="00F42557"/>
    <w:rsid w:val="00F43E0E"/>
    <w:rsid w:val="00F45E2C"/>
    <w:rsid w:val="00F478E0"/>
    <w:rsid w:val="00F47D3C"/>
    <w:rsid w:val="00F5008C"/>
    <w:rsid w:val="00F51B35"/>
    <w:rsid w:val="00F52581"/>
    <w:rsid w:val="00F5371F"/>
    <w:rsid w:val="00F537BE"/>
    <w:rsid w:val="00F53FB3"/>
    <w:rsid w:val="00F5446F"/>
    <w:rsid w:val="00F54EDF"/>
    <w:rsid w:val="00F558FE"/>
    <w:rsid w:val="00F5733F"/>
    <w:rsid w:val="00F609F1"/>
    <w:rsid w:val="00F60F81"/>
    <w:rsid w:val="00F6179C"/>
    <w:rsid w:val="00F61B46"/>
    <w:rsid w:val="00F61FB5"/>
    <w:rsid w:val="00F6256E"/>
    <w:rsid w:val="00F62F32"/>
    <w:rsid w:val="00F643AC"/>
    <w:rsid w:val="00F64EBF"/>
    <w:rsid w:val="00F6536D"/>
    <w:rsid w:val="00F66454"/>
    <w:rsid w:val="00F66F84"/>
    <w:rsid w:val="00F67610"/>
    <w:rsid w:val="00F705D9"/>
    <w:rsid w:val="00F71374"/>
    <w:rsid w:val="00F71C73"/>
    <w:rsid w:val="00F7224F"/>
    <w:rsid w:val="00F73DB0"/>
    <w:rsid w:val="00F73F00"/>
    <w:rsid w:val="00F74802"/>
    <w:rsid w:val="00F74822"/>
    <w:rsid w:val="00F7529C"/>
    <w:rsid w:val="00F762CD"/>
    <w:rsid w:val="00F76709"/>
    <w:rsid w:val="00F8097E"/>
    <w:rsid w:val="00F80B6B"/>
    <w:rsid w:val="00F83DD6"/>
    <w:rsid w:val="00F83F2F"/>
    <w:rsid w:val="00F85593"/>
    <w:rsid w:val="00F87135"/>
    <w:rsid w:val="00F91E85"/>
    <w:rsid w:val="00F938E9"/>
    <w:rsid w:val="00F94C3B"/>
    <w:rsid w:val="00F957FF"/>
    <w:rsid w:val="00F9593D"/>
    <w:rsid w:val="00F95D11"/>
    <w:rsid w:val="00F960F2"/>
    <w:rsid w:val="00F96918"/>
    <w:rsid w:val="00F97037"/>
    <w:rsid w:val="00F972F5"/>
    <w:rsid w:val="00F977F9"/>
    <w:rsid w:val="00F97EE5"/>
    <w:rsid w:val="00F97FC7"/>
    <w:rsid w:val="00FA0CD7"/>
    <w:rsid w:val="00FA1018"/>
    <w:rsid w:val="00FA174C"/>
    <w:rsid w:val="00FA23BD"/>
    <w:rsid w:val="00FA273F"/>
    <w:rsid w:val="00FA2B9E"/>
    <w:rsid w:val="00FA3097"/>
    <w:rsid w:val="00FA3733"/>
    <w:rsid w:val="00FA4F0E"/>
    <w:rsid w:val="00FA51CC"/>
    <w:rsid w:val="00FA6842"/>
    <w:rsid w:val="00FA6D0E"/>
    <w:rsid w:val="00FA6F86"/>
    <w:rsid w:val="00FA7060"/>
    <w:rsid w:val="00FA7600"/>
    <w:rsid w:val="00FB019B"/>
    <w:rsid w:val="00FB01FA"/>
    <w:rsid w:val="00FB100C"/>
    <w:rsid w:val="00FB107A"/>
    <w:rsid w:val="00FB1E2C"/>
    <w:rsid w:val="00FB217F"/>
    <w:rsid w:val="00FB253A"/>
    <w:rsid w:val="00FB2D8A"/>
    <w:rsid w:val="00FB2DD6"/>
    <w:rsid w:val="00FB4659"/>
    <w:rsid w:val="00FB4F49"/>
    <w:rsid w:val="00FB51AB"/>
    <w:rsid w:val="00FB6C11"/>
    <w:rsid w:val="00FB7F9E"/>
    <w:rsid w:val="00FC0712"/>
    <w:rsid w:val="00FC0A2D"/>
    <w:rsid w:val="00FC2A3A"/>
    <w:rsid w:val="00FC345A"/>
    <w:rsid w:val="00FC641A"/>
    <w:rsid w:val="00FC74B4"/>
    <w:rsid w:val="00FC7B90"/>
    <w:rsid w:val="00FC7BB6"/>
    <w:rsid w:val="00FD05FB"/>
    <w:rsid w:val="00FD1209"/>
    <w:rsid w:val="00FD1938"/>
    <w:rsid w:val="00FD1BD9"/>
    <w:rsid w:val="00FD20F5"/>
    <w:rsid w:val="00FD41CB"/>
    <w:rsid w:val="00FD478F"/>
    <w:rsid w:val="00FD62BC"/>
    <w:rsid w:val="00FD6923"/>
    <w:rsid w:val="00FD6FD6"/>
    <w:rsid w:val="00FE0C28"/>
    <w:rsid w:val="00FE0E3F"/>
    <w:rsid w:val="00FE10B3"/>
    <w:rsid w:val="00FE1C42"/>
    <w:rsid w:val="00FE246A"/>
    <w:rsid w:val="00FE7D9D"/>
    <w:rsid w:val="00FF09F6"/>
    <w:rsid w:val="00FF14DE"/>
    <w:rsid w:val="00FF14E6"/>
    <w:rsid w:val="00FF1722"/>
    <w:rsid w:val="00FF1A29"/>
    <w:rsid w:val="00FF242A"/>
    <w:rsid w:val="00FF2B23"/>
    <w:rsid w:val="00FF3527"/>
    <w:rsid w:val="00FF515F"/>
    <w:rsid w:val="00FF528B"/>
    <w:rsid w:val="00FF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02B1"/>
  <w15:chartTrackingRefBased/>
  <w15:docId w15:val="{47DFF50C-C836-4F49-88AB-C8FF622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4982"/>
    <w:pPr>
      <w:keepNext/>
      <w:keepLines/>
      <w:numPr>
        <w:numId w:val="1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982"/>
    <w:pPr>
      <w:keepNext/>
      <w:keepLines/>
      <w:numPr>
        <w:ilvl w:val="1"/>
        <w:numId w:val="1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982"/>
    <w:pPr>
      <w:keepNext/>
      <w:keepLines/>
      <w:numPr>
        <w:ilvl w:val="2"/>
        <w:numId w:val="1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98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8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8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2"/>
    <w:rPr>
      <w:rFonts w:eastAsiaTheme="majorEastAsia" w:cstheme="majorBidi"/>
      <w:color w:val="272727" w:themeColor="text1" w:themeTint="D8"/>
    </w:rPr>
  </w:style>
  <w:style w:type="paragraph" w:styleId="Title">
    <w:name w:val="Title"/>
    <w:basedOn w:val="Normal"/>
    <w:next w:val="Normal"/>
    <w:link w:val="TitleChar"/>
    <w:uiPriority w:val="10"/>
    <w:qFormat/>
    <w:rsid w:val="006449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982"/>
    <w:rPr>
      <w:i/>
      <w:iCs/>
      <w:color w:val="404040" w:themeColor="text1" w:themeTint="BF"/>
    </w:rPr>
  </w:style>
  <w:style w:type="paragraph" w:styleId="ListParagraph">
    <w:name w:val="List Paragraph"/>
    <w:basedOn w:val="Normal"/>
    <w:uiPriority w:val="34"/>
    <w:qFormat/>
    <w:rsid w:val="00644982"/>
    <w:pPr>
      <w:ind w:left="720"/>
      <w:contextualSpacing/>
    </w:pPr>
  </w:style>
  <w:style w:type="character" w:styleId="IntenseEmphasis">
    <w:name w:val="Intense Emphasis"/>
    <w:basedOn w:val="DefaultParagraphFont"/>
    <w:uiPriority w:val="21"/>
    <w:qFormat/>
    <w:rsid w:val="00644982"/>
    <w:rPr>
      <w:i/>
      <w:iCs/>
      <w:color w:val="0F4761" w:themeColor="accent1" w:themeShade="BF"/>
    </w:rPr>
  </w:style>
  <w:style w:type="paragraph" w:styleId="IntenseQuote">
    <w:name w:val="Intense Quote"/>
    <w:basedOn w:val="Normal"/>
    <w:next w:val="Normal"/>
    <w:link w:val="IntenseQuoteChar"/>
    <w:uiPriority w:val="30"/>
    <w:qFormat/>
    <w:rsid w:val="0064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82"/>
    <w:rPr>
      <w:i/>
      <w:iCs/>
      <w:color w:val="0F4761" w:themeColor="accent1" w:themeShade="BF"/>
    </w:rPr>
  </w:style>
  <w:style w:type="character" w:styleId="IntenseReference">
    <w:name w:val="Intense Reference"/>
    <w:basedOn w:val="DefaultParagraphFont"/>
    <w:uiPriority w:val="32"/>
    <w:qFormat/>
    <w:rsid w:val="00644982"/>
    <w:rPr>
      <w:b/>
      <w:bCs/>
      <w:smallCaps/>
      <w:color w:val="0F4761" w:themeColor="accent1" w:themeShade="BF"/>
      <w:spacing w:val="5"/>
    </w:rPr>
  </w:style>
  <w:style w:type="paragraph" w:styleId="Revision">
    <w:name w:val="Revision"/>
    <w:hidden/>
    <w:uiPriority w:val="99"/>
    <w:semiHidden/>
    <w:rsid w:val="00B60065"/>
  </w:style>
  <w:style w:type="paragraph" w:styleId="FootnoteText">
    <w:name w:val="footnote text"/>
    <w:basedOn w:val="Normal"/>
    <w:link w:val="FootnoteTextChar"/>
    <w:uiPriority w:val="99"/>
    <w:unhideWhenUsed/>
    <w:rsid w:val="0079029E"/>
    <w:rPr>
      <w:sz w:val="20"/>
      <w:szCs w:val="20"/>
    </w:rPr>
  </w:style>
  <w:style w:type="character" w:customStyle="1" w:styleId="FootnoteTextChar">
    <w:name w:val="Footnote Text Char"/>
    <w:basedOn w:val="DefaultParagraphFont"/>
    <w:link w:val="FootnoteText"/>
    <w:uiPriority w:val="99"/>
    <w:rsid w:val="00B60065"/>
    <w:rPr>
      <w:sz w:val="20"/>
      <w:szCs w:val="20"/>
    </w:rPr>
  </w:style>
  <w:style w:type="character" w:styleId="FootnoteReference">
    <w:name w:val="footnote reference"/>
    <w:basedOn w:val="DefaultParagraphFont"/>
    <w:uiPriority w:val="99"/>
    <w:semiHidden/>
    <w:unhideWhenUsed/>
    <w:rsid w:val="0079029E"/>
    <w:rPr>
      <w:vertAlign w:val="superscript"/>
    </w:rPr>
  </w:style>
  <w:style w:type="paragraph" w:styleId="NormalWeb">
    <w:name w:val="Normal (Web)"/>
    <w:basedOn w:val="Normal"/>
    <w:uiPriority w:val="99"/>
    <w:semiHidden/>
    <w:unhideWhenUsed/>
    <w:rsid w:val="0008382C"/>
  </w:style>
  <w:style w:type="character" w:styleId="Hyperlink">
    <w:name w:val="Hyperlink"/>
    <w:basedOn w:val="DefaultParagraphFont"/>
    <w:uiPriority w:val="99"/>
    <w:unhideWhenUsed/>
    <w:rsid w:val="00C96403"/>
    <w:rPr>
      <w:color w:val="467886" w:themeColor="hyperlink"/>
      <w:u w:val="single"/>
    </w:rPr>
  </w:style>
  <w:style w:type="character" w:styleId="UnresolvedMention">
    <w:name w:val="Unresolved Mention"/>
    <w:basedOn w:val="DefaultParagraphFont"/>
    <w:uiPriority w:val="99"/>
    <w:semiHidden/>
    <w:unhideWhenUsed/>
    <w:rsid w:val="00C96403"/>
    <w:rPr>
      <w:color w:val="605E5C"/>
      <w:shd w:val="clear" w:color="auto" w:fill="E1DFDD"/>
    </w:rPr>
  </w:style>
  <w:style w:type="character" w:styleId="CommentReference">
    <w:name w:val="annotation reference"/>
    <w:basedOn w:val="DefaultParagraphFont"/>
    <w:uiPriority w:val="99"/>
    <w:semiHidden/>
    <w:unhideWhenUsed/>
    <w:rsid w:val="00CA2D6D"/>
    <w:rPr>
      <w:sz w:val="16"/>
      <w:szCs w:val="16"/>
    </w:rPr>
  </w:style>
  <w:style w:type="paragraph" w:styleId="CommentText">
    <w:name w:val="annotation text"/>
    <w:basedOn w:val="Normal"/>
    <w:link w:val="CommentTextChar"/>
    <w:uiPriority w:val="99"/>
    <w:unhideWhenUsed/>
    <w:rsid w:val="00CA2D6D"/>
    <w:rPr>
      <w:sz w:val="20"/>
      <w:szCs w:val="20"/>
    </w:rPr>
  </w:style>
  <w:style w:type="character" w:customStyle="1" w:styleId="CommentTextChar">
    <w:name w:val="Comment Text Char"/>
    <w:basedOn w:val="DefaultParagraphFont"/>
    <w:link w:val="CommentText"/>
    <w:uiPriority w:val="99"/>
    <w:rsid w:val="00CA2D6D"/>
    <w:rPr>
      <w:sz w:val="20"/>
      <w:szCs w:val="20"/>
    </w:rPr>
  </w:style>
  <w:style w:type="paragraph" w:styleId="CommentSubject">
    <w:name w:val="annotation subject"/>
    <w:basedOn w:val="CommentText"/>
    <w:next w:val="CommentText"/>
    <w:link w:val="CommentSubjectChar"/>
    <w:uiPriority w:val="99"/>
    <w:semiHidden/>
    <w:unhideWhenUsed/>
    <w:rsid w:val="00CA2D6D"/>
    <w:rPr>
      <w:b/>
      <w:bCs/>
    </w:rPr>
  </w:style>
  <w:style w:type="character" w:customStyle="1" w:styleId="CommentSubjectChar">
    <w:name w:val="Comment Subject Char"/>
    <w:basedOn w:val="CommentTextChar"/>
    <w:link w:val="CommentSubject"/>
    <w:uiPriority w:val="99"/>
    <w:semiHidden/>
    <w:rsid w:val="00CA2D6D"/>
    <w:rPr>
      <w:b/>
      <w:bCs/>
      <w:sz w:val="20"/>
      <w:szCs w:val="20"/>
    </w:rPr>
  </w:style>
  <w:style w:type="paragraph" w:styleId="Header">
    <w:name w:val="header"/>
    <w:basedOn w:val="Normal"/>
    <w:link w:val="HeaderChar"/>
    <w:uiPriority w:val="99"/>
    <w:unhideWhenUsed/>
    <w:rsid w:val="00415AD3"/>
    <w:pPr>
      <w:tabs>
        <w:tab w:val="center" w:pos="4680"/>
        <w:tab w:val="right" w:pos="9360"/>
      </w:tabs>
    </w:pPr>
  </w:style>
  <w:style w:type="character" w:customStyle="1" w:styleId="HeaderChar">
    <w:name w:val="Header Char"/>
    <w:basedOn w:val="DefaultParagraphFont"/>
    <w:link w:val="Header"/>
    <w:uiPriority w:val="99"/>
    <w:rsid w:val="00415AD3"/>
  </w:style>
  <w:style w:type="paragraph" w:styleId="Footer">
    <w:name w:val="footer"/>
    <w:basedOn w:val="Normal"/>
    <w:link w:val="FooterChar"/>
    <w:uiPriority w:val="99"/>
    <w:unhideWhenUsed/>
    <w:rsid w:val="00415AD3"/>
    <w:pPr>
      <w:tabs>
        <w:tab w:val="center" w:pos="4680"/>
        <w:tab w:val="right" w:pos="9360"/>
      </w:tabs>
    </w:pPr>
  </w:style>
  <w:style w:type="character" w:customStyle="1" w:styleId="FooterChar">
    <w:name w:val="Footer Char"/>
    <w:basedOn w:val="DefaultParagraphFont"/>
    <w:link w:val="Footer"/>
    <w:uiPriority w:val="99"/>
    <w:rsid w:val="00415AD3"/>
  </w:style>
  <w:style w:type="character" w:styleId="FollowedHyperlink">
    <w:name w:val="FollowedHyperlink"/>
    <w:basedOn w:val="DefaultParagraphFont"/>
    <w:uiPriority w:val="99"/>
    <w:semiHidden/>
    <w:unhideWhenUsed/>
    <w:rsid w:val="00B41952"/>
    <w:rPr>
      <w:color w:val="96607D" w:themeColor="followedHyperlink"/>
      <w:u w:val="single"/>
    </w:rPr>
  </w:style>
  <w:style w:type="character" w:styleId="PageNumber">
    <w:name w:val="page number"/>
    <w:basedOn w:val="DefaultParagraphFont"/>
    <w:uiPriority w:val="99"/>
    <w:semiHidden/>
    <w:unhideWhenUsed/>
    <w:rsid w:val="00177DF7"/>
  </w:style>
  <w:style w:type="paragraph" w:styleId="BodyText">
    <w:name w:val="Body Text"/>
    <w:basedOn w:val="Normal"/>
    <w:link w:val="BodyTextChar"/>
    <w:uiPriority w:val="99"/>
    <w:unhideWhenUsed/>
    <w:rsid w:val="006E3E0C"/>
    <w:pPr>
      <w:spacing w:after="120"/>
    </w:pPr>
  </w:style>
  <w:style w:type="character" w:customStyle="1" w:styleId="BodyTextChar">
    <w:name w:val="Body Text Char"/>
    <w:basedOn w:val="DefaultParagraphFont"/>
    <w:link w:val="BodyText"/>
    <w:uiPriority w:val="99"/>
    <w:rsid w:val="006E3E0C"/>
  </w:style>
  <w:style w:type="paragraph" w:styleId="BodyTextFirstIndent">
    <w:name w:val="Body Text First Indent"/>
    <w:basedOn w:val="BodyText"/>
    <w:link w:val="BodyTextFirstIndentChar"/>
    <w:uiPriority w:val="99"/>
    <w:unhideWhenUsed/>
    <w:rsid w:val="006E3E0C"/>
    <w:pPr>
      <w:spacing w:after="0"/>
      <w:ind w:firstLine="360"/>
    </w:pPr>
  </w:style>
  <w:style w:type="character" w:customStyle="1" w:styleId="BodyTextFirstIndentChar">
    <w:name w:val="Body Text First Indent Char"/>
    <w:basedOn w:val="BodyTextChar"/>
    <w:link w:val="BodyTextFirstIndent"/>
    <w:uiPriority w:val="99"/>
    <w:rsid w:val="006E3E0C"/>
  </w:style>
  <w:style w:type="paragraph" w:styleId="NoSpacing">
    <w:name w:val="No Spacing"/>
    <w:uiPriority w:val="1"/>
    <w:qFormat/>
    <w:rsid w:val="0067698C"/>
    <w:pPr>
      <w:ind w:left="10" w:hanging="10"/>
    </w:pPr>
    <w:rPr>
      <w:rFonts w:ascii="Times New Roman" w:eastAsia="Times New Roman" w:hAnsi="Times New Roman" w:cs="Times New Roman"/>
      <w:b/>
      <w:color w:val="000000"/>
      <w:sz w:val="12"/>
      <w:lang w:bidi="en-US"/>
    </w:rPr>
  </w:style>
  <w:style w:type="paragraph" w:styleId="EndnoteText">
    <w:name w:val="endnote text"/>
    <w:basedOn w:val="Normal"/>
    <w:link w:val="EndnoteTextChar"/>
    <w:uiPriority w:val="99"/>
    <w:semiHidden/>
    <w:unhideWhenUsed/>
    <w:rsid w:val="0079029E"/>
    <w:rPr>
      <w:sz w:val="20"/>
      <w:szCs w:val="20"/>
    </w:rPr>
  </w:style>
  <w:style w:type="character" w:customStyle="1" w:styleId="EndnoteTextChar">
    <w:name w:val="Endnote Text Char"/>
    <w:basedOn w:val="DefaultParagraphFont"/>
    <w:link w:val="EndnoteText"/>
    <w:uiPriority w:val="99"/>
    <w:semiHidden/>
    <w:rsid w:val="0079029E"/>
    <w:rPr>
      <w:sz w:val="20"/>
      <w:szCs w:val="20"/>
    </w:rPr>
  </w:style>
  <w:style w:type="character" w:styleId="EndnoteReference">
    <w:name w:val="endnote reference"/>
    <w:basedOn w:val="DefaultParagraphFont"/>
    <w:uiPriority w:val="99"/>
    <w:semiHidden/>
    <w:unhideWhenUsed/>
    <w:rsid w:val="0079029E"/>
    <w:rPr>
      <w:vertAlign w:val="superscript"/>
    </w:rPr>
  </w:style>
  <w:style w:type="table" w:styleId="LightGrid-Accent6">
    <w:name w:val="Light Grid Accent 6"/>
    <w:basedOn w:val="TableNormal"/>
    <w:uiPriority w:val="62"/>
    <w:semiHidden/>
    <w:unhideWhenUsed/>
    <w:rsid w:val="0079029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customStyle="1" w:styleId="ng-star-inserted">
    <w:name w:val="ng-star-inserted"/>
    <w:basedOn w:val="DefaultParagraphFont"/>
    <w:rsid w:val="00CD5EA8"/>
  </w:style>
  <w:style w:type="paragraph" w:styleId="BodyTextIndent">
    <w:name w:val="Body Text Indent"/>
    <w:basedOn w:val="Normal"/>
    <w:link w:val="BodyTextIndentChar"/>
    <w:uiPriority w:val="99"/>
    <w:unhideWhenUsed/>
    <w:rsid w:val="00D83DDE"/>
    <w:pPr>
      <w:spacing w:after="120"/>
      <w:ind w:left="360"/>
    </w:pPr>
  </w:style>
  <w:style w:type="character" w:customStyle="1" w:styleId="BodyTextIndentChar">
    <w:name w:val="Body Text Indent Char"/>
    <w:basedOn w:val="DefaultParagraphFont"/>
    <w:link w:val="BodyTextIndent"/>
    <w:uiPriority w:val="99"/>
    <w:rsid w:val="00D83DDE"/>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uiPriority w:val="99"/>
    <w:unhideWhenUsed/>
    <w:rsid w:val="00D83DDE"/>
    <w:pPr>
      <w:spacing w:after="0"/>
      <w:ind w:firstLine="360"/>
    </w:pPr>
  </w:style>
  <w:style w:type="character" w:customStyle="1" w:styleId="BodyTextFirstIndent2Char">
    <w:name w:val="Body Text First Indent 2 Char"/>
    <w:basedOn w:val="BodyTextIndentChar"/>
    <w:link w:val="BodyTextFirstIndent2"/>
    <w:uiPriority w:val="99"/>
    <w:rsid w:val="00D83D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6629">
      <w:bodyDiv w:val="1"/>
      <w:marLeft w:val="0"/>
      <w:marRight w:val="0"/>
      <w:marTop w:val="0"/>
      <w:marBottom w:val="0"/>
      <w:divBdr>
        <w:top w:val="none" w:sz="0" w:space="0" w:color="auto"/>
        <w:left w:val="none" w:sz="0" w:space="0" w:color="auto"/>
        <w:bottom w:val="none" w:sz="0" w:space="0" w:color="auto"/>
        <w:right w:val="none" w:sz="0" w:space="0" w:color="auto"/>
      </w:divBdr>
    </w:div>
    <w:div w:id="11297854">
      <w:bodyDiv w:val="1"/>
      <w:marLeft w:val="0"/>
      <w:marRight w:val="0"/>
      <w:marTop w:val="0"/>
      <w:marBottom w:val="0"/>
      <w:divBdr>
        <w:top w:val="none" w:sz="0" w:space="0" w:color="auto"/>
        <w:left w:val="none" w:sz="0" w:space="0" w:color="auto"/>
        <w:bottom w:val="none" w:sz="0" w:space="0" w:color="auto"/>
        <w:right w:val="none" w:sz="0" w:space="0" w:color="auto"/>
      </w:divBdr>
    </w:div>
    <w:div w:id="11298275">
      <w:bodyDiv w:val="1"/>
      <w:marLeft w:val="0"/>
      <w:marRight w:val="0"/>
      <w:marTop w:val="0"/>
      <w:marBottom w:val="0"/>
      <w:divBdr>
        <w:top w:val="none" w:sz="0" w:space="0" w:color="auto"/>
        <w:left w:val="none" w:sz="0" w:space="0" w:color="auto"/>
        <w:bottom w:val="none" w:sz="0" w:space="0" w:color="auto"/>
        <w:right w:val="none" w:sz="0" w:space="0" w:color="auto"/>
      </w:divBdr>
    </w:div>
    <w:div w:id="11345542">
      <w:bodyDiv w:val="1"/>
      <w:marLeft w:val="0"/>
      <w:marRight w:val="0"/>
      <w:marTop w:val="0"/>
      <w:marBottom w:val="0"/>
      <w:divBdr>
        <w:top w:val="none" w:sz="0" w:space="0" w:color="auto"/>
        <w:left w:val="none" w:sz="0" w:space="0" w:color="auto"/>
        <w:bottom w:val="none" w:sz="0" w:space="0" w:color="auto"/>
        <w:right w:val="none" w:sz="0" w:space="0" w:color="auto"/>
      </w:divBdr>
    </w:div>
    <w:div w:id="14113135">
      <w:bodyDiv w:val="1"/>
      <w:marLeft w:val="0"/>
      <w:marRight w:val="0"/>
      <w:marTop w:val="0"/>
      <w:marBottom w:val="0"/>
      <w:divBdr>
        <w:top w:val="none" w:sz="0" w:space="0" w:color="auto"/>
        <w:left w:val="none" w:sz="0" w:space="0" w:color="auto"/>
        <w:bottom w:val="none" w:sz="0" w:space="0" w:color="auto"/>
        <w:right w:val="none" w:sz="0" w:space="0" w:color="auto"/>
      </w:divBdr>
    </w:div>
    <w:div w:id="18043948">
      <w:bodyDiv w:val="1"/>
      <w:marLeft w:val="0"/>
      <w:marRight w:val="0"/>
      <w:marTop w:val="0"/>
      <w:marBottom w:val="0"/>
      <w:divBdr>
        <w:top w:val="none" w:sz="0" w:space="0" w:color="auto"/>
        <w:left w:val="none" w:sz="0" w:space="0" w:color="auto"/>
        <w:bottom w:val="none" w:sz="0" w:space="0" w:color="auto"/>
        <w:right w:val="none" w:sz="0" w:space="0" w:color="auto"/>
      </w:divBdr>
    </w:div>
    <w:div w:id="18361326">
      <w:bodyDiv w:val="1"/>
      <w:marLeft w:val="0"/>
      <w:marRight w:val="0"/>
      <w:marTop w:val="0"/>
      <w:marBottom w:val="0"/>
      <w:divBdr>
        <w:top w:val="none" w:sz="0" w:space="0" w:color="auto"/>
        <w:left w:val="none" w:sz="0" w:space="0" w:color="auto"/>
        <w:bottom w:val="none" w:sz="0" w:space="0" w:color="auto"/>
        <w:right w:val="none" w:sz="0" w:space="0" w:color="auto"/>
      </w:divBdr>
      <w:divsChild>
        <w:div w:id="179066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30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8730">
      <w:bodyDiv w:val="1"/>
      <w:marLeft w:val="0"/>
      <w:marRight w:val="0"/>
      <w:marTop w:val="0"/>
      <w:marBottom w:val="0"/>
      <w:divBdr>
        <w:top w:val="none" w:sz="0" w:space="0" w:color="auto"/>
        <w:left w:val="none" w:sz="0" w:space="0" w:color="auto"/>
        <w:bottom w:val="none" w:sz="0" w:space="0" w:color="auto"/>
        <w:right w:val="none" w:sz="0" w:space="0" w:color="auto"/>
      </w:divBdr>
      <w:divsChild>
        <w:div w:id="543636217">
          <w:marLeft w:val="0"/>
          <w:marRight w:val="0"/>
          <w:marTop w:val="0"/>
          <w:marBottom w:val="0"/>
          <w:divBdr>
            <w:top w:val="none" w:sz="0" w:space="0" w:color="auto"/>
            <w:left w:val="none" w:sz="0" w:space="0" w:color="auto"/>
            <w:bottom w:val="none" w:sz="0" w:space="0" w:color="auto"/>
            <w:right w:val="none" w:sz="0" w:space="0" w:color="auto"/>
          </w:divBdr>
          <w:divsChild>
            <w:div w:id="1237741783">
              <w:marLeft w:val="0"/>
              <w:marRight w:val="0"/>
              <w:marTop w:val="0"/>
              <w:marBottom w:val="0"/>
              <w:divBdr>
                <w:top w:val="none" w:sz="0" w:space="0" w:color="auto"/>
                <w:left w:val="none" w:sz="0" w:space="0" w:color="auto"/>
                <w:bottom w:val="none" w:sz="0" w:space="0" w:color="auto"/>
                <w:right w:val="none" w:sz="0" w:space="0" w:color="auto"/>
              </w:divBdr>
              <w:divsChild>
                <w:div w:id="52780270">
                  <w:marLeft w:val="0"/>
                  <w:marRight w:val="0"/>
                  <w:marTop w:val="0"/>
                  <w:marBottom w:val="0"/>
                  <w:divBdr>
                    <w:top w:val="none" w:sz="0" w:space="0" w:color="auto"/>
                    <w:left w:val="none" w:sz="0" w:space="0" w:color="auto"/>
                    <w:bottom w:val="none" w:sz="0" w:space="0" w:color="auto"/>
                    <w:right w:val="none" w:sz="0" w:space="0" w:color="auto"/>
                  </w:divBdr>
                  <w:divsChild>
                    <w:div w:id="15092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217">
      <w:bodyDiv w:val="1"/>
      <w:marLeft w:val="0"/>
      <w:marRight w:val="0"/>
      <w:marTop w:val="0"/>
      <w:marBottom w:val="0"/>
      <w:divBdr>
        <w:top w:val="none" w:sz="0" w:space="0" w:color="auto"/>
        <w:left w:val="none" w:sz="0" w:space="0" w:color="auto"/>
        <w:bottom w:val="none" w:sz="0" w:space="0" w:color="auto"/>
        <w:right w:val="none" w:sz="0" w:space="0" w:color="auto"/>
      </w:divBdr>
      <w:divsChild>
        <w:div w:id="1204368030">
          <w:marLeft w:val="0"/>
          <w:marRight w:val="0"/>
          <w:marTop w:val="0"/>
          <w:marBottom w:val="0"/>
          <w:divBdr>
            <w:top w:val="none" w:sz="0" w:space="0" w:color="auto"/>
            <w:left w:val="none" w:sz="0" w:space="0" w:color="auto"/>
            <w:bottom w:val="none" w:sz="0" w:space="0" w:color="auto"/>
            <w:right w:val="none" w:sz="0" w:space="0" w:color="auto"/>
          </w:divBdr>
          <w:divsChild>
            <w:div w:id="1571885242">
              <w:marLeft w:val="0"/>
              <w:marRight w:val="0"/>
              <w:marTop w:val="0"/>
              <w:marBottom w:val="0"/>
              <w:divBdr>
                <w:top w:val="none" w:sz="0" w:space="0" w:color="auto"/>
                <w:left w:val="none" w:sz="0" w:space="0" w:color="auto"/>
                <w:bottom w:val="none" w:sz="0" w:space="0" w:color="auto"/>
                <w:right w:val="none" w:sz="0" w:space="0" w:color="auto"/>
              </w:divBdr>
              <w:divsChild>
                <w:div w:id="793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4720">
      <w:bodyDiv w:val="1"/>
      <w:marLeft w:val="0"/>
      <w:marRight w:val="0"/>
      <w:marTop w:val="0"/>
      <w:marBottom w:val="0"/>
      <w:divBdr>
        <w:top w:val="none" w:sz="0" w:space="0" w:color="auto"/>
        <w:left w:val="none" w:sz="0" w:space="0" w:color="auto"/>
        <w:bottom w:val="none" w:sz="0" w:space="0" w:color="auto"/>
        <w:right w:val="none" w:sz="0" w:space="0" w:color="auto"/>
      </w:divBdr>
    </w:div>
    <w:div w:id="26026776">
      <w:bodyDiv w:val="1"/>
      <w:marLeft w:val="0"/>
      <w:marRight w:val="0"/>
      <w:marTop w:val="0"/>
      <w:marBottom w:val="0"/>
      <w:divBdr>
        <w:top w:val="none" w:sz="0" w:space="0" w:color="auto"/>
        <w:left w:val="none" w:sz="0" w:space="0" w:color="auto"/>
        <w:bottom w:val="none" w:sz="0" w:space="0" w:color="auto"/>
        <w:right w:val="none" w:sz="0" w:space="0" w:color="auto"/>
      </w:divBdr>
    </w:div>
    <w:div w:id="26683926">
      <w:bodyDiv w:val="1"/>
      <w:marLeft w:val="0"/>
      <w:marRight w:val="0"/>
      <w:marTop w:val="0"/>
      <w:marBottom w:val="0"/>
      <w:divBdr>
        <w:top w:val="none" w:sz="0" w:space="0" w:color="auto"/>
        <w:left w:val="none" w:sz="0" w:space="0" w:color="auto"/>
        <w:bottom w:val="none" w:sz="0" w:space="0" w:color="auto"/>
        <w:right w:val="none" w:sz="0" w:space="0" w:color="auto"/>
      </w:divBdr>
      <w:divsChild>
        <w:div w:id="1138837811">
          <w:marLeft w:val="0"/>
          <w:marRight w:val="0"/>
          <w:marTop w:val="0"/>
          <w:marBottom w:val="0"/>
          <w:divBdr>
            <w:top w:val="none" w:sz="0" w:space="0" w:color="auto"/>
            <w:left w:val="none" w:sz="0" w:space="0" w:color="auto"/>
            <w:bottom w:val="none" w:sz="0" w:space="0" w:color="auto"/>
            <w:right w:val="none" w:sz="0" w:space="0" w:color="auto"/>
          </w:divBdr>
          <w:divsChild>
            <w:div w:id="2011827429">
              <w:marLeft w:val="0"/>
              <w:marRight w:val="0"/>
              <w:marTop w:val="0"/>
              <w:marBottom w:val="0"/>
              <w:divBdr>
                <w:top w:val="none" w:sz="0" w:space="0" w:color="auto"/>
                <w:left w:val="none" w:sz="0" w:space="0" w:color="auto"/>
                <w:bottom w:val="none" w:sz="0" w:space="0" w:color="auto"/>
                <w:right w:val="none" w:sz="0" w:space="0" w:color="auto"/>
              </w:divBdr>
              <w:divsChild>
                <w:div w:id="348682185">
                  <w:marLeft w:val="0"/>
                  <w:marRight w:val="0"/>
                  <w:marTop w:val="0"/>
                  <w:marBottom w:val="0"/>
                  <w:divBdr>
                    <w:top w:val="none" w:sz="0" w:space="0" w:color="auto"/>
                    <w:left w:val="none" w:sz="0" w:space="0" w:color="auto"/>
                    <w:bottom w:val="none" w:sz="0" w:space="0" w:color="auto"/>
                    <w:right w:val="none" w:sz="0" w:space="0" w:color="auto"/>
                  </w:divBdr>
                  <w:divsChild>
                    <w:div w:id="5185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2344">
          <w:marLeft w:val="0"/>
          <w:marRight w:val="0"/>
          <w:marTop w:val="0"/>
          <w:marBottom w:val="0"/>
          <w:divBdr>
            <w:top w:val="none" w:sz="0" w:space="0" w:color="auto"/>
            <w:left w:val="none" w:sz="0" w:space="0" w:color="auto"/>
            <w:bottom w:val="none" w:sz="0" w:space="0" w:color="auto"/>
            <w:right w:val="none" w:sz="0" w:space="0" w:color="auto"/>
          </w:divBdr>
          <w:divsChild>
            <w:div w:id="102845079">
              <w:marLeft w:val="0"/>
              <w:marRight w:val="0"/>
              <w:marTop w:val="0"/>
              <w:marBottom w:val="0"/>
              <w:divBdr>
                <w:top w:val="none" w:sz="0" w:space="0" w:color="auto"/>
                <w:left w:val="none" w:sz="0" w:space="0" w:color="auto"/>
                <w:bottom w:val="none" w:sz="0" w:space="0" w:color="auto"/>
                <w:right w:val="none" w:sz="0" w:space="0" w:color="auto"/>
              </w:divBdr>
              <w:divsChild>
                <w:div w:id="632104045">
                  <w:marLeft w:val="0"/>
                  <w:marRight w:val="0"/>
                  <w:marTop w:val="0"/>
                  <w:marBottom w:val="0"/>
                  <w:divBdr>
                    <w:top w:val="none" w:sz="0" w:space="0" w:color="auto"/>
                    <w:left w:val="none" w:sz="0" w:space="0" w:color="auto"/>
                    <w:bottom w:val="none" w:sz="0" w:space="0" w:color="auto"/>
                    <w:right w:val="none" w:sz="0" w:space="0" w:color="auto"/>
                  </w:divBdr>
                  <w:divsChild>
                    <w:div w:id="916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9388">
      <w:bodyDiv w:val="1"/>
      <w:marLeft w:val="0"/>
      <w:marRight w:val="0"/>
      <w:marTop w:val="0"/>
      <w:marBottom w:val="0"/>
      <w:divBdr>
        <w:top w:val="none" w:sz="0" w:space="0" w:color="auto"/>
        <w:left w:val="none" w:sz="0" w:space="0" w:color="auto"/>
        <w:bottom w:val="none" w:sz="0" w:space="0" w:color="auto"/>
        <w:right w:val="none" w:sz="0" w:space="0" w:color="auto"/>
      </w:divBdr>
      <w:divsChild>
        <w:div w:id="1732121695">
          <w:marLeft w:val="0"/>
          <w:marRight w:val="0"/>
          <w:marTop w:val="0"/>
          <w:marBottom w:val="0"/>
          <w:divBdr>
            <w:top w:val="none" w:sz="0" w:space="0" w:color="auto"/>
            <w:left w:val="none" w:sz="0" w:space="0" w:color="auto"/>
            <w:bottom w:val="none" w:sz="0" w:space="0" w:color="auto"/>
            <w:right w:val="none" w:sz="0" w:space="0" w:color="auto"/>
          </w:divBdr>
          <w:divsChild>
            <w:div w:id="712534543">
              <w:marLeft w:val="0"/>
              <w:marRight w:val="0"/>
              <w:marTop w:val="0"/>
              <w:marBottom w:val="0"/>
              <w:divBdr>
                <w:top w:val="none" w:sz="0" w:space="0" w:color="auto"/>
                <w:left w:val="none" w:sz="0" w:space="0" w:color="auto"/>
                <w:bottom w:val="none" w:sz="0" w:space="0" w:color="auto"/>
                <w:right w:val="none" w:sz="0" w:space="0" w:color="auto"/>
              </w:divBdr>
              <w:divsChild>
                <w:div w:id="6153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721">
      <w:bodyDiv w:val="1"/>
      <w:marLeft w:val="0"/>
      <w:marRight w:val="0"/>
      <w:marTop w:val="0"/>
      <w:marBottom w:val="0"/>
      <w:divBdr>
        <w:top w:val="none" w:sz="0" w:space="0" w:color="auto"/>
        <w:left w:val="none" w:sz="0" w:space="0" w:color="auto"/>
        <w:bottom w:val="none" w:sz="0" w:space="0" w:color="auto"/>
        <w:right w:val="none" w:sz="0" w:space="0" w:color="auto"/>
      </w:divBdr>
    </w:div>
    <w:div w:id="30762348">
      <w:bodyDiv w:val="1"/>
      <w:marLeft w:val="0"/>
      <w:marRight w:val="0"/>
      <w:marTop w:val="0"/>
      <w:marBottom w:val="0"/>
      <w:divBdr>
        <w:top w:val="none" w:sz="0" w:space="0" w:color="auto"/>
        <w:left w:val="none" w:sz="0" w:space="0" w:color="auto"/>
        <w:bottom w:val="none" w:sz="0" w:space="0" w:color="auto"/>
        <w:right w:val="none" w:sz="0" w:space="0" w:color="auto"/>
      </w:divBdr>
      <w:divsChild>
        <w:div w:id="1195658918">
          <w:marLeft w:val="0"/>
          <w:marRight w:val="0"/>
          <w:marTop w:val="0"/>
          <w:marBottom w:val="0"/>
          <w:divBdr>
            <w:top w:val="none" w:sz="0" w:space="0" w:color="auto"/>
            <w:left w:val="none" w:sz="0" w:space="0" w:color="auto"/>
            <w:bottom w:val="none" w:sz="0" w:space="0" w:color="auto"/>
            <w:right w:val="none" w:sz="0" w:space="0" w:color="auto"/>
          </w:divBdr>
        </w:div>
        <w:div w:id="1516188269">
          <w:marLeft w:val="0"/>
          <w:marRight w:val="0"/>
          <w:marTop w:val="0"/>
          <w:marBottom w:val="0"/>
          <w:divBdr>
            <w:top w:val="none" w:sz="0" w:space="0" w:color="auto"/>
            <w:left w:val="none" w:sz="0" w:space="0" w:color="auto"/>
            <w:bottom w:val="none" w:sz="0" w:space="0" w:color="auto"/>
            <w:right w:val="none" w:sz="0" w:space="0" w:color="auto"/>
          </w:divBdr>
        </w:div>
        <w:div w:id="78453785">
          <w:marLeft w:val="0"/>
          <w:marRight w:val="0"/>
          <w:marTop w:val="0"/>
          <w:marBottom w:val="0"/>
          <w:divBdr>
            <w:top w:val="none" w:sz="0" w:space="0" w:color="auto"/>
            <w:left w:val="none" w:sz="0" w:space="0" w:color="auto"/>
            <w:bottom w:val="none" w:sz="0" w:space="0" w:color="auto"/>
            <w:right w:val="none" w:sz="0" w:space="0" w:color="auto"/>
          </w:divBdr>
        </w:div>
      </w:divsChild>
    </w:div>
    <w:div w:id="32928505">
      <w:bodyDiv w:val="1"/>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770515830">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237">
      <w:bodyDiv w:val="1"/>
      <w:marLeft w:val="0"/>
      <w:marRight w:val="0"/>
      <w:marTop w:val="0"/>
      <w:marBottom w:val="0"/>
      <w:divBdr>
        <w:top w:val="none" w:sz="0" w:space="0" w:color="auto"/>
        <w:left w:val="none" w:sz="0" w:space="0" w:color="auto"/>
        <w:bottom w:val="none" w:sz="0" w:space="0" w:color="auto"/>
        <w:right w:val="none" w:sz="0" w:space="0" w:color="auto"/>
      </w:divBdr>
      <w:divsChild>
        <w:div w:id="221252622">
          <w:marLeft w:val="0"/>
          <w:marRight w:val="0"/>
          <w:marTop w:val="0"/>
          <w:marBottom w:val="0"/>
          <w:divBdr>
            <w:top w:val="none" w:sz="0" w:space="0" w:color="auto"/>
            <w:left w:val="none" w:sz="0" w:space="0" w:color="auto"/>
            <w:bottom w:val="none" w:sz="0" w:space="0" w:color="auto"/>
            <w:right w:val="none" w:sz="0" w:space="0" w:color="auto"/>
          </w:divBdr>
          <w:divsChild>
            <w:div w:id="729352033">
              <w:marLeft w:val="0"/>
              <w:marRight w:val="0"/>
              <w:marTop w:val="0"/>
              <w:marBottom w:val="0"/>
              <w:divBdr>
                <w:top w:val="none" w:sz="0" w:space="0" w:color="auto"/>
                <w:left w:val="none" w:sz="0" w:space="0" w:color="auto"/>
                <w:bottom w:val="none" w:sz="0" w:space="0" w:color="auto"/>
                <w:right w:val="none" w:sz="0" w:space="0" w:color="auto"/>
              </w:divBdr>
              <w:divsChild>
                <w:div w:id="46877969">
                  <w:marLeft w:val="0"/>
                  <w:marRight w:val="0"/>
                  <w:marTop w:val="0"/>
                  <w:marBottom w:val="0"/>
                  <w:divBdr>
                    <w:top w:val="none" w:sz="0" w:space="0" w:color="auto"/>
                    <w:left w:val="none" w:sz="0" w:space="0" w:color="auto"/>
                    <w:bottom w:val="none" w:sz="0" w:space="0" w:color="auto"/>
                    <w:right w:val="none" w:sz="0" w:space="0" w:color="auto"/>
                  </w:divBdr>
                  <w:divsChild>
                    <w:div w:id="18371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2243">
      <w:bodyDiv w:val="1"/>
      <w:marLeft w:val="0"/>
      <w:marRight w:val="0"/>
      <w:marTop w:val="0"/>
      <w:marBottom w:val="0"/>
      <w:divBdr>
        <w:top w:val="none" w:sz="0" w:space="0" w:color="auto"/>
        <w:left w:val="none" w:sz="0" w:space="0" w:color="auto"/>
        <w:bottom w:val="none" w:sz="0" w:space="0" w:color="auto"/>
        <w:right w:val="none" w:sz="0" w:space="0" w:color="auto"/>
      </w:divBdr>
    </w:div>
    <w:div w:id="41172069">
      <w:bodyDiv w:val="1"/>
      <w:marLeft w:val="0"/>
      <w:marRight w:val="0"/>
      <w:marTop w:val="0"/>
      <w:marBottom w:val="0"/>
      <w:divBdr>
        <w:top w:val="none" w:sz="0" w:space="0" w:color="auto"/>
        <w:left w:val="none" w:sz="0" w:space="0" w:color="auto"/>
        <w:bottom w:val="none" w:sz="0" w:space="0" w:color="auto"/>
        <w:right w:val="none" w:sz="0" w:space="0" w:color="auto"/>
      </w:divBdr>
    </w:div>
    <w:div w:id="44064056">
      <w:bodyDiv w:val="1"/>
      <w:marLeft w:val="0"/>
      <w:marRight w:val="0"/>
      <w:marTop w:val="0"/>
      <w:marBottom w:val="0"/>
      <w:divBdr>
        <w:top w:val="none" w:sz="0" w:space="0" w:color="auto"/>
        <w:left w:val="none" w:sz="0" w:space="0" w:color="auto"/>
        <w:bottom w:val="none" w:sz="0" w:space="0" w:color="auto"/>
        <w:right w:val="none" w:sz="0" w:space="0" w:color="auto"/>
      </w:divBdr>
    </w:div>
    <w:div w:id="52242209">
      <w:bodyDiv w:val="1"/>
      <w:marLeft w:val="0"/>
      <w:marRight w:val="0"/>
      <w:marTop w:val="0"/>
      <w:marBottom w:val="0"/>
      <w:divBdr>
        <w:top w:val="none" w:sz="0" w:space="0" w:color="auto"/>
        <w:left w:val="none" w:sz="0" w:space="0" w:color="auto"/>
        <w:bottom w:val="none" w:sz="0" w:space="0" w:color="auto"/>
        <w:right w:val="none" w:sz="0" w:space="0" w:color="auto"/>
      </w:divBdr>
      <w:divsChild>
        <w:div w:id="939800553">
          <w:marLeft w:val="0"/>
          <w:marRight w:val="0"/>
          <w:marTop w:val="0"/>
          <w:marBottom w:val="0"/>
          <w:divBdr>
            <w:top w:val="none" w:sz="0" w:space="0" w:color="auto"/>
            <w:left w:val="none" w:sz="0" w:space="0" w:color="auto"/>
            <w:bottom w:val="none" w:sz="0" w:space="0" w:color="auto"/>
            <w:right w:val="none" w:sz="0" w:space="0" w:color="auto"/>
          </w:divBdr>
          <w:divsChild>
            <w:div w:id="712732935">
              <w:marLeft w:val="0"/>
              <w:marRight w:val="0"/>
              <w:marTop w:val="0"/>
              <w:marBottom w:val="0"/>
              <w:divBdr>
                <w:top w:val="none" w:sz="0" w:space="0" w:color="auto"/>
                <w:left w:val="none" w:sz="0" w:space="0" w:color="auto"/>
                <w:bottom w:val="none" w:sz="0" w:space="0" w:color="auto"/>
                <w:right w:val="none" w:sz="0" w:space="0" w:color="auto"/>
              </w:divBdr>
              <w:divsChild>
                <w:div w:id="14201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4743">
      <w:bodyDiv w:val="1"/>
      <w:marLeft w:val="0"/>
      <w:marRight w:val="0"/>
      <w:marTop w:val="0"/>
      <w:marBottom w:val="0"/>
      <w:divBdr>
        <w:top w:val="none" w:sz="0" w:space="0" w:color="auto"/>
        <w:left w:val="none" w:sz="0" w:space="0" w:color="auto"/>
        <w:bottom w:val="none" w:sz="0" w:space="0" w:color="auto"/>
        <w:right w:val="none" w:sz="0" w:space="0" w:color="auto"/>
      </w:divBdr>
    </w:div>
    <w:div w:id="64886910">
      <w:bodyDiv w:val="1"/>
      <w:marLeft w:val="0"/>
      <w:marRight w:val="0"/>
      <w:marTop w:val="0"/>
      <w:marBottom w:val="0"/>
      <w:divBdr>
        <w:top w:val="none" w:sz="0" w:space="0" w:color="auto"/>
        <w:left w:val="none" w:sz="0" w:space="0" w:color="auto"/>
        <w:bottom w:val="none" w:sz="0" w:space="0" w:color="auto"/>
        <w:right w:val="none" w:sz="0" w:space="0" w:color="auto"/>
      </w:divBdr>
    </w:div>
    <w:div w:id="64956416">
      <w:bodyDiv w:val="1"/>
      <w:marLeft w:val="0"/>
      <w:marRight w:val="0"/>
      <w:marTop w:val="0"/>
      <w:marBottom w:val="0"/>
      <w:divBdr>
        <w:top w:val="none" w:sz="0" w:space="0" w:color="auto"/>
        <w:left w:val="none" w:sz="0" w:space="0" w:color="auto"/>
        <w:bottom w:val="none" w:sz="0" w:space="0" w:color="auto"/>
        <w:right w:val="none" w:sz="0" w:space="0" w:color="auto"/>
      </w:divBdr>
      <w:divsChild>
        <w:div w:id="197740652">
          <w:marLeft w:val="0"/>
          <w:marRight w:val="0"/>
          <w:marTop w:val="0"/>
          <w:marBottom w:val="0"/>
          <w:divBdr>
            <w:top w:val="none" w:sz="0" w:space="0" w:color="auto"/>
            <w:left w:val="none" w:sz="0" w:space="0" w:color="auto"/>
            <w:bottom w:val="none" w:sz="0" w:space="0" w:color="auto"/>
            <w:right w:val="none" w:sz="0" w:space="0" w:color="auto"/>
          </w:divBdr>
          <w:divsChild>
            <w:div w:id="1271277451">
              <w:marLeft w:val="0"/>
              <w:marRight w:val="0"/>
              <w:marTop w:val="0"/>
              <w:marBottom w:val="0"/>
              <w:divBdr>
                <w:top w:val="none" w:sz="0" w:space="0" w:color="auto"/>
                <w:left w:val="none" w:sz="0" w:space="0" w:color="auto"/>
                <w:bottom w:val="none" w:sz="0" w:space="0" w:color="auto"/>
                <w:right w:val="none" w:sz="0" w:space="0" w:color="auto"/>
              </w:divBdr>
              <w:divsChild>
                <w:div w:id="19746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2148">
      <w:bodyDiv w:val="1"/>
      <w:marLeft w:val="0"/>
      <w:marRight w:val="0"/>
      <w:marTop w:val="0"/>
      <w:marBottom w:val="0"/>
      <w:divBdr>
        <w:top w:val="none" w:sz="0" w:space="0" w:color="auto"/>
        <w:left w:val="none" w:sz="0" w:space="0" w:color="auto"/>
        <w:bottom w:val="none" w:sz="0" w:space="0" w:color="auto"/>
        <w:right w:val="none" w:sz="0" w:space="0" w:color="auto"/>
      </w:divBdr>
    </w:div>
    <w:div w:id="67190956">
      <w:bodyDiv w:val="1"/>
      <w:marLeft w:val="0"/>
      <w:marRight w:val="0"/>
      <w:marTop w:val="0"/>
      <w:marBottom w:val="0"/>
      <w:divBdr>
        <w:top w:val="none" w:sz="0" w:space="0" w:color="auto"/>
        <w:left w:val="none" w:sz="0" w:space="0" w:color="auto"/>
        <w:bottom w:val="none" w:sz="0" w:space="0" w:color="auto"/>
        <w:right w:val="none" w:sz="0" w:space="0" w:color="auto"/>
      </w:divBdr>
      <w:divsChild>
        <w:div w:id="755324801">
          <w:marLeft w:val="0"/>
          <w:marRight w:val="0"/>
          <w:marTop w:val="0"/>
          <w:marBottom w:val="0"/>
          <w:divBdr>
            <w:top w:val="none" w:sz="0" w:space="0" w:color="auto"/>
            <w:left w:val="none" w:sz="0" w:space="0" w:color="auto"/>
            <w:bottom w:val="none" w:sz="0" w:space="0" w:color="auto"/>
            <w:right w:val="none" w:sz="0" w:space="0" w:color="auto"/>
          </w:divBdr>
          <w:divsChild>
            <w:div w:id="592395533">
              <w:marLeft w:val="0"/>
              <w:marRight w:val="0"/>
              <w:marTop w:val="0"/>
              <w:marBottom w:val="0"/>
              <w:divBdr>
                <w:top w:val="none" w:sz="0" w:space="0" w:color="auto"/>
                <w:left w:val="none" w:sz="0" w:space="0" w:color="auto"/>
                <w:bottom w:val="none" w:sz="0" w:space="0" w:color="auto"/>
                <w:right w:val="none" w:sz="0" w:space="0" w:color="auto"/>
              </w:divBdr>
              <w:divsChild>
                <w:div w:id="1208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7094">
      <w:bodyDiv w:val="1"/>
      <w:marLeft w:val="0"/>
      <w:marRight w:val="0"/>
      <w:marTop w:val="0"/>
      <w:marBottom w:val="0"/>
      <w:divBdr>
        <w:top w:val="none" w:sz="0" w:space="0" w:color="auto"/>
        <w:left w:val="none" w:sz="0" w:space="0" w:color="auto"/>
        <w:bottom w:val="none" w:sz="0" w:space="0" w:color="auto"/>
        <w:right w:val="none" w:sz="0" w:space="0" w:color="auto"/>
      </w:divBdr>
    </w:div>
    <w:div w:id="71322510">
      <w:bodyDiv w:val="1"/>
      <w:marLeft w:val="0"/>
      <w:marRight w:val="0"/>
      <w:marTop w:val="0"/>
      <w:marBottom w:val="0"/>
      <w:divBdr>
        <w:top w:val="none" w:sz="0" w:space="0" w:color="auto"/>
        <w:left w:val="none" w:sz="0" w:space="0" w:color="auto"/>
        <w:bottom w:val="none" w:sz="0" w:space="0" w:color="auto"/>
        <w:right w:val="none" w:sz="0" w:space="0" w:color="auto"/>
      </w:divBdr>
      <w:divsChild>
        <w:div w:id="58752145">
          <w:marLeft w:val="0"/>
          <w:marRight w:val="0"/>
          <w:marTop w:val="0"/>
          <w:marBottom w:val="0"/>
          <w:divBdr>
            <w:top w:val="none" w:sz="0" w:space="0" w:color="auto"/>
            <w:left w:val="none" w:sz="0" w:space="0" w:color="auto"/>
            <w:bottom w:val="none" w:sz="0" w:space="0" w:color="auto"/>
            <w:right w:val="none" w:sz="0" w:space="0" w:color="auto"/>
          </w:divBdr>
          <w:divsChild>
            <w:div w:id="1027411986">
              <w:marLeft w:val="0"/>
              <w:marRight w:val="0"/>
              <w:marTop w:val="0"/>
              <w:marBottom w:val="0"/>
              <w:divBdr>
                <w:top w:val="none" w:sz="0" w:space="0" w:color="auto"/>
                <w:left w:val="none" w:sz="0" w:space="0" w:color="auto"/>
                <w:bottom w:val="none" w:sz="0" w:space="0" w:color="auto"/>
                <w:right w:val="none" w:sz="0" w:space="0" w:color="auto"/>
              </w:divBdr>
              <w:divsChild>
                <w:div w:id="7978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7862">
      <w:bodyDiv w:val="1"/>
      <w:marLeft w:val="0"/>
      <w:marRight w:val="0"/>
      <w:marTop w:val="0"/>
      <w:marBottom w:val="0"/>
      <w:divBdr>
        <w:top w:val="none" w:sz="0" w:space="0" w:color="auto"/>
        <w:left w:val="none" w:sz="0" w:space="0" w:color="auto"/>
        <w:bottom w:val="none" w:sz="0" w:space="0" w:color="auto"/>
        <w:right w:val="none" w:sz="0" w:space="0" w:color="auto"/>
      </w:divBdr>
      <w:divsChild>
        <w:div w:id="692850369">
          <w:marLeft w:val="0"/>
          <w:marRight w:val="0"/>
          <w:marTop w:val="0"/>
          <w:marBottom w:val="0"/>
          <w:divBdr>
            <w:top w:val="none" w:sz="0" w:space="0" w:color="auto"/>
            <w:left w:val="none" w:sz="0" w:space="0" w:color="auto"/>
            <w:bottom w:val="none" w:sz="0" w:space="0" w:color="auto"/>
            <w:right w:val="none" w:sz="0" w:space="0" w:color="auto"/>
          </w:divBdr>
          <w:divsChild>
            <w:div w:id="1026055602">
              <w:marLeft w:val="0"/>
              <w:marRight w:val="0"/>
              <w:marTop w:val="0"/>
              <w:marBottom w:val="0"/>
              <w:divBdr>
                <w:top w:val="none" w:sz="0" w:space="0" w:color="auto"/>
                <w:left w:val="none" w:sz="0" w:space="0" w:color="auto"/>
                <w:bottom w:val="none" w:sz="0" w:space="0" w:color="auto"/>
                <w:right w:val="none" w:sz="0" w:space="0" w:color="auto"/>
              </w:divBdr>
              <w:divsChild>
                <w:div w:id="1642882670">
                  <w:marLeft w:val="0"/>
                  <w:marRight w:val="0"/>
                  <w:marTop w:val="0"/>
                  <w:marBottom w:val="0"/>
                  <w:divBdr>
                    <w:top w:val="none" w:sz="0" w:space="0" w:color="auto"/>
                    <w:left w:val="none" w:sz="0" w:space="0" w:color="auto"/>
                    <w:bottom w:val="none" w:sz="0" w:space="0" w:color="auto"/>
                    <w:right w:val="none" w:sz="0" w:space="0" w:color="auto"/>
                  </w:divBdr>
                  <w:divsChild>
                    <w:div w:id="8306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8678">
      <w:bodyDiv w:val="1"/>
      <w:marLeft w:val="0"/>
      <w:marRight w:val="0"/>
      <w:marTop w:val="0"/>
      <w:marBottom w:val="0"/>
      <w:divBdr>
        <w:top w:val="none" w:sz="0" w:space="0" w:color="auto"/>
        <w:left w:val="none" w:sz="0" w:space="0" w:color="auto"/>
        <w:bottom w:val="none" w:sz="0" w:space="0" w:color="auto"/>
        <w:right w:val="none" w:sz="0" w:space="0" w:color="auto"/>
      </w:divBdr>
    </w:div>
    <w:div w:id="81998556">
      <w:bodyDiv w:val="1"/>
      <w:marLeft w:val="0"/>
      <w:marRight w:val="0"/>
      <w:marTop w:val="0"/>
      <w:marBottom w:val="0"/>
      <w:divBdr>
        <w:top w:val="none" w:sz="0" w:space="0" w:color="auto"/>
        <w:left w:val="none" w:sz="0" w:space="0" w:color="auto"/>
        <w:bottom w:val="none" w:sz="0" w:space="0" w:color="auto"/>
        <w:right w:val="none" w:sz="0" w:space="0" w:color="auto"/>
      </w:divBdr>
    </w:div>
    <w:div w:id="82145774">
      <w:bodyDiv w:val="1"/>
      <w:marLeft w:val="0"/>
      <w:marRight w:val="0"/>
      <w:marTop w:val="0"/>
      <w:marBottom w:val="0"/>
      <w:divBdr>
        <w:top w:val="none" w:sz="0" w:space="0" w:color="auto"/>
        <w:left w:val="none" w:sz="0" w:space="0" w:color="auto"/>
        <w:bottom w:val="none" w:sz="0" w:space="0" w:color="auto"/>
        <w:right w:val="none" w:sz="0" w:space="0" w:color="auto"/>
      </w:divBdr>
      <w:divsChild>
        <w:div w:id="15252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3048">
      <w:bodyDiv w:val="1"/>
      <w:marLeft w:val="0"/>
      <w:marRight w:val="0"/>
      <w:marTop w:val="0"/>
      <w:marBottom w:val="0"/>
      <w:divBdr>
        <w:top w:val="none" w:sz="0" w:space="0" w:color="auto"/>
        <w:left w:val="none" w:sz="0" w:space="0" w:color="auto"/>
        <w:bottom w:val="none" w:sz="0" w:space="0" w:color="auto"/>
        <w:right w:val="none" w:sz="0" w:space="0" w:color="auto"/>
      </w:divBdr>
      <w:divsChild>
        <w:div w:id="472601058">
          <w:marLeft w:val="0"/>
          <w:marRight w:val="0"/>
          <w:marTop w:val="0"/>
          <w:marBottom w:val="0"/>
          <w:divBdr>
            <w:top w:val="none" w:sz="0" w:space="0" w:color="auto"/>
            <w:left w:val="none" w:sz="0" w:space="0" w:color="auto"/>
            <w:bottom w:val="none" w:sz="0" w:space="0" w:color="auto"/>
            <w:right w:val="none" w:sz="0" w:space="0" w:color="auto"/>
          </w:divBdr>
          <w:divsChild>
            <w:div w:id="548765545">
              <w:marLeft w:val="0"/>
              <w:marRight w:val="0"/>
              <w:marTop w:val="0"/>
              <w:marBottom w:val="0"/>
              <w:divBdr>
                <w:top w:val="none" w:sz="0" w:space="0" w:color="auto"/>
                <w:left w:val="none" w:sz="0" w:space="0" w:color="auto"/>
                <w:bottom w:val="none" w:sz="0" w:space="0" w:color="auto"/>
                <w:right w:val="none" w:sz="0" w:space="0" w:color="auto"/>
              </w:divBdr>
              <w:divsChild>
                <w:div w:id="129787175">
                  <w:marLeft w:val="0"/>
                  <w:marRight w:val="0"/>
                  <w:marTop w:val="0"/>
                  <w:marBottom w:val="0"/>
                  <w:divBdr>
                    <w:top w:val="none" w:sz="0" w:space="0" w:color="auto"/>
                    <w:left w:val="none" w:sz="0" w:space="0" w:color="auto"/>
                    <w:bottom w:val="none" w:sz="0" w:space="0" w:color="auto"/>
                    <w:right w:val="none" w:sz="0" w:space="0" w:color="auto"/>
                  </w:divBdr>
                  <w:divsChild>
                    <w:div w:id="2082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85093">
          <w:marLeft w:val="0"/>
          <w:marRight w:val="0"/>
          <w:marTop w:val="0"/>
          <w:marBottom w:val="0"/>
          <w:divBdr>
            <w:top w:val="none" w:sz="0" w:space="0" w:color="auto"/>
            <w:left w:val="none" w:sz="0" w:space="0" w:color="auto"/>
            <w:bottom w:val="none" w:sz="0" w:space="0" w:color="auto"/>
            <w:right w:val="none" w:sz="0" w:space="0" w:color="auto"/>
          </w:divBdr>
          <w:divsChild>
            <w:div w:id="1365790818">
              <w:marLeft w:val="0"/>
              <w:marRight w:val="0"/>
              <w:marTop w:val="0"/>
              <w:marBottom w:val="0"/>
              <w:divBdr>
                <w:top w:val="none" w:sz="0" w:space="0" w:color="auto"/>
                <w:left w:val="none" w:sz="0" w:space="0" w:color="auto"/>
                <w:bottom w:val="none" w:sz="0" w:space="0" w:color="auto"/>
                <w:right w:val="none" w:sz="0" w:space="0" w:color="auto"/>
              </w:divBdr>
              <w:divsChild>
                <w:div w:id="1429347355">
                  <w:marLeft w:val="0"/>
                  <w:marRight w:val="0"/>
                  <w:marTop w:val="0"/>
                  <w:marBottom w:val="0"/>
                  <w:divBdr>
                    <w:top w:val="none" w:sz="0" w:space="0" w:color="auto"/>
                    <w:left w:val="none" w:sz="0" w:space="0" w:color="auto"/>
                    <w:bottom w:val="none" w:sz="0" w:space="0" w:color="auto"/>
                    <w:right w:val="none" w:sz="0" w:space="0" w:color="auto"/>
                  </w:divBdr>
                  <w:divsChild>
                    <w:div w:id="20339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583">
      <w:bodyDiv w:val="1"/>
      <w:marLeft w:val="0"/>
      <w:marRight w:val="0"/>
      <w:marTop w:val="0"/>
      <w:marBottom w:val="0"/>
      <w:divBdr>
        <w:top w:val="none" w:sz="0" w:space="0" w:color="auto"/>
        <w:left w:val="none" w:sz="0" w:space="0" w:color="auto"/>
        <w:bottom w:val="none" w:sz="0" w:space="0" w:color="auto"/>
        <w:right w:val="none" w:sz="0" w:space="0" w:color="auto"/>
      </w:divBdr>
    </w:div>
    <w:div w:id="88157758">
      <w:bodyDiv w:val="1"/>
      <w:marLeft w:val="0"/>
      <w:marRight w:val="0"/>
      <w:marTop w:val="0"/>
      <w:marBottom w:val="0"/>
      <w:divBdr>
        <w:top w:val="none" w:sz="0" w:space="0" w:color="auto"/>
        <w:left w:val="none" w:sz="0" w:space="0" w:color="auto"/>
        <w:bottom w:val="none" w:sz="0" w:space="0" w:color="auto"/>
        <w:right w:val="none" w:sz="0" w:space="0" w:color="auto"/>
      </w:divBdr>
      <w:divsChild>
        <w:div w:id="437799221">
          <w:marLeft w:val="0"/>
          <w:marRight w:val="0"/>
          <w:marTop w:val="360"/>
          <w:marBottom w:val="360"/>
          <w:divBdr>
            <w:top w:val="none" w:sz="0" w:space="0" w:color="auto"/>
            <w:left w:val="none" w:sz="0" w:space="0" w:color="auto"/>
            <w:bottom w:val="none" w:sz="0" w:space="0" w:color="auto"/>
            <w:right w:val="none" w:sz="0" w:space="0" w:color="auto"/>
          </w:divBdr>
          <w:divsChild>
            <w:div w:id="560403048">
              <w:marLeft w:val="0"/>
              <w:marRight w:val="0"/>
              <w:marTop w:val="0"/>
              <w:marBottom w:val="0"/>
              <w:divBdr>
                <w:top w:val="none" w:sz="0" w:space="0" w:color="auto"/>
                <w:left w:val="none" w:sz="0" w:space="0" w:color="auto"/>
                <w:bottom w:val="none" w:sz="0" w:space="0" w:color="auto"/>
                <w:right w:val="none" w:sz="0" w:space="0" w:color="auto"/>
              </w:divBdr>
            </w:div>
          </w:divsChild>
        </w:div>
        <w:div w:id="748696800">
          <w:marLeft w:val="0"/>
          <w:marRight w:val="0"/>
          <w:marTop w:val="360"/>
          <w:marBottom w:val="360"/>
          <w:divBdr>
            <w:top w:val="none" w:sz="0" w:space="0" w:color="auto"/>
            <w:left w:val="none" w:sz="0" w:space="0" w:color="auto"/>
            <w:bottom w:val="none" w:sz="0" w:space="0" w:color="auto"/>
            <w:right w:val="none" w:sz="0" w:space="0" w:color="auto"/>
          </w:divBdr>
          <w:divsChild>
            <w:div w:id="5060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912">
      <w:bodyDiv w:val="1"/>
      <w:marLeft w:val="0"/>
      <w:marRight w:val="0"/>
      <w:marTop w:val="0"/>
      <w:marBottom w:val="0"/>
      <w:divBdr>
        <w:top w:val="none" w:sz="0" w:space="0" w:color="auto"/>
        <w:left w:val="none" w:sz="0" w:space="0" w:color="auto"/>
        <w:bottom w:val="none" w:sz="0" w:space="0" w:color="auto"/>
        <w:right w:val="none" w:sz="0" w:space="0" w:color="auto"/>
      </w:divBdr>
    </w:div>
    <w:div w:id="89788466">
      <w:bodyDiv w:val="1"/>
      <w:marLeft w:val="0"/>
      <w:marRight w:val="0"/>
      <w:marTop w:val="0"/>
      <w:marBottom w:val="0"/>
      <w:divBdr>
        <w:top w:val="none" w:sz="0" w:space="0" w:color="auto"/>
        <w:left w:val="none" w:sz="0" w:space="0" w:color="auto"/>
        <w:bottom w:val="none" w:sz="0" w:space="0" w:color="auto"/>
        <w:right w:val="none" w:sz="0" w:space="0" w:color="auto"/>
      </w:divBdr>
    </w:div>
    <w:div w:id="96416645">
      <w:bodyDiv w:val="1"/>
      <w:marLeft w:val="0"/>
      <w:marRight w:val="0"/>
      <w:marTop w:val="0"/>
      <w:marBottom w:val="0"/>
      <w:divBdr>
        <w:top w:val="none" w:sz="0" w:space="0" w:color="auto"/>
        <w:left w:val="none" w:sz="0" w:space="0" w:color="auto"/>
        <w:bottom w:val="none" w:sz="0" w:space="0" w:color="auto"/>
        <w:right w:val="none" w:sz="0" w:space="0" w:color="auto"/>
      </w:divBdr>
      <w:divsChild>
        <w:div w:id="1453674221">
          <w:marLeft w:val="0"/>
          <w:marRight w:val="0"/>
          <w:marTop w:val="0"/>
          <w:marBottom w:val="0"/>
          <w:divBdr>
            <w:top w:val="none" w:sz="0" w:space="0" w:color="auto"/>
            <w:left w:val="none" w:sz="0" w:space="0" w:color="auto"/>
            <w:bottom w:val="none" w:sz="0" w:space="0" w:color="auto"/>
            <w:right w:val="none" w:sz="0" w:space="0" w:color="auto"/>
          </w:divBdr>
        </w:div>
      </w:divsChild>
    </w:div>
    <w:div w:id="98186732">
      <w:bodyDiv w:val="1"/>
      <w:marLeft w:val="0"/>
      <w:marRight w:val="0"/>
      <w:marTop w:val="0"/>
      <w:marBottom w:val="0"/>
      <w:divBdr>
        <w:top w:val="none" w:sz="0" w:space="0" w:color="auto"/>
        <w:left w:val="none" w:sz="0" w:space="0" w:color="auto"/>
        <w:bottom w:val="none" w:sz="0" w:space="0" w:color="auto"/>
        <w:right w:val="none" w:sz="0" w:space="0" w:color="auto"/>
      </w:divBdr>
    </w:div>
    <w:div w:id="100030558">
      <w:bodyDiv w:val="1"/>
      <w:marLeft w:val="0"/>
      <w:marRight w:val="0"/>
      <w:marTop w:val="0"/>
      <w:marBottom w:val="0"/>
      <w:divBdr>
        <w:top w:val="none" w:sz="0" w:space="0" w:color="auto"/>
        <w:left w:val="none" w:sz="0" w:space="0" w:color="auto"/>
        <w:bottom w:val="none" w:sz="0" w:space="0" w:color="auto"/>
        <w:right w:val="none" w:sz="0" w:space="0" w:color="auto"/>
      </w:divBdr>
    </w:div>
    <w:div w:id="100104889">
      <w:bodyDiv w:val="1"/>
      <w:marLeft w:val="0"/>
      <w:marRight w:val="0"/>
      <w:marTop w:val="0"/>
      <w:marBottom w:val="0"/>
      <w:divBdr>
        <w:top w:val="none" w:sz="0" w:space="0" w:color="auto"/>
        <w:left w:val="none" w:sz="0" w:space="0" w:color="auto"/>
        <w:bottom w:val="none" w:sz="0" w:space="0" w:color="auto"/>
        <w:right w:val="none" w:sz="0" w:space="0" w:color="auto"/>
      </w:divBdr>
      <w:divsChild>
        <w:div w:id="1772700290">
          <w:marLeft w:val="0"/>
          <w:marRight w:val="0"/>
          <w:marTop w:val="0"/>
          <w:marBottom w:val="0"/>
          <w:divBdr>
            <w:top w:val="none" w:sz="0" w:space="0" w:color="auto"/>
            <w:left w:val="none" w:sz="0" w:space="0" w:color="auto"/>
            <w:bottom w:val="none" w:sz="0" w:space="0" w:color="auto"/>
            <w:right w:val="none" w:sz="0" w:space="0" w:color="auto"/>
          </w:divBdr>
          <w:divsChild>
            <w:div w:id="971984297">
              <w:marLeft w:val="0"/>
              <w:marRight w:val="0"/>
              <w:marTop w:val="0"/>
              <w:marBottom w:val="0"/>
              <w:divBdr>
                <w:top w:val="none" w:sz="0" w:space="0" w:color="auto"/>
                <w:left w:val="none" w:sz="0" w:space="0" w:color="auto"/>
                <w:bottom w:val="none" w:sz="0" w:space="0" w:color="auto"/>
                <w:right w:val="none" w:sz="0" w:space="0" w:color="auto"/>
              </w:divBdr>
              <w:divsChild>
                <w:div w:id="8203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773">
      <w:bodyDiv w:val="1"/>
      <w:marLeft w:val="0"/>
      <w:marRight w:val="0"/>
      <w:marTop w:val="0"/>
      <w:marBottom w:val="0"/>
      <w:divBdr>
        <w:top w:val="none" w:sz="0" w:space="0" w:color="auto"/>
        <w:left w:val="none" w:sz="0" w:space="0" w:color="auto"/>
        <w:bottom w:val="none" w:sz="0" w:space="0" w:color="auto"/>
        <w:right w:val="none" w:sz="0" w:space="0" w:color="auto"/>
      </w:divBdr>
    </w:div>
    <w:div w:id="106656541">
      <w:bodyDiv w:val="1"/>
      <w:marLeft w:val="0"/>
      <w:marRight w:val="0"/>
      <w:marTop w:val="0"/>
      <w:marBottom w:val="0"/>
      <w:divBdr>
        <w:top w:val="none" w:sz="0" w:space="0" w:color="auto"/>
        <w:left w:val="none" w:sz="0" w:space="0" w:color="auto"/>
        <w:bottom w:val="none" w:sz="0" w:space="0" w:color="auto"/>
        <w:right w:val="none" w:sz="0" w:space="0" w:color="auto"/>
      </w:divBdr>
    </w:div>
    <w:div w:id="111217446">
      <w:bodyDiv w:val="1"/>
      <w:marLeft w:val="0"/>
      <w:marRight w:val="0"/>
      <w:marTop w:val="0"/>
      <w:marBottom w:val="0"/>
      <w:divBdr>
        <w:top w:val="none" w:sz="0" w:space="0" w:color="auto"/>
        <w:left w:val="none" w:sz="0" w:space="0" w:color="auto"/>
        <w:bottom w:val="none" w:sz="0" w:space="0" w:color="auto"/>
        <w:right w:val="none" w:sz="0" w:space="0" w:color="auto"/>
      </w:divBdr>
      <w:divsChild>
        <w:div w:id="853690703">
          <w:marLeft w:val="0"/>
          <w:marRight w:val="0"/>
          <w:marTop w:val="0"/>
          <w:marBottom w:val="0"/>
          <w:divBdr>
            <w:top w:val="none" w:sz="0" w:space="0" w:color="auto"/>
            <w:left w:val="none" w:sz="0" w:space="0" w:color="auto"/>
            <w:bottom w:val="none" w:sz="0" w:space="0" w:color="auto"/>
            <w:right w:val="none" w:sz="0" w:space="0" w:color="auto"/>
          </w:divBdr>
          <w:divsChild>
            <w:div w:id="499734832">
              <w:marLeft w:val="0"/>
              <w:marRight w:val="0"/>
              <w:marTop w:val="0"/>
              <w:marBottom w:val="0"/>
              <w:divBdr>
                <w:top w:val="none" w:sz="0" w:space="0" w:color="auto"/>
                <w:left w:val="none" w:sz="0" w:space="0" w:color="auto"/>
                <w:bottom w:val="none" w:sz="0" w:space="0" w:color="auto"/>
                <w:right w:val="none" w:sz="0" w:space="0" w:color="auto"/>
              </w:divBdr>
              <w:divsChild>
                <w:div w:id="10859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5496">
      <w:bodyDiv w:val="1"/>
      <w:marLeft w:val="0"/>
      <w:marRight w:val="0"/>
      <w:marTop w:val="0"/>
      <w:marBottom w:val="0"/>
      <w:divBdr>
        <w:top w:val="none" w:sz="0" w:space="0" w:color="auto"/>
        <w:left w:val="none" w:sz="0" w:space="0" w:color="auto"/>
        <w:bottom w:val="none" w:sz="0" w:space="0" w:color="auto"/>
        <w:right w:val="none" w:sz="0" w:space="0" w:color="auto"/>
      </w:divBdr>
    </w:div>
    <w:div w:id="112409906">
      <w:bodyDiv w:val="1"/>
      <w:marLeft w:val="0"/>
      <w:marRight w:val="0"/>
      <w:marTop w:val="0"/>
      <w:marBottom w:val="0"/>
      <w:divBdr>
        <w:top w:val="none" w:sz="0" w:space="0" w:color="auto"/>
        <w:left w:val="none" w:sz="0" w:space="0" w:color="auto"/>
        <w:bottom w:val="none" w:sz="0" w:space="0" w:color="auto"/>
        <w:right w:val="none" w:sz="0" w:space="0" w:color="auto"/>
      </w:divBdr>
    </w:div>
    <w:div w:id="114982637">
      <w:bodyDiv w:val="1"/>
      <w:marLeft w:val="0"/>
      <w:marRight w:val="0"/>
      <w:marTop w:val="0"/>
      <w:marBottom w:val="0"/>
      <w:divBdr>
        <w:top w:val="none" w:sz="0" w:space="0" w:color="auto"/>
        <w:left w:val="none" w:sz="0" w:space="0" w:color="auto"/>
        <w:bottom w:val="none" w:sz="0" w:space="0" w:color="auto"/>
        <w:right w:val="none" w:sz="0" w:space="0" w:color="auto"/>
      </w:divBdr>
    </w:div>
    <w:div w:id="115636768">
      <w:bodyDiv w:val="1"/>
      <w:marLeft w:val="0"/>
      <w:marRight w:val="0"/>
      <w:marTop w:val="0"/>
      <w:marBottom w:val="0"/>
      <w:divBdr>
        <w:top w:val="none" w:sz="0" w:space="0" w:color="auto"/>
        <w:left w:val="none" w:sz="0" w:space="0" w:color="auto"/>
        <w:bottom w:val="none" w:sz="0" w:space="0" w:color="auto"/>
        <w:right w:val="none" w:sz="0" w:space="0" w:color="auto"/>
      </w:divBdr>
      <w:divsChild>
        <w:div w:id="1714697500">
          <w:marLeft w:val="0"/>
          <w:marRight w:val="0"/>
          <w:marTop w:val="0"/>
          <w:marBottom w:val="0"/>
          <w:divBdr>
            <w:top w:val="none" w:sz="0" w:space="0" w:color="auto"/>
            <w:left w:val="none" w:sz="0" w:space="0" w:color="auto"/>
            <w:bottom w:val="none" w:sz="0" w:space="0" w:color="auto"/>
            <w:right w:val="none" w:sz="0" w:space="0" w:color="auto"/>
          </w:divBdr>
          <w:divsChild>
            <w:div w:id="1094403296">
              <w:marLeft w:val="0"/>
              <w:marRight w:val="0"/>
              <w:marTop w:val="0"/>
              <w:marBottom w:val="0"/>
              <w:divBdr>
                <w:top w:val="none" w:sz="0" w:space="0" w:color="auto"/>
                <w:left w:val="none" w:sz="0" w:space="0" w:color="auto"/>
                <w:bottom w:val="none" w:sz="0" w:space="0" w:color="auto"/>
                <w:right w:val="none" w:sz="0" w:space="0" w:color="auto"/>
              </w:divBdr>
              <w:divsChild>
                <w:div w:id="1029721879">
                  <w:marLeft w:val="0"/>
                  <w:marRight w:val="0"/>
                  <w:marTop w:val="0"/>
                  <w:marBottom w:val="0"/>
                  <w:divBdr>
                    <w:top w:val="none" w:sz="0" w:space="0" w:color="auto"/>
                    <w:left w:val="none" w:sz="0" w:space="0" w:color="auto"/>
                    <w:bottom w:val="none" w:sz="0" w:space="0" w:color="auto"/>
                    <w:right w:val="none" w:sz="0" w:space="0" w:color="auto"/>
                  </w:divBdr>
                  <w:divsChild>
                    <w:div w:id="4377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30516">
      <w:bodyDiv w:val="1"/>
      <w:marLeft w:val="0"/>
      <w:marRight w:val="0"/>
      <w:marTop w:val="0"/>
      <w:marBottom w:val="0"/>
      <w:divBdr>
        <w:top w:val="none" w:sz="0" w:space="0" w:color="auto"/>
        <w:left w:val="none" w:sz="0" w:space="0" w:color="auto"/>
        <w:bottom w:val="none" w:sz="0" w:space="0" w:color="auto"/>
        <w:right w:val="none" w:sz="0" w:space="0" w:color="auto"/>
      </w:divBdr>
    </w:div>
    <w:div w:id="119955752">
      <w:bodyDiv w:val="1"/>
      <w:marLeft w:val="0"/>
      <w:marRight w:val="0"/>
      <w:marTop w:val="0"/>
      <w:marBottom w:val="0"/>
      <w:divBdr>
        <w:top w:val="none" w:sz="0" w:space="0" w:color="auto"/>
        <w:left w:val="none" w:sz="0" w:space="0" w:color="auto"/>
        <w:bottom w:val="none" w:sz="0" w:space="0" w:color="auto"/>
        <w:right w:val="none" w:sz="0" w:space="0" w:color="auto"/>
      </w:divBdr>
      <w:divsChild>
        <w:div w:id="528106421">
          <w:marLeft w:val="0"/>
          <w:marRight w:val="0"/>
          <w:marTop w:val="0"/>
          <w:marBottom w:val="0"/>
          <w:divBdr>
            <w:top w:val="none" w:sz="0" w:space="0" w:color="auto"/>
            <w:left w:val="none" w:sz="0" w:space="0" w:color="auto"/>
            <w:bottom w:val="none" w:sz="0" w:space="0" w:color="auto"/>
            <w:right w:val="none" w:sz="0" w:space="0" w:color="auto"/>
          </w:divBdr>
          <w:divsChild>
            <w:div w:id="1364478401">
              <w:marLeft w:val="0"/>
              <w:marRight w:val="0"/>
              <w:marTop w:val="0"/>
              <w:marBottom w:val="0"/>
              <w:divBdr>
                <w:top w:val="none" w:sz="0" w:space="0" w:color="auto"/>
                <w:left w:val="none" w:sz="0" w:space="0" w:color="auto"/>
                <w:bottom w:val="none" w:sz="0" w:space="0" w:color="auto"/>
                <w:right w:val="none" w:sz="0" w:space="0" w:color="auto"/>
              </w:divBdr>
              <w:divsChild>
                <w:div w:id="1856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8704">
      <w:bodyDiv w:val="1"/>
      <w:marLeft w:val="0"/>
      <w:marRight w:val="0"/>
      <w:marTop w:val="0"/>
      <w:marBottom w:val="0"/>
      <w:divBdr>
        <w:top w:val="none" w:sz="0" w:space="0" w:color="auto"/>
        <w:left w:val="none" w:sz="0" w:space="0" w:color="auto"/>
        <w:bottom w:val="none" w:sz="0" w:space="0" w:color="auto"/>
        <w:right w:val="none" w:sz="0" w:space="0" w:color="auto"/>
      </w:divBdr>
    </w:div>
    <w:div w:id="121651333">
      <w:bodyDiv w:val="1"/>
      <w:marLeft w:val="0"/>
      <w:marRight w:val="0"/>
      <w:marTop w:val="0"/>
      <w:marBottom w:val="0"/>
      <w:divBdr>
        <w:top w:val="none" w:sz="0" w:space="0" w:color="auto"/>
        <w:left w:val="none" w:sz="0" w:space="0" w:color="auto"/>
        <w:bottom w:val="none" w:sz="0" w:space="0" w:color="auto"/>
        <w:right w:val="none" w:sz="0" w:space="0" w:color="auto"/>
      </w:divBdr>
      <w:divsChild>
        <w:div w:id="453212085">
          <w:marLeft w:val="0"/>
          <w:marRight w:val="0"/>
          <w:marTop w:val="0"/>
          <w:marBottom w:val="0"/>
          <w:divBdr>
            <w:top w:val="none" w:sz="0" w:space="0" w:color="auto"/>
            <w:left w:val="none" w:sz="0" w:space="0" w:color="auto"/>
            <w:bottom w:val="none" w:sz="0" w:space="0" w:color="auto"/>
            <w:right w:val="none" w:sz="0" w:space="0" w:color="auto"/>
          </w:divBdr>
          <w:divsChild>
            <w:div w:id="298152642">
              <w:marLeft w:val="0"/>
              <w:marRight w:val="0"/>
              <w:marTop w:val="0"/>
              <w:marBottom w:val="0"/>
              <w:divBdr>
                <w:top w:val="none" w:sz="0" w:space="0" w:color="auto"/>
                <w:left w:val="none" w:sz="0" w:space="0" w:color="auto"/>
                <w:bottom w:val="none" w:sz="0" w:space="0" w:color="auto"/>
                <w:right w:val="none" w:sz="0" w:space="0" w:color="auto"/>
              </w:divBdr>
              <w:divsChild>
                <w:div w:id="131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048">
      <w:bodyDiv w:val="1"/>
      <w:marLeft w:val="0"/>
      <w:marRight w:val="0"/>
      <w:marTop w:val="0"/>
      <w:marBottom w:val="0"/>
      <w:divBdr>
        <w:top w:val="none" w:sz="0" w:space="0" w:color="auto"/>
        <w:left w:val="none" w:sz="0" w:space="0" w:color="auto"/>
        <w:bottom w:val="none" w:sz="0" w:space="0" w:color="auto"/>
        <w:right w:val="none" w:sz="0" w:space="0" w:color="auto"/>
      </w:divBdr>
    </w:div>
    <w:div w:id="126046793">
      <w:bodyDiv w:val="1"/>
      <w:marLeft w:val="0"/>
      <w:marRight w:val="0"/>
      <w:marTop w:val="0"/>
      <w:marBottom w:val="0"/>
      <w:divBdr>
        <w:top w:val="none" w:sz="0" w:space="0" w:color="auto"/>
        <w:left w:val="none" w:sz="0" w:space="0" w:color="auto"/>
        <w:bottom w:val="none" w:sz="0" w:space="0" w:color="auto"/>
        <w:right w:val="none" w:sz="0" w:space="0" w:color="auto"/>
      </w:divBdr>
      <w:divsChild>
        <w:div w:id="434060679">
          <w:marLeft w:val="0"/>
          <w:marRight w:val="0"/>
          <w:marTop w:val="0"/>
          <w:marBottom w:val="0"/>
          <w:divBdr>
            <w:top w:val="none" w:sz="0" w:space="0" w:color="auto"/>
            <w:left w:val="none" w:sz="0" w:space="0" w:color="auto"/>
            <w:bottom w:val="none" w:sz="0" w:space="0" w:color="auto"/>
            <w:right w:val="none" w:sz="0" w:space="0" w:color="auto"/>
          </w:divBdr>
          <w:divsChild>
            <w:div w:id="968436012">
              <w:marLeft w:val="0"/>
              <w:marRight w:val="0"/>
              <w:marTop w:val="0"/>
              <w:marBottom w:val="0"/>
              <w:divBdr>
                <w:top w:val="none" w:sz="0" w:space="0" w:color="auto"/>
                <w:left w:val="none" w:sz="0" w:space="0" w:color="auto"/>
                <w:bottom w:val="none" w:sz="0" w:space="0" w:color="auto"/>
                <w:right w:val="none" w:sz="0" w:space="0" w:color="auto"/>
              </w:divBdr>
              <w:divsChild>
                <w:div w:id="152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9464">
      <w:bodyDiv w:val="1"/>
      <w:marLeft w:val="0"/>
      <w:marRight w:val="0"/>
      <w:marTop w:val="0"/>
      <w:marBottom w:val="0"/>
      <w:divBdr>
        <w:top w:val="none" w:sz="0" w:space="0" w:color="auto"/>
        <w:left w:val="none" w:sz="0" w:space="0" w:color="auto"/>
        <w:bottom w:val="none" w:sz="0" w:space="0" w:color="auto"/>
        <w:right w:val="none" w:sz="0" w:space="0" w:color="auto"/>
      </w:divBdr>
    </w:div>
    <w:div w:id="132062196">
      <w:bodyDiv w:val="1"/>
      <w:marLeft w:val="0"/>
      <w:marRight w:val="0"/>
      <w:marTop w:val="0"/>
      <w:marBottom w:val="0"/>
      <w:divBdr>
        <w:top w:val="none" w:sz="0" w:space="0" w:color="auto"/>
        <w:left w:val="none" w:sz="0" w:space="0" w:color="auto"/>
        <w:bottom w:val="none" w:sz="0" w:space="0" w:color="auto"/>
        <w:right w:val="none" w:sz="0" w:space="0" w:color="auto"/>
      </w:divBdr>
      <w:divsChild>
        <w:div w:id="11596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3609">
      <w:bodyDiv w:val="1"/>
      <w:marLeft w:val="0"/>
      <w:marRight w:val="0"/>
      <w:marTop w:val="0"/>
      <w:marBottom w:val="0"/>
      <w:divBdr>
        <w:top w:val="none" w:sz="0" w:space="0" w:color="auto"/>
        <w:left w:val="none" w:sz="0" w:space="0" w:color="auto"/>
        <w:bottom w:val="none" w:sz="0" w:space="0" w:color="auto"/>
        <w:right w:val="none" w:sz="0" w:space="0" w:color="auto"/>
      </w:divBdr>
      <w:divsChild>
        <w:div w:id="1777872709">
          <w:marLeft w:val="0"/>
          <w:marRight w:val="0"/>
          <w:marTop w:val="0"/>
          <w:marBottom w:val="0"/>
          <w:divBdr>
            <w:top w:val="none" w:sz="0" w:space="0" w:color="auto"/>
            <w:left w:val="none" w:sz="0" w:space="0" w:color="auto"/>
            <w:bottom w:val="none" w:sz="0" w:space="0" w:color="auto"/>
            <w:right w:val="none" w:sz="0" w:space="0" w:color="auto"/>
          </w:divBdr>
        </w:div>
      </w:divsChild>
    </w:div>
    <w:div w:id="132453673">
      <w:bodyDiv w:val="1"/>
      <w:marLeft w:val="0"/>
      <w:marRight w:val="0"/>
      <w:marTop w:val="0"/>
      <w:marBottom w:val="0"/>
      <w:divBdr>
        <w:top w:val="none" w:sz="0" w:space="0" w:color="auto"/>
        <w:left w:val="none" w:sz="0" w:space="0" w:color="auto"/>
        <w:bottom w:val="none" w:sz="0" w:space="0" w:color="auto"/>
        <w:right w:val="none" w:sz="0" w:space="0" w:color="auto"/>
      </w:divBdr>
    </w:div>
    <w:div w:id="135755981">
      <w:bodyDiv w:val="1"/>
      <w:marLeft w:val="0"/>
      <w:marRight w:val="0"/>
      <w:marTop w:val="0"/>
      <w:marBottom w:val="0"/>
      <w:divBdr>
        <w:top w:val="none" w:sz="0" w:space="0" w:color="auto"/>
        <w:left w:val="none" w:sz="0" w:space="0" w:color="auto"/>
        <w:bottom w:val="none" w:sz="0" w:space="0" w:color="auto"/>
        <w:right w:val="none" w:sz="0" w:space="0" w:color="auto"/>
      </w:divBdr>
      <w:divsChild>
        <w:div w:id="310017520">
          <w:marLeft w:val="0"/>
          <w:marRight w:val="0"/>
          <w:marTop w:val="0"/>
          <w:marBottom w:val="0"/>
          <w:divBdr>
            <w:top w:val="none" w:sz="0" w:space="0" w:color="auto"/>
            <w:left w:val="none" w:sz="0" w:space="0" w:color="auto"/>
            <w:bottom w:val="none" w:sz="0" w:space="0" w:color="auto"/>
            <w:right w:val="none" w:sz="0" w:space="0" w:color="auto"/>
          </w:divBdr>
          <w:divsChild>
            <w:div w:id="1274097731">
              <w:marLeft w:val="0"/>
              <w:marRight w:val="0"/>
              <w:marTop w:val="0"/>
              <w:marBottom w:val="0"/>
              <w:divBdr>
                <w:top w:val="none" w:sz="0" w:space="0" w:color="auto"/>
                <w:left w:val="none" w:sz="0" w:space="0" w:color="auto"/>
                <w:bottom w:val="none" w:sz="0" w:space="0" w:color="auto"/>
                <w:right w:val="none" w:sz="0" w:space="0" w:color="auto"/>
              </w:divBdr>
              <w:divsChild>
                <w:div w:id="7793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4289">
      <w:bodyDiv w:val="1"/>
      <w:marLeft w:val="0"/>
      <w:marRight w:val="0"/>
      <w:marTop w:val="0"/>
      <w:marBottom w:val="0"/>
      <w:divBdr>
        <w:top w:val="none" w:sz="0" w:space="0" w:color="auto"/>
        <w:left w:val="none" w:sz="0" w:space="0" w:color="auto"/>
        <w:bottom w:val="none" w:sz="0" w:space="0" w:color="auto"/>
        <w:right w:val="none" w:sz="0" w:space="0" w:color="auto"/>
      </w:divBdr>
      <w:divsChild>
        <w:div w:id="1762337574">
          <w:marLeft w:val="0"/>
          <w:marRight w:val="0"/>
          <w:marTop w:val="0"/>
          <w:marBottom w:val="0"/>
          <w:divBdr>
            <w:top w:val="none" w:sz="0" w:space="0" w:color="auto"/>
            <w:left w:val="none" w:sz="0" w:space="0" w:color="auto"/>
            <w:bottom w:val="none" w:sz="0" w:space="0" w:color="auto"/>
            <w:right w:val="none" w:sz="0" w:space="0" w:color="auto"/>
          </w:divBdr>
          <w:divsChild>
            <w:div w:id="1598438927">
              <w:marLeft w:val="0"/>
              <w:marRight w:val="0"/>
              <w:marTop w:val="0"/>
              <w:marBottom w:val="0"/>
              <w:divBdr>
                <w:top w:val="none" w:sz="0" w:space="0" w:color="auto"/>
                <w:left w:val="none" w:sz="0" w:space="0" w:color="auto"/>
                <w:bottom w:val="none" w:sz="0" w:space="0" w:color="auto"/>
                <w:right w:val="none" w:sz="0" w:space="0" w:color="auto"/>
              </w:divBdr>
              <w:divsChild>
                <w:div w:id="2053917033">
                  <w:marLeft w:val="0"/>
                  <w:marRight w:val="0"/>
                  <w:marTop w:val="0"/>
                  <w:marBottom w:val="0"/>
                  <w:divBdr>
                    <w:top w:val="none" w:sz="0" w:space="0" w:color="auto"/>
                    <w:left w:val="none" w:sz="0" w:space="0" w:color="auto"/>
                    <w:bottom w:val="none" w:sz="0" w:space="0" w:color="auto"/>
                    <w:right w:val="none" w:sz="0" w:space="0" w:color="auto"/>
                  </w:divBdr>
                  <w:divsChild>
                    <w:div w:id="17005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9864">
      <w:bodyDiv w:val="1"/>
      <w:marLeft w:val="0"/>
      <w:marRight w:val="0"/>
      <w:marTop w:val="0"/>
      <w:marBottom w:val="0"/>
      <w:divBdr>
        <w:top w:val="none" w:sz="0" w:space="0" w:color="auto"/>
        <w:left w:val="none" w:sz="0" w:space="0" w:color="auto"/>
        <w:bottom w:val="none" w:sz="0" w:space="0" w:color="auto"/>
        <w:right w:val="none" w:sz="0" w:space="0" w:color="auto"/>
      </w:divBdr>
    </w:div>
    <w:div w:id="140772899">
      <w:bodyDiv w:val="1"/>
      <w:marLeft w:val="0"/>
      <w:marRight w:val="0"/>
      <w:marTop w:val="0"/>
      <w:marBottom w:val="0"/>
      <w:divBdr>
        <w:top w:val="none" w:sz="0" w:space="0" w:color="auto"/>
        <w:left w:val="none" w:sz="0" w:space="0" w:color="auto"/>
        <w:bottom w:val="none" w:sz="0" w:space="0" w:color="auto"/>
        <w:right w:val="none" w:sz="0" w:space="0" w:color="auto"/>
      </w:divBdr>
    </w:div>
    <w:div w:id="141581103">
      <w:bodyDiv w:val="1"/>
      <w:marLeft w:val="0"/>
      <w:marRight w:val="0"/>
      <w:marTop w:val="0"/>
      <w:marBottom w:val="0"/>
      <w:divBdr>
        <w:top w:val="none" w:sz="0" w:space="0" w:color="auto"/>
        <w:left w:val="none" w:sz="0" w:space="0" w:color="auto"/>
        <w:bottom w:val="none" w:sz="0" w:space="0" w:color="auto"/>
        <w:right w:val="none" w:sz="0" w:space="0" w:color="auto"/>
      </w:divBdr>
    </w:div>
    <w:div w:id="144130955">
      <w:bodyDiv w:val="1"/>
      <w:marLeft w:val="0"/>
      <w:marRight w:val="0"/>
      <w:marTop w:val="0"/>
      <w:marBottom w:val="0"/>
      <w:divBdr>
        <w:top w:val="none" w:sz="0" w:space="0" w:color="auto"/>
        <w:left w:val="none" w:sz="0" w:space="0" w:color="auto"/>
        <w:bottom w:val="none" w:sz="0" w:space="0" w:color="auto"/>
        <w:right w:val="none" w:sz="0" w:space="0" w:color="auto"/>
      </w:divBdr>
    </w:div>
    <w:div w:id="145980266">
      <w:bodyDiv w:val="1"/>
      <w:marLeft w:val="0"/>
      <w:marRight w:val="0"/>
      <w:marTop w:val="0"/>
      <w:marBottom w:val="0"/>
      <w:divBdr>
        <w:top w:val="none" w:sz="0" w:space="0" w:color="auto"/>
        <w:left w:val="none" w:sz="0" w:space="0" w:color="auto"/>
        <w:bottom w:val="none" w:sz="0" w:space="0" w:color="auto"/>
        <w:right w:val="none" w:sz="0" w:space="0" w:color="auto"/>
      </w:divBdr>
    </w:div>
    <w:div w:id="150830830">
      <w:bodyDiv w:val="1"/>
      <w:marLeft w:val="0"/>
      <w:marRight w:val="0"/>
      <w:marTop w:val="0"/>
      <w:marBottom w:val="0"/>
      <w:divBdr>
        <w:top w:val="none" w:sz="0" w:space="0" w:color="auto"/>
        <w:left w:val="none" w:sz="0" w:space="0" w:color="auto"/>
        <w:bottom w:val="none" w:sz="0" w:space="0" w:color="auto"/>
        <w:right w:val="none" w:sz="0" w:space="0" w:color="auto"/>
      </w:divBdr>
      <w:divsChild>
        <w:div w:id="1490752790">
          <w:marLeft w:val="0"/>
          <w:marRight w:val="0"/>
          <w:marTop w:val="0"/>
          <w:marBottom w:val="0"/>
          <w:divBdr>
            <w:top w:val="none" w:sz="0" w:space="0" w:color="auto"/>
            <w:left w:val="none" w:sz="0" w:space="0" w:color="auto"/>
            <w:bottom w:val="none" w:sz="0" w:space="0" w:color="auto"/>
            <w:right w:val="none" w:sz="0" w:space="0" w:color="auto"/>
          </w:divBdr>
          <w:divsChild>
            <w:div w:id="227158138">
              <w:marLeft w:val="0"/>
              <w:marRight w:val="0"/>
              <w:marTop w:val="0"/>
              <w:marBottom w:val="0"/>
              <w:divBdr>
                <w:top w:val="none" w:sz="0" w:space="0" w:color="auto"/>
                <w:left w:val="none" w:sz="0" w:space="0" w:color="auto"/>
                <w:bottom w:val="none" w:sz="0" w:space="0" w:color="auto"/>
                <w:right w:val="none" w:sz="0" w:space="0" w:color="auto"/>
              </w:divBdr>
              <w:divsChild>
                <w:div w:id="1717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0666">
      <w:bodyDiv w:val="1"/>
      <w:marLeft w:val="0"/>
      <w:marRight w:val="0"/>
      <w:marTop w:val="0"/>
      <w:marBottom w:val="0"/>
      <w:divBdr>
        <w:top w:val="none" w:sz="0" w:space="0" w:color="auto"/>
        <w:left w:val="none" w:sz="0" w:space="0" w:color="auto"/>
        <w:bottom w:val="none" w:sz="0" w:space="0" w:color="auto"/>
        <w:right w:val="none" w:sz="0" w:space="0" w:color="auto"/>
      </w:divBdr>
    </w:div>
    <w:div w:id="154954180">
      <w:bodyDiv w:val="1"/>
      <w:marLeft w:val="0"/>
      <w:marRight w:val="0"/>
      <w:marTop w:val="0"/>
      <w:marBottom w:val="0"/>
      <w:divBdr>
        <w:top w:val="none" w:sz="0" w:space="0" w:color="auto"/>
        <w:left w:val="none" w:sz="0" w:space="0" w:color="auto"/>
        <w:bottom w:val="none" w:sz="0" w:space="0" w:color="auto"/>
        <w:right w:val="none" w:sz="0" w:space="0" w:color="auto"/>
      </w:divBdr>
      <w:divsChild>
        <w:div w:id="116150024">
          <w:marLeft w:val="0"/>
          <w:marRight w:val="0"/>
          <w:marTop w:val="0"/>
          <w:marBottom w:val="0"/>
          <w:divBdr>
            <w:top w:val="none" w:sz="0" w:space="0" w:color="auto"/>
            <w:left w:val="none" w:sz="0" w:space="0" w:color="auto"/>
            <w:bottom w:val="none" w:sz="0" w:space="0" w:color="auto"/>
            <w:right w:val="none" w:sz="0" w:space="0" w:color="auto"/>
          </w:divBdr>
          <w:divsChild>
            <w:div w:id="212160601">
              <w:marLeft w:val="0"/>
              <w:marRight w:val="0"/>
              <w:marTop w:val="0"/>
              <w:marBottom w:val="0"/>
              <w:divBdr>
                <w:top w:val="none" w:sz="0" w:space="0" w:color="auto"/>
                <w:left w:val="none" w:sz="0" w:space="0" w:color="auto"/>
                <w:bottom w:val="none" w:sz="0" w:space="0" w:color="auto"/>
                <w:right w:val="none" w:sz="0" w:space="0" w:color="auto"/>
              </w:divBdr>
              <w:divsChild>
                <w:div w:id="203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6682">
      <w:bodyDiv w:val="1"/>
      <w:marLeft w:val="0"/>
      <w:marRight w:val="0"/>
      <w:marTop w:val="0"/>
      <w:marBottom w:val="0"/>
      <w:divBdr>
        <w:top w:val="none" w:sz="0" w:space="0" w:color="auto"/>
        <w:left w:val="none" w:sz="0" w:space="0" w:color="auto"/>
        <w:bottom w:val="none" w:sz="0" w:space="0" w:color="auto"/>
        <w:right w:val="none" w:sz="0" w:space="0" w:color="auto"/>
      </w:divBdr>
    </w:div>
    <w:div w:id="155195211">
      <w:bodyDiv w:val="1"/>
      <w:marLeft w:val="0"/>
      <w:marRight w:val="0"/>
      <w:marTop w:val="0"/>
      <w:marBottom w:val="0"/>
      <w:divBdr>
        <w:top w:val="none" w:sz="0" w:space="0" w:color="auto"/>
        <w:left w:val="none" w:sz="0" w:space="0" w:color="auto"/>
        <w:bottom w:val="none" w:sz="0" w:space="0" w:color="auto"/>
        <w:right w:val="none" w:sz="0" w:space="0" w:color="auto"/>
      </w:divBdr>
    </w:div>
    <w:div w:id="157893458">
      <w:bodyDiv w:val="1"/>
      <w:marLeft w:val="0"/>
      <w:marRight w:val="0"/>
      <w:marTop w:val="0"/>
      <w:marBottom w:val="0"/>
      <w:divBdr>
        <w:top w:val="none" w:sz="0" w:space="0" w:color="auto"/>
        <w:left w:val="none" w:sz="0" w:space="0" w:color="auto"/>
        <w:bottom w:val="none" w:sz="0" w:space="0" w:color="auto"/>
        <w:right w:val="none" w:sz="0" w:space="0" w:color="auto"/>
      </w:divBdr>
      <w:divsChild>
        <w:div w:id="1681157385">
          <w:marLeft w:val="0"/>
          <w:marRight w:val="0"/>
          <w:marTop w:val="0"/>
          <w:marBottom w:val="0"/>
          <w:divBdr>
            <w:top w:val="none" w:sz="0" w:space="0" w:color="auto"/>
            <w:left w:val="none" w:sz="0" w:space="0" w:color="auto"/>
            <w:bottom w:val="none" w:sz="0" w:space="0" w:color="auto"/>
            <w:right w:val="none" w:sz="0" w:space="0" w:color="auto"/>
          </w:divBdr>
          <w:divsChild>
            <w:div w:id="1244291505">
              <w:marLeft w:val="0"/>
              <w:marRight w:val="0"/>
              <w:marTop w:val="0"/>
              <w:marBottom w:val="0"/>
              <w:divBdr>
                <w:top w:val="none" w:sz="0" w:space="0" w:color="auto"/>
                <w:left w:val="none" w:sz="0" w:space="0" w:color="auto"/>
                <w:bottom w:val="none" w:sz="0" w:space="0" w:color="auto"/>
                <w:right w:val="none" w:sz="0" w:space="0" w:color="auto"/>
              </w:divBdr>
              <w:divsChild>
                <w:div w:id="68189034">
                  <w:marLeft w:val="0"/>
                  <w:marRight w:val="0"/>
                  <w:marTop w:val="0"/>
                  <w:marBottom w:val="0"/>
                  <w:divBdr>
                    <w:top w:val="none" w:sz="0" w:space="0" w:color="auto"/>
                    <w:left w:val="none" w:sz="0" w:space="0" w:color="auto"/>
                    <w:bottom w:val="none" w:sz="0" w:space="0" w:color="auto"/>
                    <w:right w:val="none" w:sz="0" w:space="0" w:color="auto"/>
                  </w:divBdr>
                  <w:divsChild>
                    <w:div w:id="20740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088">
      <w:bodyDiv w:val="1"/>
      <w:marLeft w:val="0"/>
      <w:marRight w:val="0"/>
      <w:marTop w:val="0"/>
      <w:marBottom w:val="0"/>
      <w:divBdr>
        <w:top w:val="none" w:sz="0" w:space="0" w:color="auto"/>
        <w:left w:val="none" w:sz="0" w:space="0" w:color="auto"/>
        <w:bottom w:val="none" w:sz="0" w:space="0" w:color="auto"/>
        <w:right w:val="none" w:sz="0" w:space="0" w:color="auto"/>
      </w:divBdr>
    </w:div>
    <w:div w:id="164787646">
      <w:bodyDiv w:val="1"/>
      <w:marLeft w:val="0"/>
      <w:marRight w:val="0"/>
      <w:marTop w:val="0"/>
      <w:marBottom w:val="0"/>
      <w:divBdr>
        <w:top w:val="none" w:sz="0" w:space="0" w:color="auto"/>
        <w:left w:val="none" w:sz="0" w:space="0" w:color="auto"/>
        <w:bottom w:val="none" w:sz="0" w:space="0" w:color="auto"/>
        <w:right w:val="none" w:sz="0" w:space="0" w:color="auto"/>
      </w:divBdr>
    </w:div>
    <w:div w:id="168259631">
      <w:bodyDiv w:val="1"/>
      <w:marLeft w:val="0"/>
      <w:marRight w:val="0"/>
      <w:marTop w:val="0"/>
      <w:marBottom w:val="0"/>
      <w:divBdr>
        <w:top w:val="none" w:sz="0" w:space="0" w:color="auto"/>
        <w:left w:val="none" w:sz="0" w:space="0" w:color="auto"/>
        <w:bottom w:val="none" w:sz="0" w:space="0" w:color="auto"/>
        <w:right w:val="none" w:sz="0" w:space="0" w:color="auto"/>
      </w:divBdr>
    </w:div>
    <w:div w:id="170221059">
      <w:bodyDiv w:val="1"/>
      <w:marLeft w:val="0"/>
      <w:marRight w:val="0"/>
      <w:marTop w:val="0"/>
      <w:marBottom w:val="0"/>
      <w:divBdr>
        <w:top w:val="none" w:sz="0" w:space="0" w:color="auto"/>
        <w:left w:val="none" w:sz="0" w:space="0" w:color="auto"/>
        <w:bottom w:val="none" w:sz="0" w:space="0" w:color="auto"/>
        <w:right w:val="none" w:sz="0" w:space="0" w:color="auto"/>
      </w:divBdr>
    </w:div>
    <w:div w:id="173307983">
      <w:bodyDiv w:val="1"/>
      <w:marLeft w:val="0"/>
      <w:marRight w:val="0"/>
      <w:marTop w:val="0"/>
      <w:marBottom w:val="0"/>
      <w:divBdr>
        <w:top w:val="none" w:sz="0" w:space="0" w:color="auto"/>
        <w:left w:val="none" w:sz="0" w:space="0" w:color="auto"/>
        <w:bottom w:val="none" w:sz="0" w:space="0" w:color="auto"/>
        <w:right w:val="none" w:sz="0" w:space="0" w:color="auto"/>
      </w:divBdr>
    </w:div>
    <w:div w:id="174155894">
      <w:bodyDiv w:val="1"/>
      <w:marLeft w:val="0"/>
      <w:marRight w:val="0"/>
      <w:marTop w:val="0"/>
      <w:marBottom w:val="0"/>
      <w:divBdr>
        <w:top w:val="none" w:sz="0" w:space="0" w:color="auto"/>
        <w:left w:val="none" w:sz="0" w:space="0" w:color="auto"/>
        <w:bottom w:val="none" w:sz="0" w:space="0" w:color="auto"/>
        <w:right w:val="none" w:sz="0" w:space="0" w:color="auto"/>
      </w:divBdr>
    </w:div>
    <w:div w:id="176190978">
      <w:bodyDiv w:val="1"/>
      <w:marLeft w:val="0"/>
      <w:marRight w:val="0"/>
      <w:marTop w:val="0"/>
      <w:marBottom w:val="0"/>
      <w:divBdr>
        <w:top w:val="none" w:sz="0" w:space="0" w:color="auto"/>
        <w:left w:val="none" w:sz="0" w:space="0" w:color="auto"/>
        <w:bottom w:val="none" w:sz="0" w:space="0" w:color="auto"/>
        <w:right w:val="none" w:sz="0" w:space="0" w:color="auto"/>
      </w:divBdr>
      <w:divsChild>
        <w:div w:id="1241600299">
          <w:marLeft w:val="0"/>
          <w:marRight w:val="0"/>
          <w:marTop w:val="0"/>
          <w:marBottom w:val="0"/>
          <w:divBdr>
            <w:top w:val="none" w:sz="0" w:space="0" w:color="auto"/>
            <w:left w:val="none" w:sz="0" w:space="0" w:color="auto"/>
            <w:bottom w:val="none" w:sz="0" w:space="0" w:color="auto"/>
            <w:right w:val="none" w:sz="0" w:space="0" w:color="auto"/>
          </w:divBdr>
          <w:divsChild>
            <w:div w:id="1772816757">
              <w:marLeft w:val="0"/>
              <w:marRight w:val="0"/>
              <w:marTop w:val="0"/>
              <w:marBottom w:val="0"/>
              <w:divBdr>
                <w:top w:val="none" w:sz="0" w:space="0" w:color="auto"/>
                <w:left w:val="none" w:sz="0" w:space="0" w:color="auto"/>
                <w:bottom w:val="none" w:sz="0" w:space="0" w:color="auto"/>
                <w:right w:val="none" w:sz="0" w:space="0" w:color="auto"/>
              </w:divBdr>
              <w:divsChild>
                <w:div w:id="1712653645">
                  <w:marLeft w:val="0"/>
                  <w:marRight w:val="0"/>
                  <w:marTop w:val="0"/>
                  <w:marBottom w:val="0"/>
                  <w:divBdr>
                    <w:top w:val="none" w:sz="0" w:space="0" w:color="auto"/>
                    <w:left w:val="none" w:sz="0" w:space="0" w:color="auto"/>
                    <w:bottom w:val="none" w:sz="0" w:space="0" w:color="auto"/>
                    <w:right w:val="none" w:sz="0" w:space="0" w:color="auto"/>
                  </w:divBdr>
                  <w:divsChild>
                    <w:div w:id="358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8471">
      <w:bodyDiv w:val="1"/>
      <w:marLeft w:val="0"/>
      <w:marRight w:val="0"/>
      <w:marTop w:val="0"/>
      <w:marBottom w:val="0"/>
      <w:divBdr>
        <w:top w:val="none" w:sz="0" w:space="0" w:color="auto"/>
        <w:left w:val="none" w:sz="0" w:space="0" w:color="auto"/>
        <w:bottom w:val="none" w:sz="0" w:space="0" w:color="auto"/>
        <w:right w:val="none" w:sz="0" w:space="0" w:color="auto"/>
      </w:divBdr>
    </w:div>
    <w:div w:id="179897989">
      <w:bodyDiv w:val="1"/>
      <w:marLeft w:val="0"/>
      <w:marRight w:val="0"/>
      <w:marTop w:val="0"/>
      <w:marBottom w:val="0"/>
      <w:divBdr>
        <w:top w:val="none" w:sz="0" w:space="0" w:color="auto"/>
        <w:left w:val="none" w:sz="0" w:space="0" w:color="auto"/>
        <w:bottom w:val="none" w:sz="0" w:space="0" w:color="auto"/>
        <w:right w:val="none" w:sz="0" w:space="0" w:color="auto"/>
      </w:divBdr>
      <w:divsChild>
        <w:div w:id="117649438">
          <w:marLeft w:val="0"/>
          <w:marRight w:val="0"/>
          <w:marTop w:val="0"/>
          <w:marBottom w:val="0"/>
          <w:divBdr>
            <w:top w:val="none" w:sz="0" w:space="0" w:color="auto"/>
            <w:left w:val="none" w:sz="0" w:space="0" w:color="auto"/>
            <w:bottom w:val="none" w:sz="0" w:space="0" w:color="auto"/>
            <w:right w:val="none" w:sz="0" w:space="0" w:color="auto"/>
          </w:divBdr>
          <w:divsChild>
            <w:div w:id="1946377783">
              <w:marLeft w:val="0"/>
              <w:marRight w:val="0"/>
              <w:marTop w:val="0"/>
              <w:marBottom w:val="0"/>
              <w:divBdr>
                <w:top w:val="none" w:sz="0" w:space="0" w:color="auto"/>
                <w:left w:val="none" w:sz="0" w:space="0" w:color="auto"/>
                <w:bottom w:val="none" w:sz="0" w:space="0" w:color="auto"/>
                <w:right w:val="none" w:sz="0" w:space="0" w:color="auto"/>
              </w:divBdr>
              <w:divsChild>
                <w:div w:id="667438992">
                  <w:marLeft w:val="0"/>
                  <w:marRight w:val="0"/>
                  <w:marTop w:val="0"/>
                  <w:marBottom w:val="0"/>
                  <w:divBdr>
                    <w:top w:val="none" w:sz="0" w:space="0" w:color="auto"/>
                    <w:left w:val="none" w:sz="0" w:space="0" w:color="auto"/>
                    <w:bottom w:val="none" w:sz="0" w:space="0" w:color="auto"/>
                    <w:right w:val="none" w:sz="0" w:space="0" w:color="auto"/>
                  </w:divBdr>
                  <w:divsChild>
                    <w:div w:id="9951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4507">
          <w:marLeft w:val="0"/>
          <w:marRight w:val="0"/>
          <w:marTop w:val="0"/>
          <w:marBottom w:val="0"/>
          <w:divBdr>
            <w:top w:val="none" w:sz="0" w:space="0" w:color="auto"/>
            <w:left w:val="none" w:sz="0" w:space="0" w:color="auto"/>
            <w:bottom w:val="none" w:sz="0" w:space="0" w:color="auto"/>
            <w:right w:val="none" w:sz="0" w:space="0" w:color="auto"/>
          </w:divBdr>
          <w:divsChild>
            <w:div w:id="434131860">
              <w:marLeft w:val="0"/>
              <w:marRight w:val="0"/>
              <w:marTop w:val="0"/>
              <w:marBottom w:val="0"/>
              <w:divBdr>
                <w:top w:val="none" w:sz="0" w:space="0" w:color="auto"/>
                <w:left w:val="none" w:sz="0" w:space="0" w:color="auto"/>
                <w:bottom w:val="none" w:sz="0" w:space="0" w:color="auto"/>
                <w:right w:val="none" w:sz="0" w:space="0" w:color="auto"/>
              </w:divBdr>
              <w:divsChild>
                <w:div w:id="1282570496">
                  <w:marLeft w:val="0"/>
                  <w:marRight w:val="0"/>
                  <w:marTop w:val="0"/>
                  <w:marBottom w:val="0"/>
                  <w:divBdr>
                    <w:top w:val="none" w:sz="0" w:space="0" w:color="auto"/>
                    <w:left w:val="none" w:sz="0" w:space="0" w:color="auto"/>
                    <w:bottom w:val="none" w:sz="0" w:space="0" w:color="auto"/>
                    <w:right w:val="none" w:sz="0" w:space="0" w:color="auto"/>
                  </w:divBdr>
                  <w:divsChild>
                    <w:div w:id="20702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2329">
      <w:bodyDiv w:val="1"/>
      <w:marLeft w:val="0"/>
      <w:marRight w:val="0"/>
      <w:marTop w:val="0"/>
      <w:marBottom w:val="0"/>
      <w:divBdr>
        <w:top w:val="none" w:sz="0" w:space="0" w:color="auto"/>
        <w:left w:val="none" w:sz="0" w:space="0" w:color="auto"/>
        <w:bottom w:val="none" w:sz="0" w:space="0" w:color="auto"/>
        <w:right w:val="none" w:sz="0" w:space="0" w:color="auto"/>
      </w:divBdr>
      <w:divsChild>
        <w:div w:id="729693385">
          <w:marLeft w:val="0"/>
          <w:marRight w:val="0"/>
          <w:marTop w:val="0"/>
          <w:marBottom w:val="0"/>
          <w:divBdr>
            <w:top w:val="none" w:sz="0" w:space="0" w:color="auto"/>
            <w:left w:val="none" w:sz="0" w:space="0" w:color="auto"/>
            <w:bottom w:val="none" w:sz="0" w:space="0" w:color="auto"/>
            <w:right w:val="none" w:sz="0" w:space="0" w:color="auto"/>
          </w:divBdr>
          <w:divsChild>
            <w:div w:id="195315615">
              <w:marLeft w:val="0"/>
              <w:marRight w:val="0"/>
              <w:marTop w:val="0"/>
              <w:marBottom w:val="0"/>
              <w:divBdr>
                <w:top w:val="none" w:sz="0" w:space="0" w:color="auto"/>
                <w:left w:val="none" w:sz="0" w:space="0" w:color="auto"/>
                <w:bottom w:val="none" w:sz="0" w:space="0" w:color="auto"/>
                <w:right w:val="none" w:sz="0" w:space="0" w:color="auto"/>
              </w:divBdr>
              <w:divsChild>
                <w:div w:id="1208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030">
      <w:bodyDiv w:val="1"/>
      <w:marLeft w:val="0"/>
      <w:marRight w:val="0"/>
      <w:marTop w:val="0"/>
      <w:marBottom w:val="0"/>
      <w:divBdr>
        <w:top w:val="none" w:sz="0" w:space="0" w:color="auto"/>
        <w:left w:val="none" w:sz="0" w:space="0" w:color="auto"/>
        <w:bottom w:val="none" w:sz="0" w:space="0" w:color="auto"/>
        <w:right w:val="none" w:sz="0" w:space="0" w:color="auto"/>
      </w:divBdr>
    </w:div>
    <w:div w:id="1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63163731">
          <w:marLeft w:val="0"/>
          <w:marRight w:val="0"/>
          <w:marTop w:val="0"/>
          <w:marBottom w:val="0"/>
          <w:divBdr>
            <w:top w:val="none" w:sz="0" w:space="0" w:color="auto"/>
            <w:left w:val="none" w:sz="0" w:space="0" w:color="auto"/>
            <w:bottom w:val="none" w:sz="0" w:space="0" w:color="auto"/>
            <w:right w:val="none" w:sz="0" w:space="0" w:color="auto"/>
          </w:divBdr>
          <w:divsChild>
            <w:div w:id="190462697">
              <w:marLeft w:val="0"/>
              <w:marRight w:val="0"/>
              <w:marTop w:val="0"/>
              <w:marBottom w:val="0"/>
              <w:divBdr>
                <w:top w:val="none" w:sz="0" w:space="0" w:color="auto"/>
                <w:left w:val="none" w:sz="0" w:space="0" w:color="auto"/>
                <w:bottom w:val="none" w:sz="0" w:space="0" w:color="auto"/>
                <w:right w:val="none" w:sz="0" w:space="0" w:color="auto"/>
              </w:divBdr>
              <w:divsChild>
                <w:div w:id="17869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0930">
      <w:bodyDiv w:val="1"/>
      <w:marLeft w:val="0"/>
      <w:marRight w:val="0"/>
      <w:marTop w:val="0"/>
      <w:marBottom w:val="0"/>
      <w:divBdr>
        <w:top w:val="none" w:sz="0" w:space="0" w:color="auto"/>
        <w:left w:val="none" w:sz="0" w:space="0" w:color="auto"/>
        <w:bottom w:val="none" w:sz="0" w:space="0" w:color="auto"/>
        <w:right w:val="none" w:sz="0" w:space="0" w:color="auto"/>
      </w:divBdr>
      <w:divsChild>
        <w:div w:id="541944626">
          <w:marLeft w:val="0"/>
          <w:marRight w:val="0"/>
          <w:marTop w:val="0"/>
          <w:marBottom w:val="0"/>
          <w:divBdr>
            <w:top w:val="none" w:sz="0" w:space="0" w:color="auto"/>
            <w:left w:val="none" w:sz="0" w:space="0" w:color="auto"/>
            <w:bottom w:val="none" w:sz="0" w:space="0" w:color="auto"/>
            <w:right w:val="none" w:sz="0" w:space="0" w:color="auto"/>
          </w:divBdr>
        </w:div>
      </w:divsChild>
    </w:div>
    <w:div w:id="191068646">
      <w:bodyDiv w:val="1"/>
      <w:marLeft w:val="0"/>
      <w:marRight w:val="0"/>
      <w:marTop w:val="0"/>
      <w:marBottom w:val="0"/>
      <w:divBdr>
        <w:top w:val="none" w:sz="0" w:space="0" w:color="auto"/>
        <w:left w:val="none" w:sz="0" w:space="0" w:color="auto"/>
        <w:bottom w:val="none" w:sz="0" w:space="0" w:color="auto"/>
        <w:right w:val="none" w:sz="0" w:space="0" w:color="auto"/>
      </w:divBdr>
    </w:div>
    <w:div w:id="195388000">
      <w:bodyDiv w:val="1"/>
      <w:marLeft w:val="0"/>
      <w:marRight w:val="0"/>
      <w:marTop w:val="0"/>
      <w:marBottom w:val="0"/>
      <w:divBdr>
        <w:top w:val="none" w:sz="0" w:space="0" w:color="auto"/>
        <w:left w:val="none" w:sz="0" w:space="0" w:color="auto"/>
        <w:bottom w:val="none" w:sz="0" w:space="0" w:color="auto"/>
        <w:right w:val="none" w:sz="0" w:space="0" w:color="auto"/>
      </w:divBdr>
    </w:div>
    <w:div w:id="196431697">
      <w:bodyDiv w:val="1"/>
      <w:marLeft w:val="0"/>
      <w:marRight w:val="0"/>
      <w:marTop w:val="0"/>
      <w:marBottom w:val="0"/>
      <w:divBdr>
        <w:top w:val="none" w:sz="0" w:space="0" w:color="auto"/>
        <w:left w:val="none" w:sz="0" w:space="0" w:color="auto"/>
        <w:bottom w:val="none" w:sz="0" w:space="0" w:color="auto"/>
        <w:right w:val="none" w:sz="0" w:space="0" w:color="auto"/>
      </w:divBdr>
    </w:div>
    <w:div w:id="202906070">
      <w:bodyDiv w:val="1"/>
      <w:marLeft w:val="0"/>
      <w:marRight w:val="0"/>
      <w:marTop w:val="0"/>
      <w:marBottom w:val="0"/>
      <w:divBdr>
        <w:top w:val="none" w:sz="0" w:space="0" w:color="auto"/>
        <w:left w:val="none" w:sz="0" w:space="0" w:color="auto"/>
        <w:bottom w:val="none" w:sz="0" w:space="0" w:color="auto"/>
        <w:right w:val="none" w:sz="0" w:space="0" w:color="auto"/>
      </w:divBdr>
    </w:div>
    <w:div w:id="207688285">
      <w:bodyDiv w:val="1"/>
      <w:marLeft w:val="0"/>
      <w:marRight w:val="0"/>
      <w:marTop w:val="0"/>
      <w:marBottom w:val="0"/>
      <w:divBdr>
        <w:top w:val="none" w:sz="0" w:space="0" w:color="auto"/>
        <w:left w:val="none" w:sz="0" w:space="0" w:color="auto"/>
        <w:bottom w:val="none" w:sz="0" w:space="0" w:color="auto"/>
        <w:right w:val="none" w:sz="0" w:space="0" w:color="auto"/>
      </w:divBdr>
    </w:div>
    <w:div w:id="212935950">
      <w:bodyDiv w:val="1"/>
      <w:marLeft w:val="0"/>
      <w:marRight w:val="0"/>
      <w:marTop w:val="0"/>
      <w:marBottom w:val="0"/>
      <w:divBdr>
        <w:top w:val="none" w:sz="0" w:space="0" w:color="auto"/>
        <w:left w:val="none" w:sz="0" w:space="0" w:color="auto"/>
        <w:bottom w:val="none" w:sz="0" w:space="0" w:color="auto"/>
        <w:right w:val="none" w:sz="0" w:space="0" w:color="auto"/>
      </w:divBdr>
    </w:div>
    <w:div w:id="215317086">
      <w:bodyDiv w:val="1"/>
      <w:marLeft w:val="0"/>
      <w:marRight w:val="0"/>
      <w:marTop w:val="0"/>
      <w:marBottom w:val="0"/>
      <w:divBdr>
        <w:top w:val="none" w:sz="0" w:space="0" w:color="auto"/>
        <w:left w:val="none" w:sz="0" w:space="0" w:color="auto"/>
        <w:bottom w:val="none" w:sz="0" w:space="0" w:color="auto"/>
        <w:right w:val="none" w:sz="0" w:space="0" w:color="auto"/>
      </w:divBdr>
    </w:div>
    <w:div w:id="215437164">
      <w:bodyDiv w:val="1"/>
      <w:marLeft w:val="0"/>
      <w:marRight w:val="0"/>
      <w:marTop w:val="0"/>
      <w:marBottom w:val="0"/>
      <w:divBdr>
        <w:top w:val="none" w:sz="0" w:space="0" w:color="auto"/>
        <w:left w:val="none" w:sz="0" w:space="0" w:color="auto"/>
        <w:bottom w:val="none" w:sz="0" w:space="0" w:color="auto"/>
        <w:right w:val="none" w:sz="0" w:space="0" w:color="auto"/>
      </w:divBdr>
    </w:div>
    <w:div w:id="215627247">
      <w:bodyDiv w:val="1"/>
      <w:marLeft w:val="0"/>
      <w:marRight w:val="0"/>
      <w:marTop w:val="0"/>
      <w:marBottom w:val="0"/>
      <w:divBdr>
        <w:top w:val="none" w:sz="0" w:space="0" w:color="auto"/>
        <w:left w:val="none" w:sz="0" w:space="0" w:color="auto"/>
        <w:bottom w:val="none" w:sz="0" w:space="0" w:color="auto"/>
        <w:right w:val="none" w:sz="0" w:space="0" w:color="auto"/>
      </w:divBdr>
    </w:div>
    <w:div w:id="226771857">
      <w:bodyDiv w:val="1"/>
      <w:marLeft w:val="0"/>
      <w:marRight w:val="0"/>
      <w:marTop w:val="0"/>
      <w:marBottom w:val="0"/>
      <w:divBdr>
        <w:top w:val="none" w:sz="0" w:space="0" w:color="auto"/>
        <w:left w:val="none" w:sz="0" w:space="0" w:color="auto"/>
        <w:bottom w:val="none" w:sz="0" w:space="0" w:color="auto"/>
        <w:right w:val="none" w:sz="0" w:space="0" w:color="auto"/>
      </w:divBdr>
      <w:divsChild>
        <w:div w:id="1147405019">
          <w:marLeft w:val="0"/>
          <w:marRight w:val="0"/>
          <w:marTop w:val="0"/>
          <w:marBottom w:val="0"/>
          <w:divBdr>
            <w:top w:val="none" w:sz="0" w:space="0" w:color="auto"/>
            <w:left w:val="none" w:sz="0" w:space="0" w:color="auto"/>
            <w:bottom w:val="none" w:sz="0" w:space="0" w:color="auto"/>
            <w:right w:val="none" w:sz="0" w:space="0" w:color="auto"/>
          </w:divBdr>
          <w:divsChild>
            <w:div w:id="1949117348">
              <w:marLeft w:val="0"/>
              <w:marRight w:val="0"/>
              <w:marTop w:val="0"/>
              <w:marBottom w:val="0"/>
              <w:divBdr>
                <w:top w:val="none" w:sz="0" w:space="0" w:color="auto"/>
                <w:left w:val="none" w:sz="0" w:space="0" w:color="auto"/>
                <w:bottom w:val="none" w:sz="0" w:space="0" w:color="auto"/>
                <w:right w:val="none" w:sz="0" w:space="0" w:color="auto"/>
              </w:divBdr>
              <w:divsChild>
                <w:div w:id="6434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476050">
      <w:bodyDiv w:val="1"/>
      <w:marLeft w:val="0"/>
      <w:marRight w:val="0"/>
      <w:marTop w:val="0"/>
      <w:marBottom w:val="0"/>
      <w:divBdr>
        <w:top w:val="none" w:sz="0" w:space="0" w:color="auto"/>
        <w:left w:val="none" w:sz="0" w:space="0" w:color="auto"/>
        <w:bottom w:val="none" w:sz="0" w:space="0" w:color="auto"/>
        <w:right w:val="none" w:sz="0" w:space="0" w:color="auto"/>
      </w:divBdr>
      <w:divsChild>
        <w:div w:id="1603882256">
          <w:marLeft w:val="0"/>
          <w:marRight w:val="0"/>
          <w:marTop w:val="0"/>
          <w:marBottom w:val="0"/>
          <w:divBdr>
            <w:top w:val="none" w:sz="0" w:space="0" w:color="auto"/>
            <w:left w:val="none" w:sz="0" w:space="0" w:color="auto"/>
            <w:bottom w:val="none" w:sz="0" w:space="0" w:color="auto"/>
            <w:right w:val="none" w:sz="0" w:space="0" w:color="auto"/>
          </w:divBdr>
          <w:divsChild>
            <w:div w:id="1529677710">
              <w:marLeft w:val="0"/>
              <w:marRight w:val="0"/>
              <w:marTop w:val="0"/>
              <w:marBottom w:val="0"/>
              <w:divBdr>
                <w:top w:val="none" w:sz="0" w:space="0" w:color="auto"/>
                <w:left w:val="none" w:sz="0" w:space="0" w:color="auto"/>
                <w:bottom w:val="none" w:sz="0" w:space="0" w:color="auto"/>
                <w:right w:val="none" w:sz="0" w:space="0" w:color="auto"/>
              </w:divBdr>
              <w:divsChild>
                <w:div w:id="6947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78177">
      <w:bodyDiv w:val="1"/>
      <w:marLeft w:val="0"/>
      <w:marRight w:val="0"/>
      <w:marTop w:val="0"/>
      <w:marBottom w:val="0"/>
      <w:divBdr>
        <w:top w:val="none" w:sz="0" w:space="0" w:color="auto"/>
        <w:left w:val="none" w:sz="0" w:space="0" w:color="auto"/>
        <w:bottom w:val="none" w:sz="0" w:space="0" w:color="auto"/>
        <w:right w:val="none" w:sz="0" w:space="0" w:color="auto"/>
      </w:divBdr>
      <w:divsChild>
        <w:div w:id="1617590963">
          <w:marLeft w:val="0"/>
          <w:marRight w:val="0"/>
          <w:marTop w:val="0"/>
          <w:marBottom w:val="0"/>
          <w:divBdr>
            <w:top w:val="none" w:sz="0" w:space="0" w:color="auto"/>
            <w:left w:val="none" w:sz="0" w:space="0" w:color="auto"/>
            <w:bottom w:val="none" w:sz="0" w:space="0" w:color="auto"/>
            <w:right w:val="none" w:sz="0" w:space="0" w:color="auto"/>
          </w:divBdr>
        </w:div>
        <w:div w:id="1102337895">
          <w:marLeft w:val="0"/>
          <w:marRight w:val="0"/>
          <w:marTop w:val="0"/>
          <w:marBottom w:val="0"/>
          <w:divBdr>
            <w:top w:val="none" w:sz="0" w:space="0" w:color="auto"/>
            <w:left w:val="none" w:sz="0" w:space="0" w:color="auto"/>
            <w:bottom w:val="none" w:sz="0" w:space="0" w:color="auto"/>
            <w:right w:val="none" w:sz="0" w:space="0" w:color="auto"/>
          </w:divBdr>
        </w:div>
        <w:div w:id="880360562">
          <w:marLeft w:val="0"/>
          <w:marRight w:val="0"/>
          <w:marTop w:val="0"/>
          <w:marBottom w:val="0"/>
          <w:divBdr>
            <w:top w:val="none" w:sz="0" w:space="0" w:color="auto"/>
            <w:left w:val="none" w:sz="0" w:space="0" w:color="auto"/>
            <w:bottom w:val="none" w:sz="0" w:space="0" w:color="auto"/>
            <w:right w:val="none" w:sz="0" w:space="0" w:color="auto"/>
          </w:divBdr>
        </w:div>
      </w:divsChild>
    </w:div>
    <w:div w:id="234436414">
      <w:bodyDiv w:val="1"/>
      <w:marLeft w:val="0"/>
      <w:marRight w:val="0"/>
      <w:marTop w:val="0"/>
      <w:marBottom w:val="0"/>
      <w:divBdr>
        <w:top w:val="none" w:sz="0" w:space="0" w:color="auto"/>
        <w:left w:val="none" w:sz="0" w:space="0" w:color="auto"/>
        <w:bottom w:val="none" w:sz="0" w:space="0" w:color="auto"/>
        <w:right w:val="none" w:sz="0" w:space="0" w:color="auto"/>
      </w:divBdr>
      <w:divsChild>
        <w:div w:id="1974090022">
          <w:marLeft w:val="0"/>
          <w:marRight w:val="0"/>
          <w:marTop w:val="0"/>
          <w:marBottom w:val="0"/>
          <w:divBdr>
            <w:top w:val="none" w:sz="0" w:space="0" w:color="auto"/>
            <w:left w:val="none" w:sz="0" w:space="0" w:color="auto"/>
            <w:bottom w:val="none" w:sz="0" w:space="0" w:color="auto"/>
            <w:right w:val="none" w:sz="0" w:space="0" w:color="auto"/>
          </w:divBdr>
          <w:divsChild>
            <w:div w:id="1338650510">
              <w:marLeft w:val="0"/>
              <w:marRight w:val="0"/>
              <w:marTop w:val="0"/>
              <w:marBottom w:val="0"/>
              <w:divBdr>
                <w:top w:val="none" w:sz="0" w:space="0" w:color="auto"/>
                <w:left w:val="none" w:sz="0" w:space="0" w:color="auto"/>
                <w:bottom w:val="none" w:sz="0" w:space="0" w:color="auto"/>
                <w:right w:val="none" w:sz="0" w:space="0" w:color="auto"/>
              </w:divBdr>
              <w:divsChild>
                <w:div w:id="9854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4237">
      <w:bodyDiv w:val="1"/>
      <w:marLeft w:val="0"/>
      <w:marRight w:val="0"/>
      <w:marTop w:val="0"/>
      <w:marBottom w:val="0"/>
      <w:divBdr>
        <w:top w:val="none" w:sz="0" w:space="0" w:color="auto"/>
        <w:left w:val="none" w:sz="0" w:space="0" w:color="auto"/>
        <w:bottom w:val="none" w:sz="0" w:space="0" w:color="auto"/>
        <w:right w:val="none" w:sz="0" w:space="0" w:color="auto"/>
      </w:divBdr>
    </w:div>
    <w:div w:id="240725709">
      <w:bodyDiv w:val="1"/>
      <w:marLeft w:val="0"/>
      <w:marRight w:val="0"/>
      <w:marTop w:val="0"/>
      <w:marBottom w:val="0"/>
      <w:divBdr>
        <w:top w:val="none" w:sz="0" w:space="0" w:color="auto"/>
        <w:left w:val="none" w:sz="0" w:space="0" w:color="auto"/>
        <w:bottom w:val="none" w:sz="0" w:space="0" w:color="auto"/>
        <w:right w:val="none" w:sz="0" w:space="0" w:color="auto"/>
      </w:divBdr>
      <w:divsChild>
        <w:div w:id="770661419">
          <w:marLeft w:val="0"/>
          <w:marRight w:val="0"/>
          <w:marTop w:val="0"/>
          <w:marBottom w:val="0"/>
          <w:divBdr>
            <w:top w:val="none" w:sz="0" w:space="0" w:color="auto"/>
            <w:left w:val="none" w:sz="0" w:space="0" w:color="auto"/>
            <w:bottom w:val="none" w:sz="0" w:space="0" w:color="auto"/>
            <w:right w:val="none" w:sz="0" w:space="0" w:color="auto"/>
          </w:divBdr>
          <w:divsChild>
            <w:div w:id="521555828">
              <w:marLeft w:val="0"/>
              <w:marRight w:val="0"/>
              <w:marTop w:val="0"/>
              <w:marBottom w:val="0"/>
              <w:divBdr>
                <w:top w:val="none" w:sz="0" w:space="0" w:color="auto"/>
                <w:left w:val="none" w:sz="0" w:space="0" w:color="auto"/>
                <w:bottom w:val="none" w:sz="0" w:space="0" w:color="auto"/>
                <w:right w:val="none" w:sz="0" w:space="0" w:color="auto"/>
              </w:divBdr>
              <w:divsChild>
                <w:div w:id="71902198">
                  <w:marLeft w:val="0"/>
                  <w:marRight w:val="0"/>
                  <w:marTop w:val="0"/>
                  <w:marBottom w:val="0"/>
                  <w:divBdr>
                    <w:top w:val="none" w:sz="0" w:space="0" w:color="auto"/>
                    <w:left w:val="none" w:sz="0" w:space="0" w:color="auto"/>
                    <w:bottom w:val="none" w:sz="0" w:space="0" w:color="auto"/>
                    <w:right w:val="none" w:sz="0" w:space="0" w:color="auto"/>
                  </w:divBdr>
                  <w:divsChild>
                    <w:div w:id="146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6293">
      <w:bodyDiv w:val="1"/>
      <w:marLeft w:val="0"/>
      <w:marRight w:val="0"/>
      <w:marTop w:val="0"/>
      <w:marBottom w:val="0"/>
      <w:divBdr>
        <w:top w:val="none" w:sz="0" w:space="0" w:color="auto"/>
        <w:left w:val="none" w:sz="0" w:space="0" w:color="auto"/>
        <w:bottom w:val="none" w:sz="0" w:space="0" w:color="auto"/>
        <w:right w:val="none" w:sz="0" w:space="0" w:color="auto"/>
      </w:divBdr>
    </w:div>
    <w:div w:id="243033708">
      <w:bodyDiv w:val="1"/>
      <w:marLeft w:val="0"/>
      <w:marRight w:val="0"/>
      <w:marTop w:val="0"/>
      <w:marBottom w:val="0"/>
      <w:divBdr>
        <w:top w:val="none" w:sz="0" w:space="0" w:color="auto"/>
        <w:left w:val="none" w:sz="0" w:space="0" w:color="auto"/>
        <w:bottom w:val="none" w:sz="0" w:space="0" w:color="auto"/>
        <w:right w:val="none" w:sz="0" w:space="0" w:color="auto"/>
      </w:divBdr>
      <w:divsChild>
        <w:div w:id="1815096370">
          <w:marLeft w:val="0"/>
          <w:marRight w:val="0"/>
          <w:marTop w:val="0"/>
          <w:marBottom w:val="0"/>
          <w:divBdr>
            <w:top w:val="none" w:sz="0" w:space="0" w:color="auto"/>
            <w:left w:val="none" w:sz="0" w:space="0" w:color="auto"/>
            <w:bottom w:val="none" w:sz="0" w:space="0" w:color="auto"/>
            <w:right w:val="none" w:sz="0" w:space="0" w:color="auto"/>
          </w:divBdr>
          <w:divsChild>
            <w:div w:id="476802909">
              <w:marLeft w:val="0"/>
              <w:marRight w:val="0"/>
              <w:marTop w:val="0"/>
              <w:marBottom w:val="0"/>
              <w:divBdr>
                <w:top w:val="none" w:sz="0" w:space="0" w:color="auto"/>
                <w:left w:val="none" w:sz="0" w:space="0" w:color="auto"/>
                <w:bottom w:val="none" w:sz="0" w:space="0" w:color="auto"/>
                <w:right w:val="none" w:sz="0" w:space="0" w:color="auto"/>
              </w:divBdr>
              <w:divsChild>
                <w:div w:id="10311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0671">
      <w:bodyDiv w:val="1"/>
      <w:marLeft w:val="0"/>
      <w:marRight w:val="0"/>
      <w:marTop w:val="0"/>
      <w:marBottom w:val="0"/>
      <w:divBdr>
        <w:top w:val="none" w:sz="0" w:space="0" w:color="auto"/>
        <w:left w:val="none" w:sz="0" w:space="0" w:color="auto"/>
        <w:bottom w:val="none" w:sz="0" w:space="0" w:color="auto"/>
        <w:right w:val="none" w:sz="0" w:space="0" w:color="auto"/>
      </w:divBdr>
    </w:div>
    <w:div w:id="245044237">
      <w:bodyDiv w:val="1"/>
      <w:marLeft w:val="0"/>
      <w:marRight w:val="0"/>
      <w:marTop w:val="0"/>
      <w:marBottom w:val="0"/>
      <w:divBdr>
        <w:top w:val="none" w:sz="0" w:space="0" w:color="auto"/>
        <w:left w:val="none" w:sz="0" w:space="0" w:color="auto"/>
        <w:bottom w:val="none" w:sz="0" w:space="0" w:color="auto"/>
        <w:right w:val="none" w:sz="0" w:space="0" w:color="auto"/>
      </w:divBdr>
    </w:div>
    <w:div w:id="252931966">
      <w:bodyDiv w:val="1"/>
      <w:marLeft w:val="0"/>
      <w:marRight w:val="0"/>
      <w:marTop w:val="0"/>
      <w:marBottom w:val="0"/>
      <w:divBdr>
        <w:top w:val="none" w:sz="0" w:space="0" w:color="auto"/>
        <w:left w:val="none" w:sz="0" w:space="0" w:color="auto"/>
        <w:bottom w:val="none" w:sz="0" w:space="0" w:color="auto"/>
        <w:right w:val="none" w:sz="0" w:space="0" w:color="auto"/>
      </w:divBdr>
    </w:div>
    <w:div w:id="253053929">
      <w:bodyDiv w:val="1"/>
      <w:marLeft w:val="0"/>
      <w:marRight w:val="0"/>
      <w:marTop w:val="0"/>
      <w:marBottom w:val="0"/>
      <w:divBdr>
        <w:top w:val="none" w:sz="0" w:space="0" w:color="auto"/>
        <w:left w:val="none" w:sz="0" w:space="0" w:color="auto"/>
        <w:bottom w:val="none" w:sz="0" w:space="0" w:color="auto"/>
        <w:right w:val="none" w:sz="0" w:space="0" w:color="auto"/>
      </w:divBdr>
    </w:div>
    <w:div w:id="253251157">
      <w:bodyDiv w:val="1"/>
      <w:marLeft w:val="0"/>
      <w:marRight w:val="0"/>
      <w:marTop w:val="0"/>
      <w:marBottom w:val="0"/>
      <w:divBdr>
        <w:top w:val="none" w:sz="0" w:space="0" w:color="auto"/>
        <w:left w:val="none" w:sz="0" w:space="0" w:color="auto"/>
        <w:bottom w:val="none" w:sz="0" w:space="0" w:color="auto"/>
        <w:right w:val="none" w:sz="0" w:space="0" w:color="auto"/>
      </w:divBdr>
    </w:div>
    <w:div w:id="253631618">
      <w:bodyDiv w:val="1"/>
      <w:marLeft w:val="0"/>
      <w:marRight w:val="0"/>
      <w:marTop w:val="0"/>
      <w:marBottom w:val="0"/>
      <w:divBdr>
        <w:top w:val="none" w:sz="0" w:space="0" w:color="auto"/>
        <w:left w:val="none" w:sz="0" w:space="0" w:color="auto"/>
        <w:bottom w:val="none" w:sz="0" w:space="0" w:color="auto"/>
        <w:right w:val="none" w:sz="0" w:space="0" w:color="auto"/>
      </w:divBdr>
    </w:div>
    <w:div w:id="254368040">
      <w:bodyDiv w:val="1"/>
      <w:marLeft w:val="0"/>
      <w:marRight w:val="0"/>
      <w:marTop w:val="0"/>
      <w:marBottom w:val="0"/>
      <w:divBdr>
        <w:top w:val="none" w:sz="0" w:space="0" w:color="auto"/>
        <w:left w:val="none" w:sz="0" w:space="0" w:color="auto"/>
        <w:bottom w:val="none" w:sz="0" w:space="0" w:color="auto"/>
        <w:right w:val="none" w:sz="0" w:space="0" w:color="auto"/>
      </w:divBdr>
    </w:div>
    <w:div w:id="256400873">
      <w:bodyDiv w:val="1"/>
      <w:marLeft w:val="0"/>
      <w:marRight w:val="0"/>
      <w:marTop w:val="0"/>
      <w:marBottom w:val="0"/>
      <w:divBdr>
        <w:top w:val="none" w:sz="0" w:space="0" w:color="auto"/>
        <w:left w:val="none" w:sz="0" w:space="0" w:color="auto"/>
        <w:bottom w:val="none" w:sz="0" w:space="0" w:color="auto"/>
        <w:right w:val="none" w:sz="0" w:space="0" w:color="auto"/>
      </w:divBdr>
    </w:div>
    <w:div w:id="257714733">
      <w:bodyDiv w:val="1"/>
      <w:marLeft w:val="0"/>
      <w:marRight w:val="0"/>
      <w:marTop w:val="0"/>
      <w:marBottom w:val="0"/>
      <w:divBdr>
        <w:top w:val="none" w:sz="0" w:space="0" w:color="auto"/>
        <w:left w:val="none" w:sz="0" w:space="0" w:color="auto"/>
        <w:bottom w:val="none" w:sz="0" w:space="0" w:color="auto"/>
        <w:right w:val="none" w:sz="0" w:space="0" w:color="auto"/>
      </w:divBdr>
    </w:div>
    <w:div w:id="265117970">
      <w:bodyDiv w:val="1"/>
      <w:marLeft w:val="0"/>
      <w:marRight w:val="0"/>
      <w:marTop w:val="0"/>
      <w:marBottom w:val="0"/>
      <w:divBdr>
        <w:top w:val="none" w:sz="0" w:space="0" w:color="auto"/>
        <w:left w:val="none" w:sz="0" w:space="0" w:color="auto"/>
        <w:bottom w:val="none" w:sz="0" w:space="0" w:color="auto"/>
        <w:right w:val="none" w:sz="0" w:space="0" w:color="auto"/>
      </w:divBdr>
    </w:div>
    <w:div w:id="266698155">
      <w:bodyDiv w:val="1"/>
      <w:marLeft w:val="0"/>
      <w:marRight w:val="0"/>
      <w:marTop w:val="0"/>
      <w:marBottom w:val="0"/>
      <w:divBdr>
        <w:top w:val="none" w:sz="0" w:space="0" w:color="auto"/>
        <w:left w:val="none" w:sz="0" w:space="0" w:color="auto"/>
        <w:bottom w:val="none" w:sz="0" w:space="0" w:color="auto"/>
        <w:right w:val="none" w:sz="0" w:space="0" w:color="auto"/>
      </w:divBdr>
      <w:divsChild>
        <w:div w:id="1542355173">
          <w:marLeft w:val="0"/>
          <w:marRight w:val="0"/>
          <w:marTop w:val="0"/>
          <w:marBottom w:val="0"/>
          <w:divBdr>
            <w:top w:val="none" w:sz="0" w:space="0" w:color="auto"/>
            <w:left w:val="none" w:sz="0" w:space="0" w:color="auto"/>
            <w:bottom w:val="none" w:sz="0" w:space="0" w:color="auto"/>
            <w:right w:val="none" w:sz="0" w:space="0" w:color="auto"/>
          </w:divBdr>
          <w:divsChild>
            <w:div w:id="1749689923">
              <w:marLeft w:val="0"/>
              <w:marRight w:val="0"/>
              <w:marTop w:val="0"/>
              <w:marBottom w:val="0"/>
              <w:divBdr>
                <w:top w:val="none" w:sz="0" w:space="0" w:color="auto"/>
                <w:left w:val="none" w:sz="0" w:space="0" w:color="auto"/>
                <w:bottom w:val="none" w:sz="0" w:space="0" w:color="auto"/>
                <w:right w:val="none" w:sz="0" w:space="0" w:color="auto"/>
              </w:divBdr>
              <w:divsChild>
                <w:div w:id="301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9392">
      <w:bodyDiv w:val="1"/>
      <w:marLeft w:val="0"/>
      <w:marRight w:val="0"/>
      <w:marTop w:val="0"/>
      <w:marBottom w:val="0"/>
      <w:divBdr>
        <w:top w:val="none" w:sz="0" w:space="0" w:color="auto"/>
        <w:left w:val="none" w:sz="0" w:space="0" w:color="auto"/>
        <w:bottom w:val="none" w:sz="0" w:space="0" w:color="auto"/>
        <w:right w:val="none" w:sz="0" w:space="0" w:color="auto"/>
      </w:divBdr>
      <w:divsChild>
        <w:div w:id="87747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663079">
      <w:bodyDiv w:val="1"/>
      <w:marLeft w:val="0"/>
      <w:marRight w:val="0"/>
      <w:marTop w:val="0"/>
      <w:marBottom w:val="0"/>
      <w:divBdr>
        <w:top w:val="none" w:sz="0" w:space="0" w:color="auto"/>
        <w:left w:val="none" w:sz="0" w:space="0" w:color="auto"/>
        <w:bottom w:val="none" w:sz="0" w:space="0" w:color="auto"/>
        <w:right w:val="none" w:sz="0" w:space="0" w:color="auto"/>
      </w:divBdr>
      <w:divsChild>
        <w:div w:id="1283072890">
          <w:marLeft w:val="0"/>
          <w:marRight w:val="0"/>
          <w:marTop w:val="0"/>
          <w:marBottom w:val="0"/>
          <w:divBdr>
            <w:top w:val="none" w:sz="0" w:space="0" w:color="auto"/>
            <w:left w:val="none" w:sz="0" w:space="0" w:color="auto"/>
            <w:bottom w:val="none" w:sz="0" w:space="0" w:color="auto"/>
            <w:right w:val="none" w:sz="0" w:space="0" w:color="auto"/>
          </w:divBdr>
          <w:divsChild>
            <w:div w:id="718088137">
              <w:marLeft w:val="0"/>
              <w:marRight w:val="0"/>
              <w:marTop w:val="0"/>
              <w:marBottom w:val="0"/>
              <w:divBdr>
                <w:top w:val="none" w:sz="0" w:space="0" w:color="auto"/>
                <w:left w:val="none" w:sz="0" w:space="0" w:color="auto"/>
                <w:bottom w:val="none" w:sz="0" w:space="0" w:color="auto"/>
                <w:right w:val="none" w:sz="0" w:space="0" w:color="auto"/>
              </w:divBdr>
              <w:divsChild>
                <w:div w:id="57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92770">
      <w:bodyDiv w:val="1"/>
      <w:marLeft w:val="0"/>
      <w:marRight w:val="0"/>
      <w:marTop w:val="0"/>
      <w:marBottom w:val="0"/>
      <w:divBdr>
        <w:top w:val="none" w:sz="0" w:space="0" w:color="auto"/>
        <w:left w:val="none" w:sz="0" w:space="0" w:color="auto"/>
        <w:bottom w:val="none" w:sz="0" w:space="0" w:color="auto"/>
        <w:right w:val="none" w:sz="0" w:space="0" w:color="auto"/>
      </w:divBdr>
    </w:div>
    <w:div w:id="276252734">
      <w:bodyDiv w:val="1"/>
      <w:marLeft w:val="0"/>
      <w:marRight w:val="0"/>
      <w:marTop w:val="0"/>
      <w:marBottom w:val="0"/>
      <w:divBdr>
        <w:top w:val="none" w:sz="0" w:space="0" w:color="auto"/>
        <w:left w:val="none" w:sz="0" w:space="0" w:color="auto"/>
        <w:bottom w:val="none" w:sz="0" w:space="0" w:color="auto"/>
        <w:right w:val="none" w:sz="0" w:space="0" w:color="auto"/>
      </w:divBdr>
      <w:divsChild>
        <w:div w:id="816999142">
          <w:marLeft w:val="0"/>
          <w:marRight w:val="0"/>
          <w:marTop w:val="0"/>
          <w:marBottom w:val="0"/>
          <w:divBdr>
            <w:top w:val="none" w:sz="0" w:space="0" w:color="auto"/>
            <w:left w:val="none" w:sz="0" w:space="0" w:color="auto"/>
            <w:bottom w:val="none" w:sz="0" w:space="0" w:color="auto"/>
            <w:right w:val="none" w:sz="0" w:space="0" w:color="auto"/>
          </w:divBdr>
          <w:divsChild>
            <w:div w:id="139421217">
              <w:marLeft w:val="0"/>
              <w:marRight w:val="0"/>
              <w:marTop w:val="0"/>
              <w:marBottom w:val="0"/>
              <w:divBdr>
                <w:top w:val="none" w:sz="0" w:space="0" w:color="auto"/>
                <w:left w:val="none" w:sz="0" w:space="0" w:color="auto"/>
                <w:bottom w:val="none" w:sz="0" w:space="0" w:color="auto"/>
                <w:right w:val="none" w:sz="0" w:space="0" w:color="auto"/>
              </w:divBdr>
              <w:divsChild>
                <w:div w:id="377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7452">
      <w:bodyDiv w:val="1"/>
      <w:marLeft w:val="0"/>
      <w:marRight w:val="0"/>
      <w:marTop w:val="0"/>
      <w:marBottom w:val="0"/>
      <w:divBdr>
        <w:top w:val="none" w:sz="0" w:space="0" w:color="auto"/>
        <w:left w:val="none" w:sz="0" w:space="0" w:color="auto"/>
        <w:bottom w:val="none" w:sz="0" w:space="0" w:color="auto"/>
        <w:right w:val="none" w:sz="0" w:space="0" w:color="auto"/>
      </w:divBdr>
    </w:div>
    <w:div w:id="279530485">
      <w:bodyDiv w:val="1"/>
      <w:marLeft w:val="0"/>
      <w:marRight w:val="0"/>
      <w:marTop w:val="0"/>
      <w:marBottom w:val="0"/>
      <w:divBdr>
        <w:top w:val="none" w:sz="0" w:space="0" w:color="auto"/>
        <w:left w:val="none" w:sz="0" w:space="0" w:color="auto"/>
        <w:bottom w:val="none" w:sz="0" w:space="0" w:color="auto"/>
        <w:right w:val="none" w:sz="0" w:space="0" w:color="auto"/>
      </w:divBdr>
    </w:div>
    <w:div w:id="279846510">
      <w:bodyDiv w:val="1"/>
      <w:marLeft w:val="0"/>
      <w:marRight w:val="0"/>
      <w:marTop w:val="0"/>
      <w:marBottom w:val="0"/>
      <w:divBdr>
        <w:top w:val="none" w:sz="0" w:space="0" w:color="auto"/>
        <w:left w:val="none" w:sz="0" w:space="0" w:color="auto"/>
        <w:bottom w:val="none" w:sz="0" w:space="0" w:color="auto"/>
        <w:right w:val="none" w:sz="0" w:space="0" w:color="auto"/>
      </w:divBdr>
      <w:divsChild>
        <w:div w:id="1815565832">
          <w:marLeft w:val="0"/>
          <w:marRight w:val="0"/>
          <w:marTop w:val="0"/>
          <w:marBottom w:val="0"/>
          <w:divBdr>
            <w:top w:val="none" w:sz="0" w:space="0" w:color="auto"/>
            <w:left w:val="none" w:sz="0" w:space="0" w:color="auto"/>
            <w:bottom w:val="none" w:sz="0" w:space="0" w:color="auto"/>
            <w:right w:val="none" w:sz="0" w:space="0" w:color="auto"/>
          </w:divBdr>
        </w:div>
      </w:divsChild>
    </w:div>
    <w:div w:id="281569470">
      <w:bodyDiv w:val="1"/>
      <w:marLeft w:val="0"/>
      <w:marRight w:val="0"/>
      <w:marTop w:val="0"/>
      <w:marBottom w:val="0"/>
      <w:divBdr>
        <w:top w:val="none" w:sz="0" w:space="0" w:color="auto"/>
        <w:left w:val="none" w:sz="0" w:space="0" w:color="auto"/>
        <w:bottom w:val="none" w:sz="0" w:space="0" w:color="auto"/>
        <w:right w:val="none" w:sz="0" w:space="0" w:color="auto"/>
      </w:divBdr>
    </w:div>
    <w:div w:id="282156673">
      <w:bodyDiv w:val="1"/>
      <w:marLeft w:val="0"/>
      <w:marRight w:val="0"/>
      <w:marTop w:val="0"/>
      <w:marBottom w:val="0"/>
      <w:divBdr>
        <w:top w:val="none" w:sz="0" w:space="0" w:color="auto"/>
        <w:left w:val="none" w:sz="0" w:space="0" w:color="auto"/>
        <w:bottom w:val="none" w:sz="0" w:space="0" w:color="auto"/>
        <w:right w:val="none" w:sz="0" w:space="0" w:color="auto"/>
      </w:divBdr>
    </w:div>
    <w:div w:id="2835790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911">
          <w:marLeft w:val="0"/>
          <w:marRight w:val="0"/>
          <w:marTop w:val="0"/>
          <w:marBottom w:val="0"/>
          <w:divBdr>
            <w:top w:val="none" w:sz="0" w:space="0" w:color="auto"/>
            <w:left w:val="none" w:sz="0" w:space="0" w:color="auto"/>
            <w:bottom w:val="none" w:sz="0" w:space="0" w:color="auto"/>
            <w:right w:val="none" w:sz="0" w:space="0" w:color="auto"/>
          </w:divBdr>
          <w:divsChild>
            <w:div w:id="1755274255">
              <w:marLeft w:val="0"/>
              <w:marRight w:val="0"/>
              <w:marTop w:val="0"/>
              <w:marBottom w:val="0"/>
              <w:divBdr>
                <w:top w:val="none" w:sz="0" w:space="0" w:color="auto"/>
                <w:left w:val="none" w:sz="0" w:space="0" w:color="auto"/>
                <w:bottom w:val="none" w:sz="0" w:space="0" w:color="auto"/>
                <w:right w:val="none" w:sz="0" w:space="0" w:color="auto"/>
              </w:divBdr>
              <w:divsChild>
                <w:div w:id="1553496792">
                  <w:marLeft w:val="0"/>
                  <w:marRight w:val="0"/>
                  <w:marTop w:val="0"/>
                  <w:marBottom w:val="0"/>
                  <w:divBdr>
                    <w:top w:val="none" w:sz="0" w:space="0" w:color="auto"/>
                    <w:left w:val="none" w:sz="0" w:space="0" w:color="auto"/>
                    <w:bottom w:val="none" w:sz="0" w:space="0" w:color="auto"/>
                    <w:right w:val="none" w:sz="0" w:space="0" w:color="auto"/>
                  </w:divBdr>
                  <w:divsChild>
                    <w:div w:id="7959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62779">
      <w:bodyDiv w:val="1"/>
      <w:marLeft w:val="0"/>
      <w:marRight w:val="0"/>
      <w:marTop w:val="0"/>
      <w:marBottom w:val="0"/>
      <w:divBdr>
        <w:top w:val="none" w:sz="0" w:space="0" w:color="auto"/>
        <w:left w:val="none" w:sz="0" w:space="0" w:color="auto"/>
        <w:bottom w:val="none" w:sz="0" w:space="0" w:color="auto"/>
        <w:right w:val="none" w:sz="0" w:space="0" w:color="auto"/>
      </w:divBdr>
      <w:divsChild>
        <w:div w:id="2011053794">
          <w:marLeft w:val="0"/>
          <w:marRight w:val="0"/>
          <w:marTop w:val="0"/>
          <w:marBottom w:val="0"/>
          <w:divBdr>
            <w:top w:val="none" w:sz="0" w:space="0" w:color="auto"/>
            <w:left w:val="none" w:sz="0" w:space="0" w:color="auto"/>
            <w:bottom w:val="none" w:sz="0" w:space="0" w:color="auto"/>
            <w:right w:val="none" w:sz="0" w:space="0" w:color="auto"/>
          </w:divBdr>
          <w:divsChild>
            <w:div w:id="1903639773">
              <w:marLeft w:val="0"/>
              <w:marRight w:val="0"/>
              <w:marTop w:val="0"/>
              <w:marBottom w:val="0"/>
              <w:divBdr>
                <w:top w:val="none" w:sz="0" w:space="0" w:color="auto"/>
                <w:left w:val="none" w:sz="0" w:space="0" w:color="auto"/>
                <w:bottom w:val="none" w:sz="0" w:space="0" w:color="auto"/>
                <w:right w:val="none" w:sz="0" w:space="0" w:color="auto"/>
              </w:divBdr>
              <w:divsChild>
                <w:div w:id="13477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18612">
      <w:bodyDiv w:val="1"/>
      <w:marLeft w:val="0"/>
      <w:marRight w:val="0"/>
      <w:marTop w:val="0"/>
      <w:marBottom w:val="0"/>
      <w:divBdr>
        <w:top w:val="none" w:sz="0" w:space="0" w:color="auto"/>
        <w:left w:val="none" w:sz="0" w:space="0" w:color="auto"/>
        <w:bottom w:val="none" w:sz="0" w:space="0" w:color="auto"/>
        <w:right w:val="none" w:sz="0" w:space="0" w:color="auto"/>
      </w:divBdr>
    </w:div>
    <w:div w:id="292368946">
      <w:bodyDiv w:val="1"/>
      <w:marLeft w:val="0"/>
      <w:marRight w:val="0"/>
      <w:marTop w:val="0"/>
      <w:marBottom w:val="0"/>
      <w:divBdr>
        <w:top w:val="none" w:sz="0" w:space="0" w:color="auto"/>
        <w:left w:val="none" w:sz="0" w:space="0" w:color="auto"/>
        <w:bottom w:val="none" w:sz="0" w:space="0" w:color="auto"/>
        <w:right w:val="none" w:sz="0" w:space="0" w:color="auto"/>
      </w:divBdr>
    </w:div>
    <w:div w:id="293023002">
      <w:bodyDiv w:val="1"/>
      <w:marLeft w:val="0"/>
      <w:marRight w:val="0"/>
      <w:marTop w:val="0"/>
      <w:marBottom w:val="0"/>
      <w:divBdr>
        <w:top w:val="none" w:sz="0" w:space="0" w:color="auto"/>
        <w:left w:val="none" w:sz="0" w:space="0" w:color="auto"/>
        <w:bottom w:val="none" w:sz="0" w:space="0" w:color="auto"/>
        <w:right w:val="none" w:sz="0" w:space="0" w:color="auto"/>
      </w:divBdr>
    </w:div>
    <w:div w:id="294221210">
      <w:bodyDiv w:val="1"/>
      <w:marLeft w:val="0"/>
      <w:marRight w:val="0"/>
      <w:marTop w:val="0"/>
      <w:marBottom w:val="0"/>
      <w:divBdr>
        <w:top w:val="none" w:sz="0" w:space="0" w:color="auto"/>
        <w:left w:val="none" w:sz="0" w:space="0" w:color="auto"/>
        <w:bottom w:val="none" w:sz="0" w:space="0" w:color="auto"/>
        <w:right w:val="none" w:sz="0" w:space="0" w:color="auto"/>
      </w:divBdr>
      <w:divsChild>
        <w:div w:id="1843201672">
          <w:marLeft w:val="0"/>
          <w:marRight w:val="0"/>
          <w:marTop w:val="0"/>
          <w:marBottom w:val="0"/>
          <w:divBdr>
            <w:top w:val="none" w:sz="0" w:space="0" w:color="auto"/>
            <w:left w:val="none" w:sz="0" w:space="0" w:color="auto"/>
            <w:bottom w:val="none" w:sz="0" w:space="0" w:color="auto"/>
            <w:right w:val="none" w:sz="0" w:space="0" w:color="auto"/>
          </w:divBdr>
          <w:divsChild>
            <w:div w:id="1398016640">
              <w:marLeft w:val="0"/>
              <w:marRight w:val="0"/>
              <w:marTop w:val="0"/>
              <w:marBottom w:val="0"/>
              <w:divBdr>
                <w:top w:val="none" w:sz="0" w:space="0" w:color="auto"/>
                <w:left w:val="none" w:sz="0" w:space="0" w:color="auto"/>
                <w:bottom w:val="none" w:sz="0" w:space="0" w:color="auto"/>
                <w:right w:val="none" w:sz="0" w:space="0" w:color="auto"/>
              </w:divBdr>
              <w:divsChild>
                <w:div w:id="977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9878">
      <w:bodyDiv w:val="1"/>
      <w:marLeft w:val="0"/>
      <w:marRight w:val="0"/>
      <w:marTop w:val="0"/>
      <w:marBottom w:val="0"/>
      <w:divBdr>
        <w:top w:val="none" w:sz="0" w:space="0" w:color="auto"/>
        <w:left w:val="none" w:sz="0" w:space="0" w:color="auto"/>
        <w:bottom w:val="none" w:sz="0" w:space="0" w:color="auto"/>
        <w:right w:val="none" w:sz="0" w:space="0" w:color="auto"/>
      </w:divBdr>
    </w:div>
    <w:div w:id="296422307">
      <w:bodyDiv w:val="1"/>
      <w:marLeft w:val="0"/>
      <w:marRight w:val="0"/>
      <w:marTop w:val="0"/>
      <w:marBottom w:val="0"/>
      <w:divBdr>
        <w:top w:val="none" w:sz="0" w:space="0" w:color="auto"/>
        <w:left w:val="none" w:sz="0" w:space="0" w:color="auto"/>
        <w:bottom w:val="none" w:sz="0" w:space="0" w:color="auto"/>
        <w:right w:val="none" w:sz="0" w:space="0" w:color="auto"/>
      </w:divBdr>
    </w:div>
    <w:div w:id="296689022">
      <w:bodyDiv w:val="1"/>
      <w:marLeft w:val="0"/>
      <w:marRight w:val="0"/>
      <w:marTop w:val="0"/>
      <w:marBottom w:val="0"/>
      <w:divBdr>
        <w:top w:val="none" w:sz="0" w:space="0" w:color="auto"/>
        <w:left w:val="none" w:sz="0" w:space="0" w:color="auto"/>
        <w:bottom w:val="none" w:sz="0" w:space="0" w:color="auto"/>
        <w:right w:val="none" w:sz="0" w:space="0" w:color="auto"/>
      </w:divBdr>
    </w:div>
    <w:div w:id="296883078">
      <w:bodyDiv w:val="1"/>
      <w:marLeft w:val="0"/>
      <w:marRight w:val="0"/>
      <w:marTop w:val="0"/>
      <w:marBottom w:val="0"/>
      <w:divBdr>
        <w:top w:val="none" w:sz="0" w:space="0" w:color="auto"/>
        <w:left w:val="none" w:sz="0" w:space="0" w:color="auto"/>
        <w:bottom w:val="none" w:sz="0" w:space="0" w:color="auto"/>
        <w:right w:val="none" w:sz="0" w:space="0" w:color="auto"/>
      </w:divBdr>
    </w:div>
    <w:div w:id="301279007">
      <w:bodyDiv w:val="1"/>
      <w:marLeft w:val="0"/>
      <w:marRight w:val="0"/>
      <w:marTop w:val="0"/>
      <w:marBottom w:val="0"/>
      <w:divBdr>
        <w:top w:val="none" w:sz="0" w:space="0" w:color="auto"/>
        <w:left w:val="none" w:sz="0" w:space="0" w:color="auto"/>
        <w:bottom w:val="none" w:sz="0" w:space="0" w:color="auto"/>
        <w:right w:val="none" w:sz="0" w:space="0" w:color="auto"/>
      </w:divBdr>
      <w:divsChild>
        <w:div w:id="1690371973">
          <w:marLeft w:val="0"/>
          <w:marRight w:val="0"/>
          <w:marTop w:val="0"/>
          <w:marBottom w:val="0"/>
          <w:divBdr>
            <w:top w:val="none" w:sz="0" w:space="0" w:color="auto"/>
            <w:left w:val="none" w:sz="0" w:space="0" w:color="auto"/>
            <w:bottom w:val="none" w:sz="0" w:space="0" w:color="auto"/>
            <w:right w:val="none" w:sz="0" w:space="0" w:color="auto"/>
          </w:divBdr>
          <w:divsChild>
            <w:div w:id="800996315">
              <w:marLeft w:val="0"/>
              <w:marRight w:val="0"/>
              <w:marTop w:val="0"/>
              <w:marBottom w:val="0"/>
              <w:divBdr>
                <w:top w:val="none" w:sz="0" w:space="0" w:color="auto"/>
                <w:left w:val="none" w:sz="0" w:space="0" w:color="auto"/>
                <w:bottom w:val="none" w:sz="0" w:space="0" w:color="auto"/>
                <w:right w:val="none" w:sz="0" w:space="0" w:color="auto"/>
              </w:divBdr>
              <w:divsChild>
                <w:div w:id="1636443427">
                  <w:marLeft w:val="0"/>
                  <w:marRight w:val="0"/>
                  <w:marTop w:val="0"/>
                  <w:marBottom w:val="0"/>
                  <w:divBdr>
                    <w:top w:val="none" w:sz="0" w:space="0" w:color="auto"/>
                    <w:left w:val="none" w:sz="0" w:space="0" w:color="auto"/>
                    <w:bottom w:val="none" w:sz="0" w:space="0" w:color="auto"/>
                    <w:right w:val="none" w:sz="0" w:space="0" w:color="auto"/>
                  </w:divBdr>
                  <w:divsChild>
                    <w:div w:id="16832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154">
      <w:bodyDiv w:val="1"/>
      <w:marLeft w:val="0"/>
      <w:marRight w:val="0"/>
      <w:marTop w:val="0"/>
      <w:marBottom w:val="0"/>
      <w:divBdr>
        <w:top w:val="none" w:sz="0" w:space="0" w:color="auto"/>
        <w:left w:val="none" w:sz="0" w:space="0" w:color="auto"/>
        <w:bottom w:val="none" w:sz="0" w:space="0" w:color="auto"/>
        <w:right w:val="none" w:sz="0" w:space="0" w:color="auto"/>
      </w:divBdr>
    </w:div>
    <w:div w:id="312606910">
      <w:bodyDiv w:val="1"/>
      <w:marLeft w:val="0"/>
      <w:marRight w:val="0"/>
      <w:marTop w:val="0"/>
      <w:marBottom w:val="0"/>
      <w:divBdr>
        <w:top w:val="none" w:sz="0" w:space="0" w:color="auto"/>
        <w:left w:val="none" w:sz="0" w:space="0" w:color="auto"/>
        <w:bottom w:val="none" w:sz="0" w:space="0" w:color="auto"/>
        <w:right w:val="none" w:sz="0" w:space="0" w:color="auto"/>
      </w:divBdr>
    </w:div>
    <w:div w:id="313460206">
      <w:bodyDiv w:val="1"/>
      <w:marLeft w:val="0"/>
      <w:marRight w:val="0"/>
      <w:marTop w:val="0"/>
      <w:marBottom w:val="0"/>
      <w:divBdr>
        <w:top w:val="none" w:sz="0" w:space="0" w:color="auto"/>
        <w:left w:val="none" w:sz="0" w:space="0" w:color="auto"/>
        <w:bottom w:val="none" w:sz="0" w:space="0" w:color="auto"/>
        <w:right w:val="none" w:sz="0" w:space="0" w:color="auto"/>
      </w:divBdr>
      <w:divsChild>
        <w:div w:id="605843855">
          <w:marLeft w:val="0"/>
          <w:marRight w:val="0"/>
          <w:marTop w:val="0"/>
          <w:marBottom w:val="0"/>
          <w:divBdr>
            <w:top w:val="none" w:sz="0" w:space="0" w:color="auto"/>
            <w:left w:val="none" w:sz="0" w:space="0" w:color="auto"/>
            <w:bottom w:val="none" w:sz="0" w:space="0" w:color="auto"/>
            <w:right w:val="none" w:sz="0" w:space="0" w:color="auto"/>
          </w:divBdr>
          <w:divsChild>
            <w:div w:id="707947158">
              <w:marLeft w:val="0"/>
              <w:marRight w:val="0"/>
              <w:marTop w:val="0"/>
              <w:marBottom w:val="0"/>
              <w:divBdr>
                <w:top w:val="none" w:sz="0" w:space="0" w:color="auto"/>
                <w:left w:val="none" w:sz="0" w:space="0" w:color="auto"/>
                <w:bottom w:val="none" w:sz="0" w:space="0" w:color="auto"/>
                <w:right w:val="none" w:sz="0" w:space="0" w:color="auto"/>
              </w:divBdr>
              <w:divsChild>
                <w:div w:id="15562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7581">
      <w:bodyDiv w:val="1"/>
      <w:marLeft w:val="0"/>
      <w:marRight w:val="0"/>
      <w:marTop w:val="0"/>
      <w:marBottom w:val="0"/>
      <w:divBdr>
        <w:top w:val="none" w:sz="0" w:space="0" w:color="auto"/>
        <w:left w:val="none" w:sz="0" w:space="0" w:color="auto"/>
        <w:bottom w:val="none" w:sz="0" w:space="0" w:color="auto"/>
        <w:right w:val="none" w:sz="0" w:space="0" w:color="auto"/>
      </w:divBdr>
    </w:div>
    <w:div w:id="317878066">
      <w:bodyDiv w:val="1"/>
      <w:marLeft w:val="0"/>
      <w:marRight w:val="0"/>
      <w:marTop w:val="0"/>
      <w:marBottom w:val="0"/>
      <w:divBdr>
        <w:top w:val="none" w:sz="0" w:space="0" w:color="auto"/>
        <w:left w:val="none" w:sz="0" w:space="0" w:color="auto"/>
        <w:bottom w:val="none" w:sz="0" w:space="0" w:color="auto"/>
        <w:right w:val="none" w:sz="0" w:space="0" w:color="auto"/>
      </w:divBdr>
    </w:div>
    <w:div w:id="320044942">
      <w:bodyDiv w:val="1"/>
      <w:marLeft w:val="0"/>
      <w:marRight w:val="0"/>
      <w:marTop w:val="0"/>
      <w:marBottom w:val="0"/>
      <w:divBdr>
        <w:top w:val="none" w:sz="0" w:space="0" w:color="auto"/>
        <w:left w:val="none" w:sz="0" w:space="0" w:color="auto"/>
        <w:bottom w:val="none" w:sz="0" w:space="0" w:color="auto"/>
        <w:right w:val="none" w:sz="0" w:space="0" w:color="auto"/>
      </w:divBdr>
    </w:div>
    <w:div w:id="321203346">
      <w:bodyDiv w:val="1"/>
      <w:marLeft w:val="0"/>
      <w:marRight w:val="0"/>
      <w:marTop w:val="0"/>
      <w:marBottom w:val="0"/>
      <w:divBdr>
        <w:top w:val="none" w:sz="0" w:space="0" w:color="auto"/>
        <w:left w:val="none" w:sz="0" w:space="0" w:color="auto"/>
        <w:bottom w:val="none" w:sz="0" w:space="0" w:color="auto"/>
        <w:right w:val="none" w:sz="0" w:space="0" w:color="auto"/>
      </w:divBdr>
    </w:div>
    <w:div w:id="321853501">
      <w:bodyDiv w:val="1"/>
      <w:marLeft w:val="0"/>
      <w:marRight w:val="0"/>
      <w:marTop w:val="0"/>
      <w:marBottom w:val="0"/>
      <w:divBdr>
        <w:top w:val="none" w:sz="0" w:space="0" w:color="auto"/>
        <w:left w:val="none" w:sz="0" w:space="0" w:color="auto"/>
        <w:bottom w:val="none" w:sz="0" w:space="0" w:color="auto"/>
        <w:right w:val="none" w:sz="0" w:space="0" w:color="auto"/>
      </w:divBdr>
    </w:div>
    <w:div w:id="326447479">
      <w:bodyDiv w:val="1"/>
      <w:marLeft w:val="0"/>
      <w:marRight w:val="0"/>
      <w:marTop w:val="0"/>
      <w:marBottom w:val="0"/>
      <w:divBdr>
        <w:top w:val="none" w:sz="0" w:space="0" w:color="auto"/>
        <w:left w:val="none" w:sz="0" w:space="0" w:color="auto"/>
        <w:bottom w:val="none" w:sz="0" w:space="0" w:color="auto"/>
        <w:right w:val="none" w:sz="0" w:space="0" w:color="auto"/>
      </w:divBdr>
      <w:divsChild>
        <w:div w:id="495615712">
          <w:marLeft w:val="0"/>
          <w:marRight w:val="0"/>
          <w:marTop w:val="0"/>
          <w:marBottom w:val="0"/>
          <w:divBdr>
            <w:top w:val="none" w:sz="0" w:space="0" w:color="auto"/>
            <w:left w:val="none" w:sz="0" w:space="0" w:color="auto"/>
            <w:bottom w:val="none" w:sz="0" w:space="0" w:color="auto"/>
            <w:right w:val="none" w:sz="0" w:space="0" w:color="auto"/>
          </w:divBdr>
          <w:divsChild>
            <w:div w:id="890532065">
              <w:marLeft w:val="0"/>
              <w:marRight w:val="0"/>
              <w:marTop w:val="0"/>
              <w:marBottom w:val="0"/>
              <w:divBdr>
                <w:top w:val="none" w:sz="0" w:space="0" w:color="auto"/>
                <w:left w:val="none" w:sz="0" w:space="0" w:color="auto"/>
                <w:bottom w:val="none" w:sz="0" w:space="0" w:color="auto"/>
                <w:right w:val="none" w:sz="0" w:space="0" w:color="auto"/>
              </w:divBdr>
              <w:divsChild>
                <w:div w:id="13518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748">
      <w:bodyDiv w:val="1"/>
      <w:marLeft w:val="0"/>
      <w:marRight w:val="0"/>
      <w:marTop w:val="0"/>
      <w:marBottom w:val="0"/>
      <w:divBdr>
        <w:top w:val="none" w:sz="0" w:space="0" w:color="auto"/>
        <w:left w:val="none" w:sz="0" w:space="0" w:color="auto"/>
        <w:bottom w:val="none" w:sz="0" w:space="0" w:color="auto"/>
        <w:right w:val="none" w:sz="0" w:space="0" w:color="auto"/>
      </w:divBdr>
    </w:div>
    <w:div w:id="333724498">
      <w:bodyDiv w:val="1"/>
      <w:marLeft w:val="0"/>
      <w:marRight w:val="0"/>
      <w:marTop w:val="0"/>
      <w:marBottom w:val="0"/>
      <w:divBdr>
        <w:top w:val="none" w:sz="0" w:space="0" w:color="auto"/>
        <w:left w:val="none" w:sz="0" w:space="0" w:color="auto"/>
        <w:bottom w:val="none" w:sz="0" w:space="0" w:color="auto"/>
        <w:right w:val="none" w:sz="0" w:space="0" w:color="auto"/>
      </w:divBdr>
    </w:div>
    <w:div w:id="335771333">
      <w:bodyDiv w:val="1"/>
      <w:marLeft w:val="0"/>
      <w:marRight w:val="0"/>
      <w:marTop w:val="0"/>
      <w:marBottom w:val="0"/>
      <w:divBdr>
        <w:top w:val="none" w:sz="0" w:space="0" w:color="auto"/>
        <w:left w:val="none" w:sz="0" w:space="0" w:color="auto"/>
        <w:bottom w:val="none" w:sz="0" w:space="0" w:color="auto"/>
        <w:right w:val="none" w:sz="0" w:space="0" w:color="auto"/>
      </w:divBdr>
    </w:div>
    <w:div w:id="336269247">
      <w:bodyDiv w:val="1"/>
      <w:marLeft w:val="0"/>
      <w:marRight w:val="0"/>
      <w:marTop w:val="0"/>
      <w:marBottom w:val="0"/>
      <w:divBdr>
        <w:top w:val="none" w:sz="0" w:space="0" w:color="auto"/>
        <w:left w:val="none" w:sz="0" w:space="0" w:color="auto"/>
        <w:bottom w:val="none" w:sz="0" w:space="0" w:color="auto"/>
        <w:right w:val="none" w:sz="0" w:space="0" w:color="auto"/>
      </w:divBdr>
      <w:divsChild>
        <w:div w:id="1324238880">
          <w:marLeft w:val="0"/>
          <w:marRight w:val="0"/>
          <w:marTop w:val="0"/>
          <w:marBottom w:val="0"/>
          <w:divBdr>
            <w:top w:val="none" w:sz="0" w:space="0" w:color="auto"/>
            <w:left w:val="none" w:sz="0" w:space="0" w:color="auto"/>
            <w:bottom w:val="none" w:sz="0" w:space="0" w:color="auto"/>
            <w:right w:val="none" w:sz="0" w:space="0" w:color="auto"/>
          </w:divBdr>
          <w:divsChild>
            <w:div w:id="308483813">
              <w:marLeft w:val="0"/>
              <w:marRight w:val="0"/>
              <w:marTop w:val="0"/>
              <w:marBottom w:val="0"/>
              <w:divBdr>
                <w:top w:val="none" w:sz="0" w:space="0" w:color="auto"/>
                <w:left w:val="none" w:sz="0" w:space="0" w:color="auto"/>
                <w:bottom w:val="none" w:sz="0" w:space="0" w:color="auto"/>
                <w:right w:val="none" w:sz="0" w:space="0" w:color="auto"/>
              </w:divBdr>
              <w:divsChild>
                <w:div w:id="111630546">
                  <w:marLeft w:val="0"/>
                  <w:marRight w:val="0"/>
                  <w:marTop w:val="0"/>
                  <w:marBottom w:val="0"/>
                  <w:divBdr>
                    <w:top w:val="none" w:sz="0" w:space="0" w:color="auto"/>
                    <w:left w:val="none" w:sz="0" w:space="0" w:color="auto"/>
                    <w:bottom w:val="none" w:sz="0" w:space="0" w:color="auto"/>
                    <w:right w:val="none" w:sz="0" w:space="0" w:color="auto"/>
                  </w:divBdr>
                  <w:divsChild>
                    <w:div w:id="3444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293">
      <w:bodyDiv w:val="1"/>
      <w:marLeft w:val="0"/>
      <w:marRight w:val="0"/>
      <w:marTop w:val="0"/>
      <w:marBottom w:val="0"/>
      <w:divBdr>
        <w:top w:val="none" w:sz="0" w:space="0" w:color="auto"/>
        <w:left w:val="none" w:sz="0" w:space="0" w:color="auto"/>
        <w:bottom w:val="none" w:sz="0" w:space="0" w:color="auto"/>
        <w:right w:val="none" w:sz="0" w:space="0" w:color="auto"/>
      </w:divBdr>
    </w:div>
    <w:div w:id="341203103">
      <w:bodyDiv w:val="1"/>
      <w:marLeft w:val="0"/>
      <w:marRight w:val="0"/>
      <w:marTop w:val="0"/>
      <w:marBottom w:val="0"/>
      <w:divBdr>
        <w:top w:val="none" w:sz="0" w:space="0" w:color="auto"/>
        <w:left w:val="none" w:sz="0" w:space="0" w:color="auto"/>
        <w:bottom w:val="none" w:sz="0" w:space="0" w:color="auto"/>
        <w:right w:val="none" w:sz="0" w:space="0" w:color="auto"/>
      </w:divBdr>
      <w:divsChild>
        <w:div w:id="955985994">
          <w:marLeft w:val="0"/>
          <w:marRight w:val="0"/>
          <w:marTop w:val="0"/>
          <w:marBottom w:val="0"/>
          <w:divBdr>
            <w:top w:val="none" w:sz="0" w:space="0" w:color="auto"/>
            <w:left w:val="none" w:sz="0" w:space="0" w:color="auto"/>
            <w:bottom w:val="none" w:sz="0" w:space="0" w:color="auto"/>
            <w:right w:val="none" w:sz="0" w:space="0" w:color="auto"/>
          </w:divBdr>
          <w:divsChild>
            <w:div w:id="1102531247">
              <w:marLeft w:val="0"/>
              <w:marRight w:val="0"/>
              <w:marTop w:val="0"/>
              <w:marBottom w:val="0"/>
              <w:divBdr>
                <w:top w:val="none" w:sz="0" w:space="0" w:color="auto"/>
                <w:left w:val="none" w:sz="0" w:space="0" w:color="auto"/>
                <w:bottom w:val="none" w:sz="0" w:space="0" w:color="auto"/>
                <w:right w:val="none" w:sz="0" w:space="0" w:color="auto"/>
              </w:divBdr>
              <w:divsChild>
                <w:div w:id="10646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3004">
      <w:bodyDiv w:val="1"/>
      <w:marLeft w:val="0"/>
      <w:marRight w:val="0"/>
      <w:marTop w:val="0"/>
      <w:marBottom w:val="0"/>
      <w:divBdr>
        <w:top w:val="none" w:sz="0" w:space="0" w:color="auto"/>
        <w:left w:val="none" w:sz="0" w:space="0" w:color="auto"/>
        <w:bottom w:val="none" w:sz="0" w:space="0" w:color="auto"/>
        <w:right w:val="none" w:sz="0" w:space="0" w:color="auto"/>
      </w:divBdr>
    </w:div>
    <w:div w:id="341512189">
      <w:bodyDiv w:val="1"/>
      <w:marLeft w:val="0"/>
      <w:marRight w:val="0"/>
      <w:marTop w:val="0"/>
      <w:marBottom w:val="0"/>
      <w:divBdr>
        <w:top w:val="none" w:sz="0" w:space="0" w:color="auto"/>
        <w:left w:val="none" w:sz="0" w:space="0" w:color="auto"/>
        <w:bottom w:val="none" w:sz="0" w:space="0" w:color="auto"/>
        <w:right w:val="none" w:sz="0" w:space="0" w:color="auto"/>
      </w:divBdr>
      <w:divsChild>
        <w:div w:id="1161896369">
          <w:marLeft w:val="0"/>
          <w:marRight w:val="0"/>
          <w:marTop w:val="0"/>
          <w:marBottom w:val="0"/>
          <w:divBdr>
            <w:top w:val="none" w:sz="0" w:space="0" w:color="auto"/>
            <w:left w:val="none" w:sz="0" w:space="0" w:color="auto"/>
            <w:bottom w:val="none" w:sz="0" w:space="0" w:color="auto"/>
            <w:right w:val="none" w:sz="0" w:space="0" w:color="auto"/>
          </w:divBdr>
          <w:divsChild>
            <w:div w:id="1217738808">
              <w:marLeft w:val="0"/>
              <w:marRight w:val="0"/>
              <w:marTop w:val="0"/>
              <w:marBottom w:val="0"/>
              <w:divBdr>
                <w:top w:val="none" w:sz="0" w:space="0" w:color="auto"/>
                <w:left w:val="none" w:sz="0" w:space="0" w:color="auto"/>
                <w:bottom w:val="none" w:sz="0" w:space="0" w:color="auto"/>
                <w:right w:val="none" w:sz="0" w:space="0" w:color="auto"/>
              </w:divBdr>
              <w:divsChild>
                <w:div w:id="622998263">
                  <w:marLeft w:val="0"/>
                  <w:marRight w:val="0"/>
                  <w:marTop w:val="0"/>
                  <w:marBottom w:val="0"/>
                  <w:divBdr>
                    <w:top w:val="none" w:sz="0" w:space="0" w:color="auto"/>
                    <w:left w:val="none" w:sz="0" w:space="0" w:color="auto"/>
                    <w:bottom w:val="none" w:sz="0" w:space="0" w:color="auto"/>
                    <w:right w:val="none" w:sz="0" w:space="0" w:color="auto"/>
                  </w:divBdr>
                  <w:divsChild>
                    <w:div w:id="430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9897">
      <w:bodyDiv w:val="1"/>
      <w:marLeft w:val="0"/>
      <w:marRight w:val="0"/>
      <w:marTop w:val="0"/>
      <w:marBottom w:val="0"/>
      <w:divBdr>
        <w:top w:val="none" w:sz="0" w:space="0" w:color="auto"/>
        <w:left w:val="none" w:sz="0" w:space="0" w:color="auto"/>
        <w:bottom w:val="none" w:sz="0" w:space="0" w:color="auto"/>
        <w:right w:val="none" w:sz="0" w:space="0" w:color="auto"/>
      </w:divBdr>
    </w:div>
    <w:div w:id="344788074">
      <w:bodyDiv w:val="1"/>
      <w:marLeft w:val="0"/>
      <w:marRight w:val="0"/>
      <w:marTop w:val="0"/>
      <w:marBottom w:val="0"/>
      <w:divBdr>
        <w:top w:val="none" w:sz="0" w:space="0" w:color="auto"/>
        <w:left w:val="none" w:sz="0" w:space="0" w:color="auto"/>
        <w:bottom w:val="none" w:sz="0" w:space="0" w:color="auto"/>
        <w:right w:val="none" w:sz="0" w:space="0" w:color="auto"/>
      </w:divBdr>
      <w:divsChild>
        <w:div w:id="1047411128">
          <w:marLeft w:val="0"/>
          <w:marRight w:val="0"/>
          <w:marTop w:val="0"/>
          <w:marBottom w:val="0"/>
          <w:divBdr>
            <w:top w:val="none" w:sz="0" w:space="0" w:color="auto"/>
            <w:left w:val="none" w:sz="0" w:space="0" w:color="auto"/>
            <w:bottom w:val="none" w:sz="0" w:space="0" w:color="auto"/>
            <w:right w:val="none" w:sz="0" w:space="0" w:color="auto"/>
          </w:divBdr>
          <w:divsChild>
            <w:div w:id="761029133">
              <w:marLeft w:val="0"/>
              <w:marRight w:val="0"/>
              <w:marTop w:val="0"/>
              <w:marBottom w:val="0"/>
              <w:divBdr>
                <w:top w:val="none" w:sz="0" w:space="0" w:color="auto"/>
                <w:left w:val="none" w:sz="0" w:space="0" w:color="auto"/>
                <w:bottom w:val="none" w:sz="0" w:space="0" w:color="auto"/>
                <w:right w:val="none" w:sz="0" w:space="0" w:color="auto"/>
              </w:divBdr>
              <w:divsChild>
                <w:div w:id="2051613853">
                  <w:marLeft w:val="0"/>
                  <w:marRight w:val="0"/>
                  <w:marTop w:val="0"/>
                  <w:marBottom w:val="0"/>
                  <w:divBdr>
                    <w:top w:val="none" w:sz="0" w:space="0" w:color="auto"/>
                    <w:left w:val="none" w:sz="0" w:space="0" w:color="auto"/>
                    <w:bottom w:val="none" w:sz="0" w:space="0" w:color="auto"/>
                    <w:right w:val="none" w:sz="0" w:space="0" w:color="auto"/>
                  </w:divBdr>
                  <w:divsChild>
                    <w:div w:id="854463352">
                      <w:marLeft w:val="0"/>
                      <w:marRight w:val="0"/>
                      <w:marTop w:val="0"/>
                      <w:marBottom w:val="0"/>
                      <w:divBdr>
                        <w:top w:val="none" w:sz="0" w:space="0" w:color="auto"/>
                        <w:left w:val="none" w:sz="0" w:space="0" w:color="auto"/>
                        <w:bottom w:val="none" w:sz="0" w:space="0" w:color="auto"/>
                        <w:right w:val="none" w:sz="0" w:space="0" w:color="auto"/>
                      </w:divBdr>
                      <w:divsChild>
                        <w:div w:id="435561339">
                          <w:marLeft w:val="0"/>
                          <w:marRight w:val="0"/>
                          <w:marTop w:val="60"/>
                          <w:marBottom w:val="300"/>
                          <w:divBdr>
                            <w:top w:val="none" w:sz="0" w:space="0" w:color="auto"/>
                            <w:left w:val="none" w:sz="0" w:space="0" w:color="auto"/>
                            <w:bottom w:val="none" w:sz="0" w:space="0" w:color="auto"/>
                            <w:right w:val="none" w:sz="0" w:space="0" w:color="auto"/>
                          </w:divBdr>
                          <w:divsChild>
                            <w:div w:id="1149714187">
                              <w:marLeft w:val="0"/>
                              <w:marRight w:val="0"/>
                              <w:marTop w:val="0"/>
                              <w:marBottom w:val="0"/>
                              <w:divBdr>
                                <w:top w:val="none" w:sz="0" w:space="0" w:color="auto"/>
                                <w:left w:val="none" w:sz="0" w:space="0" w:color="auto"/>
                                <w:bottom w:val="none" w:sz="0" w:space="0" w:color="auto"/>
                                <w:right w:val="none" w:sz="0" w:space="0" w:color="auto"/>
                              </w:divBdr>
                              <w:divsChild>
                                <w:div w:id="648025214">
                                  <w:marLeft w:val="0"/>
                                  <w:marRight w:val="0"/>
                                  <w:marTop w:val="0"/>
                                  <w:marBottom w:val="0"/>
                                  <w:divBdr>
                                    <w:top w:val="none" w:sz="0" w:space="0" w:color="auto"/>
                                    <w:left w:val="none" w:sz="0" w:space="0" w:color="auto"/>
                                    <w:bottom w:val="none" w:sz="0" w:space="0" w:color="auto"/>
                                    <w:right w:val="none" w:sz="0" w:space="0" w:color="auto"/>
                                  </w:divBdr>
                                  <w:divsChild>
                                    <w:div w:id="210003626">
                                      <w:marLeft w:val="0"/>
                                      <w:marRight w:val="0"/>
                                      <w:marTop w:val="0"/>
                                      <w:marBottom w:val="0"/>
                                      <w:divBdr>
                                        <w:top w:val="none" w:sz="0" w:space="0" w:color="auto"/>
                                        <w:left w:val="none" w:sz="0" w:space="0" w:color="auto"/>
                                        <w:bottom w:val="none" w:sz="0" w:space="0" w:color="auto"/>
                                        <w:right w:val="none" w:sz="0" w:space="0" w:color="auto"/>
                                      </w:divBdr>
                                      <w:divsChild>
                                        <w:div w:id="1815634484">
                                          <w:marLeft w:val="0"/>
                                          <w:marRight w:val="0"/>
                                          <w:marTop w:val="0"/>
                                          <w:marBottom w:val="0"/>
                                          <w:divBdr>
                                            <w:top w:val="none" w:sz="0" w:space="0" w:color="auto"/>
                                            <w:left w:val="none" w:sz="0" w:space="0" w:color="auto"/>
                                            <w:bottom w:val="none" w:sz="0" w:space="0" w:color="auto"/>
                                            <w:right w:val="none" w:sz="0" w:space="0" w:color="auto"/>
                                          </w:divBdr>
                                          <w:divsChild>
                                            <w:div w:id="1469587104">
                                              <w:marLeft w:val="0"/>
                                              <w:marRight w:val="0"/>
                                              <w:marTop w:val="0"/>
                                              <w:marBottom w:val="0"/>
                                              <w:divBdr>
                                                <w:top w:val="none" w:sz="0" w:space="0" w:color="auto"/>
                                                <w:left w:val="none" w:sz="0" w:space="0" w:color="auto"/>
                                                <w:bottom w:val="none" w:sz="0" w:space="0" w:color="auto"/>
                                                <w:right w:val="none" w:sz="0" w:space="0" w:color="auto"/>
                                              </w:divBdr>
                                              <w:divsChild>
                                                <w:div w:id="863133198">
                                                  <w:marLeft w:val="0"/>
                                                  <w:marRight w:val="0"/>
                                                  <w:marTop w:val="0"/>
                                                  <w:marBottom w:val="0"/>
                                                  <w:divBdr>
                                                    <w:top w:val="none" w:sz="0" w:space="0" w:color="auto"/>
                                                    <w:left w:val="none" w:sz="0" w:space="0" w:color="auto"/>
                                                    <w:bottom w:val="none" w:sz="0" w:space="0" w:color="auto"/>
                                                    <w:right w:val="none" w:sz="0" w:space="0" w:color="auto"/>
                                                  </w:divBdr>
                                                  <w:divsChild>
                                                    <w:div w:id="1380744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14703">
          <w:marLeft w:val="0"/>
          <w:marRight w:val="0"/>
          <w:marTop w:val="0"/>
          <w:marBottom w:val="0"/>
          <w:divBdr>
            <w:top w:val="none" w:sz="0" w:space="0" w:color="auto"/>
            <w:left w:val="none" w:sz="0" w:space="0" w:color="auto"/>
            <w:bottom w:val="none" w:sz="0" w:space="0" w:color="auto"/>
            <w:right w:val="none" w:sz="0" w:space="0" w:color="auto"/>
          </w:divBdr>
          <w:divsChild>
            <w:div w:id="451825583">
              <w:marLeft w:val="0"/>
              <w:marRight w:val="0"/>
              <w:marTop w:val="0"/>
              <w:marBottom w:val="0"/>
              <w:divBdr>
                <w:top w:val="none" w:sz="0" w:space="0" w:color="auto"/>
                <w:left w:val="none" w:sz="0" w:space="0" w:color="auto"/>
                <w:bottom w:val="none" w:sz="0" w:space="0" w:color="auto"/>
                <w:right w:val="none" w:sz="0" w:space="0" w:color="auto"/>
              </w:divBdr>
              <w:divsChild>
                <w:div w:id="722101302">
                  <w:marLeft w:val="0"/>
                  <w:marRight w:val="0"/>
                  <w:marTop w:val="0"/>
                  <w:marBottom w:val="0"/>
                  <w:divBdr>
                    <w:top w:val="none" w:sz="0" w:space="0" w:color="auto"/>
                    <w:left w:val="none" w:sz="0" w:space="0" w:color="auto"/>
                    <w:bottom w:val="none" w:sz="0" w:space="0" w:color="auto"/>
                    <w:right w:val="none" w:sz="0" w:space="0" w:color="auto"/>
                  </w:divBdr>
                  <w:divsChild>
                    <w:div w:id="1252590143">
                      <w:marLeft w:val="0"/>
                      <w:marRight w:val="0"/>
                      <w:marTop w:val="0"/>
                      <w:marBottom w:val="0"/>
                      <w:divBdr>
                        <w:top w:val="none" w:sz="0" w:space="0" w:color="auto"/>
                        <w:left w:val="none" w:sz="0" w:space="0" w:color="auto"/>
                        <w:bottom w:val="none" w:sz="0" w:space="0" w:color="auto"/>
                        <w:right w:val="none" w:sz="0" w:space="0" w:color="auto"/>
                      </w:divBdr>
                      <w:divsChild>
                        <w:div w:id="1141733843">
                          <w:marLeft w:val="0"/>
                          <w:marRight w:val="0"/>
                          <w:marTop w:val="0"/>
                          <w:marBottom w:val="0"/>
                          <w:divBdr>
                            <w:top w:val="none" w:sz="0" w:space="0" w:color="auto"/>
                            <w:left w:val="none" w:sz="0" w:space="0" w:color="auto"/>
                            <w:bottom w:val="none" w:sz="0" w:space="0" w:color="auto"/>
                            <w:right w:val="none" w:sz="0" w:space="0" w:color="auto"/>
                          </w:divBdr>
                          <w:divsChild>
                            <w:div w:id="1298419142">
                              <w:marLeft w:val="0"/>
                              <w:marRight w:val="0"/>
                              <w:marTop w:val="0"/>
                              <w:marBottom w:val="0"/>
                              <w:divBdr>
                                <w:top w:val="none" w:sz="0" w:space="0" w:color="auto"/>
                                <w:left w:val="none" w:sz="0" w:space="0" w:color="auto"/>
                                <w:bottom w:val="none" w:sz="0" w:space="0" w:color="auto"/>
                                <w:right w:val="none" w:sz="0" w:space="0" w:color="auto"/>
                              </w:divBdr>
                              <w:divsChild>
                                <w:div w:id="694966590">
                                  <w:marLeft w:val="0"/>
                                  <w:marRight w:val="0"/>
                                  <w:marTop w:val="0"/>
                                  <w:marBottom w:val="0"/>
                                  <w:divBdr>
                                    <w:top w:val="none" w:sz="0" w:space="0" w:color="auto"/>
                                    <w:left w:val="none" w:sz="0" w:space="0" w:color="auto"/>
                                    <w:bottom w:val="none" w:sz="0" w:space="0" w:color="auto"/>
                                    <w:right w:val="none" w:sz="0" w:space="0" w:color="auto"/>
                                  </w:divBdr>
                                  <w:divsChild>
                                    <w:div w:id="803350382">
                                      <w:marLeft w:val="0"/>
                                      <w:marRight w:val="0"/>
                                      <w:marTop w:val="0"/>
                                      <w:marBottom w:val="0"/>
                                      <w:divBdr>
                                        <w:top w:val="none" w:sz="0" w:space="0" w:color="auto"/>
                                        <w:left w:val="none" w:sz="0" w:space="0" w:color="auto"/>
                                        <w:bottom w:val="none" w:sz="0" w:space="0" w:color="auto"/>
                                        <w:right w:val="none" w:sz="0" w:space="0" w:color="auto"/>
                                      </w:divBdr>
                                      <w:divsChild>
                                        <w:div w:id="933975681">
                                          <w:marLeft w:val="0"/>
                                          <w:marRight w:val="0"/>
                                          <w:marTop w:val="0"/>
                                          <w:marBottom w:val="0"/>
                                          <w:divBdr>
                                            <w:top w:val="none" w:sz="0" w:space="0" w:color="auto"/>
                                            <w:left w:val="none" w:sz="0" w:space="0" w:color="auto"/>
                                            <w:bottom w:val="none" w:sz="0" w:space="0" w:color="auto"/>
                                            <w:right w:val="none" w:sz="0" w:space="0" w:color="auto"/>
                                          </w:divBdr>
                                          <w:divsChild>
                                            <w:div w:id="861548939">
                                              <w:marLeft w:val="0"/>
                                              <w:marRight w:val="0"/>
                                              <w:marTop w:val="0"/>
                                              <w:marBottom w:val="0"/>
                                              <w:divBdr>
                                                <w:top w:val="none" w:sz="0" w:space="0" w:color="auto"/>
                                                <w:left w:val="none" w:sz="0" w:space="0" w:color="auto"/>
                                                <w:bottom w:val="none" w:sz="0" w:space="0" w:color="auto"/>
                                                <w:right w:val="none" w:sz="0" w:space="0" w:color="auto"/>
                                              </w:divBdr>
                                              <w:divsChild>
                                                <w:div w:id="1280336264">
                                                  <w:marLeft w:val="0"/>
                                                  <w:marRight w:val="0"/>
                                                  <w:marTop w:val="0"/>
                                                  <w:marBottom w:val="0"/>
                                                  <w:divBdr>
                                                    <w:top w:val="none" w:sz="0" w:space="0" w:color="auto"/>
                                                    <w:left w:val="none" w:sz="0" w:space="0" w:color="auto"/>
                                                    <w:bottom w:val="none" w:sz="0" w:space="0" w:color="auto"/>
                                                    <w:right w:val="none" w:sz="0" w:space="0" w:color="auto"/>
                                                  </w:divBdr>
                                                  <w:divsChild>
                                                    <w:div w:id="333651688">
                                                      <w:marLeft w:val="0"/>
                                                      <w:marRight w:val="0"/>
                                                      <w:marTop w:val="0"/>
                                                      <w:marBottom w:val="0"/>
                                                      <w:divBdr>
                                                        <w:top w:val="none" w:sz="0" w:space="0" w:color="auto"/>
                                                        <w:left w:val="none" w:sz="0" w:space="0" w:color="auto"/>
                                                        <w:bottom w:val="none" w:sz="0" w:space="0" w:color="auto"/>
                                                        <w:right w:val="none" w:sz="0" w:space="0" w:color="auto"/>
                                                      </w:divBdr>
                                                      <w:divsChild>
                                                        <w:div w:id="98108790">
                                                          <w:marLeft w:val="0"/>
                                                          <w:marRight w:val="0"/>
                                                          <w:marTop w:val="0"/>
                                                          <w:marBottom w:val="0"/>
                                                          <w:divBdr>
                                                            <w:top w:val="none" w:sz="0" w:space="0" w:color="auto"/>
                                                            <w:left w:val="none" w:sz="0" w:space="0" w:color="auto"/>
                                                            <w:bottom w:val="none" w:sz="0" w:space="0" w:color="auto"/>
                                                            <w:right w:val="none" w:sz="0" w:space="0" w:color="auto"/>
                                                          </w:divBdr>
                                                          <w:divsChild>
                                                            <w:div w:id="1725062374">
                                                              <w:marLeft w:val="0"/>
                                                              <w:marRight w:val="0"/>
                                                              <w:marTop w:val="0"/>
                                                              <w:marBottom w:val="0"/>
                                                              <w:divBdr>
                                                                <w:top w:val="none" w:sz="0" w:space="0" w:color="auto"/>
                                                                <w:left w:val="none" w:sz="0" w:space="0" w:color="auto"/>
                                                                <w:bottom w:val="none" w:sz="0" w:space="0" w:color="auto"/>
                                                                <w:right w:val="none" w:sz="0" w:space="0" w:color="auto"/>
                                                              </w:divBdr>
                                                              <w:divsChild>
                                                                <w:div w:id="942110974">
                                                                  <w:marLeft w:val="0"/>
                                                                  <w:marRight w:val="0"/>
                                                                  <w:marTop w:val="0"/>
                                                                  <w:marBottom w:val="0"/>
                                                                  <w:divBdr>
                                                                    <w:top w:val="none" w:sz="0" w:space="0" w:color="auto"/>
                                                                    <w:left w:val="none" w:sz="0" w:space="0" w:color="auto"/>
                                                                    <w:bottom w:val="none" w:sz="0" w:space="0" w:color="auto"/>
                                                                    <w:right w:val="none" w:sz="0" w:space="0" w:color="auto"/>
                                                                  </w:divBdr>
                                                                  <w:divsChild>
                                                                    <w:div w:id="1077554951">
                                                                      <w:marLeft w:val="0"/>
                                                                      <w:marRight w:val="0"/>
                                                                      <w:marTop w:val="0"/>
                                                                      <w:marBottom w:val="0"/>
                                                                      <w:divBdr>
                                                                        <w:top w:val="none" w:sz="0" w:space="0" w:color="auto"/>
                                                                        <w:left w:val="none" w:sz="0" w:space="0" w:color="auto"/>
                                                                        <w:bottom w:val="none" w:sz="0" w:space="0" w:color="auto"/>
                                                                        <w:right w:val="none" w:sz="0" w:space="0" w:color="auto"/>
                                                                      </w:divBdr>
                                                                      <w:divsChild>
                                                                        <w:div w:id="920715693">
                                                                          <w:marLeft w:val="0"/>
                                                                          <w:marRight w:val="0"/>
                                                                          <w:marTop w:val="0"/>
                                                                          <w:marBottom w:val="0"/>
                                                                          <w:divBdr>
                                                                            <w:top w:val="none" w:sz="0" w:space="0" w:color="auto"/>
                                                                            <w:left w:val="none" w:sz="0" w:space="0" w:color="auto"/>
                                                                            <w:bottom w:val="none" w:sz="0" w:space="0" w:color="auto"/>
                                                                            <w:right w:val="none" w:sz="0" w:space="0" w:color="auto"/>
                                                                          </w:divBdr>
                                                                          <w:divsChild>
                                                                            <w:div w:id="2112700375">
                                                                              <w:marLeft w:val="0"/>
                                                                              <w:marRight w:val="0"/>
                                                                              <w:marTop w:val="0"/>
                                                                              <w:marBottom w:val="0"/>
                                                                              <w:divBdr>
                                                                                <w:top w:val="none" w:sz="0" w:space="0" w:color="auto"/>
                                                                                <w:left w:val="none" w:sz="0" w:space="0" w:color="auto"/>
                                                                                <w:bottom w:val="none" w:sz="0" w:space="0" w:color="auto"/>
                                                                                <w:right w:val="none" w:sz="0" w:space="0" w:color="auto"/>
                                                                              </w:divBdr>
                                                                              <w:divsChild>
                                                                                <w:div w:id="1714964398">
                                                                                  <w:marLeft w:val="0"/>
                                                                                  <w:marRight w:val="0"/>
                                                                                  <w:marTop w:val="0"/>
                                                                                  <w:marBottom w:val="0"/>
                                                                                  <w:divBdr>
                                                                                    <w:top w:val="none" w:sz="0" w:space="0" w:color="auto"/>
                                                                                    <w:left w:val="none" w:sz="0" w:space="0" w:color="auto"/>
                                                                                    <w:bottom w:val="none" w:sz="0" w:space="0" w:color="auto"/>
                                                                                    <w:right w:val="none" w:sz="0" w:space="0" w:color="auto"/>
                                                                                  </w:divBdr>
                                                                                  <w:divsChild>
                                                                                    <w:div w:id="1444885600">
                                                                                      <w:marLeft w:val="0"/>
                                                                                      <w:marRight w:val="0"/>
                                                                                      <w:marTop w:val="0"/>
                                                                                      <w:marBottom w:val="0"/>
                                                                                      <w:divBdr>
                                                                                        <w:top w:val="none" w:sz="0" w:space="0" w:color="auto"/>
                                                                                        <w:left w:val="none" w:sz="0" w:space="0" w:color="auto"/>
                                                                                        <w:bottom w:val="none" w:sz="0" w:space="0" w:color="auto"/>
                                                                                        <w:right w:val="none" w:sz="0" w:space="0" w:color="auto"/>
                                                                                      </w:divBdr>
                                                                                      <w:divsChild>
                                                                                        <w:div w:id="259918264">
                                                                                          <w:marLeft w:val="0"/>
                                                                                          <w:marRight w:val="0"/>
                                                                                          <w:marTop w:val="0"/>
                                                                                          <w:marBottom w:val="0"/>
                                                                                          <w:divBdr>
                                                                                            <w:top w:val="none" w:sz="0" w:space="0" w:color="auto"/>
                                                                                            <w:left w:val="none" w:sz="0" w:space="0" w:color="auto"/>
                                                                                            <w:bottom w:val="none" w:sz="0" w:space="0" w:color="auto"/>
                                                                                            <w:right w:val="none" w:sz="0" w:space="0" w:color="auto"/>
                                                                                          </w:divBdr>
                                                                                          <w:divsChild>
                                                                                            <w:div w:id="228274967">
                                                                                              <w:marLeft w:val="0"/>
                                                                                              <w:marRight w:val="0"/>
                                                                                              <w:marTop w:val="0"/>
                                                                                              <w:marBottom w:val="0"/>
                                                                                              <w:divBdr>
                                                                                                <w:top w:val="none" w:sz="0" w:space="0" w:color="auto"/>
                                                                                                <w:left w:val="none" w:sz="0" w:space="0" w:color="auto"/>
                                                                                                <w:bottom w:val="none" w:sz="0" w:space="0" w:color="auto"/>
                                                                                                <w:right w:val="none" w:sz="0" w:space="0" w:color="auto"/>
                                                                                              </w:divBdr>
                                                                                              <w:divsChild>
                                                                                                <w:div w:id="2048528359">
                                                                                                  <w:marLeft w:val="0"/>
                                                                                                  <w:marRight w:val="0"/>
                                                                                                  <w:marTop w:val="0"/>
                                                                                                  <w:marBottom w:val="0"/>
                                                                                                  <w:divBdr>
                                                                                                    <w:top w:val="none" w:sz="0" w:space="0" w:color="auto"/>
                                                                                                    <w:left w:val="none" w:sz="0" w:space="0" w:color="auto"/>
                                                                                                    <w:bottom w:val="none" w:sz="0" w:space="0" w:color="auto"/>
                                                                                                    <w:right w:val="none" w:sz="0" w:space="0" w:color="auto"/>
                                                                                                  </w:divBdr>
                                                                                                  <w:divsChild>
                                                                                                    <w:div w:id="1690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329442">
      <w:bodyDiv w:val="1"/>
      <w:marLeft w:val="0"/>
      <w:marRight w:val="0"/>
      <w:marTop w:val="0"/>
      <w:marBottom w:val="0"/>
      <w:divBdr>
        <w:top w:val="none" w:sz="0" w:space="0" w:color="auto"/>
        <w:left w:val="none" w:sz="0" w:space="0" w:color="auto"/>
        <w:bottom w:val="none" w:sz="0" w:space="0" w:color="auto"/>
        <w:right w:val="none" w:sz="0" w:space="0" w:color="auto"/>
      </w:divBdr>
      <w:divsChild>
        <w:div w:id="403376029">
          <w:marLeft w:val="0"/>
          <w:marRight w:val="0"/>
          <w:marTop w:val="0"/>
          <w:marBottom w:val="0"/>
          <w:divBdr>
            <w:top w:val="none" w:sz="0" w:space="0" w:color="auto"/>
            <w:left w:val="none" w:sz="0" w:space="0" w:color="auto"/>
            <w:bottom w:val="none" w:sz="0" w:space="0" w:color="auto"/>
            <w:right w:val="none" w:sz="0" w:space="0" w:color="auto"/>
          </w:divBdr>
          <w:divsChild>
            <w:div w:id="25834927">
              <w:marLeft w:val="0"/>
              <w:marRight w:val="0"/>
              <w:marTop w:val="0"/>
              <w:marBottom w:val="0"/>
              <w:divBdr>
                <w:top w:val="none" w:sz="0" w:space="0" w:color="auto"/>
                <w:left w:val="none" w:sz="0" w:space="0" w:color="auto"/>
                <w:bottom w:val="none" w:sz="0" w:space="0" w:color="auto"/>
                <w:right w:val="none" w:sz="0" w:space="0" w:color="auto"/>
              </w:divBdr>
              <w:divsChild>
                <w:div w:id="1837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61161">
      <w:bodyDiv w:val="1"/>
      <w:marLeft w:val="0"/>
      <w:marRight w:val="0"/>
      <w:marTop w:val="0"/>
      <w:marBottom w:val="0"/>
      <w:divBdr>
        <w:top w:val="none" w:sz="0" w:space="0" w:color="auto"/>
        <w:left w:val="none" w:sz="0" w:space="0" w:color="auto"/>
        <w:bottom w:val="none" w:sz="0" w:space="0" w:color="auto"/>
        <w:right w:val="none" w:sz="0" w:space="0" w:color="auto"/>
      </w:divBdr>
    </w:div>
    <w:div w:id="347484956">
      <w:bodyDiv w:val="1"/>
      <w:marLeft w:val="0"/>
      <w:marRight w:val="0"/>
      <w:marTop w:val="0"/>
      <w:marBottom w:val="0"/>
      <w:divBdr>
        <w:top w:val="none" w:sz="0" w:space="0" w:color="auto"/>
        <w:left w:val="none" w:sz="0" w:space="0" w:color="auto"/>
        <w:bottom w:val="none" w:sz="0" w:space="0" w:color="auto"/>
        <w:right w:val="none" w:sz="0" w:space="0" w:color="auto"/>
      </w:divBdr>
      <w:divsChild>
        <w:div w:id="280964230">
          <w:marLeft w:val="0"/>
          <w:marRight w:val="0"/>
          <w:marTop w:val="0"/>
          <w:marBottom w:val="0"/>
          <w:divBdr>
            <w:top w:val="none" w:sz="0" w:space="0" w:color="auto"/>
            <w:left w:val="none" w:sz="0" w:space="0" w:color="auto"/>
            <w:bottom w:val="none" w:sz="0" w:space="0" w:color="auto"/>
            <w:right w:val="none" w:sz="0" w:space="0" w:color="auto"/>
          </w:divBdr>
          <w:divsChild>
            <w:div w:id="183248142">
              <w:marLeft w:val="0"/>
              <w:marRight w:val="0"/>
              <w:marTop w:val="0"/>
              <w:marBottom w:val="0"/>
              <w:divBdr>
                <w:top w:val="none" w:sz="0" w:space="0" w:color="auto"/>
                <w:left w:val="none" w:sz="0" w:space="0" w:color="auto"/>
                <w:bottom w:val="none" w:sz="0" w:space="0" w:color="auto"/>
                <w:right w:val="none" w:sz="0" w:space="0" w:color="auto"/>
              </w:divBdr>
              <w:divsChild>
                <w:div w:id="1304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661">
      <w:bodyDiv w:val="1"/>
      <w:marLeft w:val="0"/>
      <w:marRight w:val="0"/>
      <w:marTop w:val="0"/>
      <w:marBottom w:val="0"/>
      <w:divBdr>
        <w:top w:val="none" w:sz="0" w:space="0" w:color="auto"/>
        <w:left w:val="none" w:sz="0" w:space="0" w:color="auto"/>
        <w:bottom w:val="none" w:sz="0" w:space="0" w:color="auto"/>
        <w:right w:val="none" w:sz="0" w:space="0" w:color="auto"/>
      </w:divBdr>
      <w:divsChild>
        <w:div w:id="2053721914">
          <w:marLeft w:val="0"/>
          <w:marRight w:val="0"/>
          <w:marTop w:val="0"/>
          <w:marBottom w:val="0"/>
          <w:divBdr>
            <w:top w:val="none" w:sz="0" w:space="0" w:color="auto"/>
            <w:left w:val="none" w:sz="0" w:space="0" w:color="auto"/>
            <w:bottom w:val="none" w:sz="0" w:space="0" w:color="auto"/>
            <w:right w:val="none" w:sz="0" w:space="0" w:color="auto"/>
          </w:divBdr>
          <w:divsChild>
            <w:div w:id="550307733">
              <w:marLeft w:val="0"/>
              <w:marRight w:val="0"/>
              <w:marTop w:val="0"/>
              <w:marBottom w:val="0"/>
              <w:divBdr>
                <w:top w:val="none" w:sz="0" w:space="0" w:color="auto"/>
                <w:left w:val="none" w:sz="0" w:space="0" w:color="auto"/>
                <w:bottom w:val="none" w:sz="0" w:space="0" w:color="auto"/>
                <w:right w:val="none" w:sz="0" w:space="0" w:color="auto"/>
              </w:divBdr>
              <w:divsChild>
                <w:div w:id="8523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909">
      <w:bodyDiv w:val="1"/>
      <w:marLeft w:val="0"/>
      <w:marRight w:val="0"/>
      <w:marTop w:val="0"/>
      <w:marBottom w:val="0"/>
      <w:divBdr>
        <w:top w:val="none" w:sz="0" w:space="0" w:color="auto"/>
        <w:left w:val="none" w:sz="0" w:space="0" w:color="auto"/>
        <w:bottom w:val="none" w:sz="0" w:space="0" w:color="auto"/>
        <w:right w:val="none" w:sz="0" w:space="0" w:color="auto"/>
      </w:divBdr>
    </w:div>
    <w:div w:id="358438811">
      <w:bodyDiv w:val="1"/>
      <w:marLeft w:val="0"/>
      <w:marRight w:val="0"/>
      <w:marTop w:val="0"/>
      <w:marBottom w:val="0"/>
      <w:divBdr>
        <w:top w:val="none" w:sz="0" w:space="0" w:color="auto"/>
        <w:left w:val="none" w:sz="0" w:space="0" w:color="auto"/>
        <w:bottom w:val="none" w:sz="0" w:space="0" w:color="auto"/>
        <w:right w:val="none" w:sz="0" w:space="0" w:color="auto"/>
      </w:divBdr>
    </w:div>
    <w:div w:id="362286734">
      <w:bodyDiv w:val="1"/>
      <w:marLeft w:val="0"/>
      <w:marRight w:val="0"/>
      <w:marTop w:val="0"/>
      <w:marBottom w:val="0"/>
      <w:divBdr>
        <w:top w:val="none" w:sz="0" w:space="0" w:color="auto"/>
        <w:left w:val="none" w:sz="0" w:space="0" w:color="auto"/>
        <w:bottom w:val="none" w:sz="0" w:space="0" w:color="auto"/>
        <w:right w:val="none" w:sz="0" w:space="0" w:color="auto"/>
      </w:divBdr>
      <w:divsChild>
        <w:div w:id="702436265">
          <w:marLeft w:val="0"/>
          <w:marRight w:val="0"/>
          <w:marTop w:val="0"/>
          <w:marBottom w:val="0"/>
          <w:divBdr>
            <w:top w:val="none" w:sz="0" w:space="0" w:color="auto"/>
            <w:left w:val="none" w:sz="0" w:space="0" w:color="auto"/>
            <w:bottom w:val="none" w:sz="0" w:space="0" w:color="auto"/>
            <w:right w:val="none" w:sz="0" w:space="0" w:color="auto"/>
          </w:divBdr>
          <w:divsChild>
            <w:div w:id="1274365481">
              <w:marLeft w:val="0"/>
              <w:marRight w:val="0"/>
              <w:marTop w:val="0"/>
              <w:marBottom w:val="0"/>
              <w:divBdr>
                <w:top w:val="none" w:sz="0" w:space="0" w:color="auto"/>
                <w:left w:val="none" w:sz="0" w:space="0" w:color="auto"/>
                <w:bottom w:val="none" w:sz="0" w:space="0" w:color="auto"/>
                <w:right w:val="none" w:sz="0" w:space="0" w:color="auto"/>
              </w:divBdr>
              <w:divsChild>
                <w:div w:id="1664164208">
                  <w:marLeft w:val="0"/>
                  <w:marRight w:val="0"/>
                  <w:marTop w:val="0"/>
                  <w:marBottom w:val="0"/>
                  <w:divBdr>
                    <w:top w:val="none" w:sz="0" w:space="0" w:color="auto"/>
                    <w:left w:val="none" w:sz="0" w:space="0" w:color="auto"/>
                    <w:bottom w:val="none" w:sz="0" w:space="0" w:color="auto"/>
                    <w:right w:val="none" w:sz="0" w:space="0" w:color="auto"/>
                  </w:divBdr>
                  <w:divsChild>
                    <w:div w:id="5622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92130">
      <w:bodyDiv w:val="1"/>
      <w:marLeft w:val="0"/>
      <w:marRight w:val="0"/>
      <w:marTop w:val="0"/>
      <w:marBottom w:val="0"/>
      <w:divBdr>
        <w:top w:val="none" w:sz="0" w:space="0" w:color="auto"/>
        <w:left w:val="none" w:sz="0" w:space="0" w:color="auto"/>
        <w:bottom w:val="none" w:sz="0" w:space="0" w:color="auto"/>
        <w:right w:val="none" w:sz="0" w:space="0" w:color="auto"/>
      </w:divBdr>
      <w:divsChild>
        <w:div w:id="1151291143">
          <w:marLeft w:val="0"/>
          <w:marRight w:val="0"/>
          <w:marTop w:val="0"/>
          <w:marBottom w:val="0"/>
          <w:divBdr>
            <w:top w:val="none" w:sz="0" w:space="0" w:color="auto"/>
            <w:left w:val="none" w:sz="0" w:space="0" w:color="auto"/>
            <w:bottom w:val="none" w:sz="0" w:space="0" w:color="auto"/>
            <w:right w:val="none" w:sz="0" w:space="0" w:color="auto"/>
          </w:divBdr>
        </w:div>
        <w:div w:id="1549298559">
          <w:marLeft w:val="0"/>
          <w:marRight w:val="0"/>
          <w:marTop w:val="0"/>
          <w:marBottom w:val="0"/>
          <w:divBdr>
            <w:top w:val="none" w:sz="0" w:space="0" w:color="auto"/>
            <w:left w:val="none" w:sz="0" w:space="0" w:color="auto"/>
            <w:bottom w:val="none" w:sz="0" w:space="0" w:color="auto"/>
            <w:right w:val="none" w:sz="0" w:space="0" w:color="auto"/>
          </w:divBdr>
        </w:div>
      </w:divsChild>
    </w:div>
    <w:div w:id="362747558">
      <w:bodyDiv w:val="1"/>
      <w:marLeft w:val="0"/>
      <w:marRight w:val="0"/>
      <w:marTop w:val="0"/>
      <w:marBottom w:val="0"/>
      <w:divBdr>
        <w:top w:val="none" w:sz="0" w:space="0" w:color="auto"/>
        <w:left w:val="none" w:sz="0" w:space="0" w:color="auto"/>
        <w:bottom w:val="none" w:sz="0" w:space="0" w:color="auto"/>
        <w:right w:val="none" w:sz="0" w:space="0" w:color="auto"/>
      </w:divBdr>
      <w:divsChild>
        <w:div w:id="417990372">
          <w:marLeft w:val="0"/>
          <w:marRight w:val="0"/>
          <w:marTop w:val="0"/>
          <w:marBottom w:val="0"/>
          <w:divBdr>
            <w:top w:val="none" w:sz="0" w:space="0" w:color="auto"/>
            <w:left w:val="none" w:sz="0" w:space="0" w:color="auto"/>
            <w:bottom w:val="none" w:sz="0" w:space="0" w:color="auto"/>
            <w:right w:val="none" w:sz="0" w:space="0" w:color="auto"/>
          </w:divBdr>
        </w:div>
        <w:div w:id="1969388146">
          <w:marLeft w:val="0"/>
          <w:marRight w:val="0"/>
          <w:marTop w:val="0"/>
          <w:marBottom w:val="0"/>
          <w:divBdr>
            <w:top w:val="none" w:sz="0" w:space="0" w:color="auto"/>
            <w:left w:val="none" w:sz="0" w:space="0" w:color="auto"/>
            <w:bottom w:val="none" w:sz="0" w:space="0" w:color="auto"/>
            <w:right w:val="none" w:sz="0" w:space="0" w:color="auto"/>
          </w:divBdr>
        </w:div>
      </w:divsChild>
    </w:div>
    <w:div w:id="363289600">
      <w:bodyDiv w:val="1"/>
      <w:marLeft w:val="0"/>
      <w:marRight w:val="0"/>
      <w:marTop w:val="0"/>
      <w:marBottom w:val="0"/>
      <w:divBdr>
        <w:top w:val="none" w:sz="0" w:space="0" w:color="auto"/>
        <w:left w:val="none" w:sz="0" w:space="0" w:color="auto"/>
        <w:bottom w:val="none" w:sz="0" w:space="0" w:color="auto"/>
        <w:right w:val="none" w:sz="0" w:space="0" w:color="auto"/>
      </w:divBdr>
      <w:divsChild>
        <w:div w:id="1306664536">
          <w:marLeft w:val="0"/>
          <w:marRight w:val="0"/>
          <w:marTop w:val="0"/>
          <w:marBottom w:val="0"/>
          <w:divBdr>
            <w:top w:val="none" w:sz="0" w:space="0" w:color="auto"/>
            <w:left w:val="none" w:sz="0" w:space="0" w:color="auto"/>
            <w:bottom w:val="none" w:sz="0" w:space="0" w:color="auto"/>
            <w:right w:val="none" w:sz="0" w:space="0" w:color="auto"/>
          </w:divBdr>
          <w:divsChild>
            <w:div w:id="824470464">
              <w:marLeft w:val="0"/>
              <w:marRight w:val="0"/>
              <w:marTop w:val="0"/>
              <w:marBottom w:val="0"/>
              <w:divBdr>
                <w:top w:val="none" w:sz="0" w:space="0" w:color="auto"/>
                <w:left w:val="none" w:sz="0" w:space="0" w:color="auto"/>
                <w:bottom w:val="none" w:sz="0" w:space="0" w:color="auto"/>
                <w:right w:val="none" w:sz="0" w:space="0" w:color="auto"/>
              </w:divBdr>
              <w:divsChild>
                <w:div w:id="361710945">
                  <w:marLeft w:val="0"/>
                  <w:marRight w:val="0"/>
                  <w:marTop w:val="0"/>
                  <w:marBottom w:val="0"/>
                  <w:divBdr>
                    <w:top w:val="none" w:sz="0" w:space="0" w:color="auto"/>
                    <w:left w:val="none" w:sz="0" w:space="0" w:color="auto"/>
                    <w:bottom w:val="none" w:sz="0" w:space="0" w:color="auto"/>
                    <w:right w:val="none" w:sz="0" w:space="0" w:color="auto"/>
                  </w:divBdr>
                  <w:divsChild>
                    <w:div w:id="3849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4393">
      <w:bodyDiv w:val="1"/>
      <w:marLeft w:val="0"/>
      <w:marRight w:val="0"/>
      <w:marTop w:val="0"/>
      <w:marBottom w:val="0"/>
      <w:divBdr>
        <w:top w:val="none" w:sz="0" w:space="0" w:color="auto"/>
        <w:left w:val="none" w:sz="0" w:space="0" w:color="auto"/>
        <w:bottom w:val="none" w:sz="0" w:space="0" w:color="auto"/>
        <w:right w:val="none" w:sz="0" w:space="0" w:color="auto"/>
      </w:divBdr>
      <w:divsChild>
        <w:div w:id="154928416">
          <w:marLeft w:val="0"/>
          <w:marRight w:val="0"/>
          <w:marTop w:val="0"/>
          <w:marBottom w:val="0"/>
          <w:divBdr>
            <w:top w:val="none" w:sz="0" w:space="0" w:color="auto"/>
            <w:left w:val="none" w:sz="0" w:space="0" w:color="auto"/>
            <w:bottom w:val="none" w:sz="0" w:space="0" w:color="auto"/>
            <w:right w:val="none" w:sz="0" w:space="0" w:color="auto"/>
          </w:divBdr>
          <w:divsChild>
            <w:div w:id="810901738">
              <w:marLeft w:val="0"/>
              <w:marRight w:val="0"/>
              <w:marTop w:val="0"/>
              <w:marBottom w:val="0"/>
              <w:divBdr>
                <w:top w:val="none" w:sz="0" w:space="0" w:color="auto"/>
                <w:left w:val="none" w:sz="0" w:space="0" w:color="auto"/>
                <w:bottom w:val="none" w:sz="0" w:space="0" w:color="auto"/>
                <w:right w:val="none" w:sz="0" w:space="0" w:color="auto"/>
              </w:divBdr>
              <w:divsChild>
                <w:div w:id="12944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08391">
      <w:bodyDiv w:val="1"/>
      <w:marLeft w:val="0"/>
      <w:marRight w:val="0"/>
      <w:marTop w:val="0"/>
      <w:marBottom w:val="0"/>
      <w:divBdr>
        <w:top w:val="none" w:sz="0" w:space="0" w:color="auto"/>
        <w:left w:val="none" w:sz="0" w:space="0" w:color="auto"/>
        <w:bottom w:val="none" w:sz="0" w:space="0" w:color="auto"/>
        <w:right w:val="none" w:sz="0" w:space="0" w:color="auto"/>
      </w:divBdr>
    </w:div>
    <w:div w:id="370807514">
      <w:bodyDiv w:val="1"/>
      <w:marLeft w:val="0"/>
      <w:marRight w:val="0"/>
      <w:marTop w:val="0"/>
      <w:marBottom w:val="0"/>
      <w:divBdr>
        <w:top w:val="none" w:sz="0" w:space="0" w:color="auto"/>
        <w:left w:val="none" w:sz="0" w:space="0" w:color="auto"/>
        <w:bottom w:val="none" w:sz="0" w:space="0" w:color="auto"/>
        <w:right w:val="none" w:sz="0" w:space="0" w:color="auto"/>
      </w:divBdr>
      <w:divsChild>
        <w:div w:id="649138188">
          <w:marLeft w:val="0"/>
          <w:marRight w:val="0"/>
          <w:marTop w:val="0"/>
          <w:marBottom w:val="0"/>
          <w:divBdr>
            <w:top w:val="none" w:sz="0" w:space="0" w:color="auto"/>
            <w:left w:val="none" w:sz="0" w:space="0" w:color="auto"/>
            <w:bottom w:val="none" w:sz="0" w:space="0" w:color="auto"/>
            <w:right w:val="none" w:sz="0" w:space="0" w:color="auto"/>
          </w:divBdr>
          <w:divsChild>
            <w:div w:id="180515929">
              <w:marLeft w:val="0"/>
              <w:marRight w:val="0"/>
              <w:marTop w:val="0"/>
              <w:marBottom w:val="0"/>
              <w:divBdr>
                <w:top w:val="none" w:sz="0" w:space="0" w:color="auto"/>
                <w:left w:val="none" w:sz="0" w:space="0" w:color="auto"/>
                <w:bottom w:val="none" w:sz="0" w:space="0" w:color="auto"/>
                <w:right w:val="none" w:sz="0" w:space="0" w:color="auto"/>
              </w:divBdr>
              <w:divsChild>
                <w:div w:id="2329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8844">
      <w:bodyDiv w:val="1"/>
      <w:marLeft w:val="0"/>
      <w:marRight w:val="0"/>
      <w:marTop w:val="0"/>
      <w:marBottom w:val="0"/>
      <w:divBdr>
        <w:top w:val="none" w:sz="0" w:space="0" w:color="auto"/>
        <w:left w:val="none" w:sz="0" w:space="0" w:color="auto"/>
        <w:bottom w:val="none" w:sz="0" w:space="0" w:color="auto"/>
        <w:right w:val="none" w:sz="0" w:space="0" w:color="auto"/>
      </w:divBdr>
    </w:div>
    <w:div w:id="373120582">
      <w:bodyDiv w:val="1"/>
      <w:marLeft w:val="0"/>
      <w:marRight w:val="0"/>
      <w:marTop w:val="0"/>
      <w:marBottom w:val="0"/>
      <w:divBdr>
        <w:top w:val="none" w:sz="0" w:space="0" w:color="auto"/>
        <w:left w:val="none" w:sz="0" w:space="0" w:color="auto"/>
        <w:bottom w:val="none" w:sz="0" w:space="0" w:color="auto"/>
        <w:right w:val="none" w:sz="0" w:space="0" w:color="auto"/>
      </w:divBdr>
      <w:divsChild>
        <w:div w:id="1241135058">
          <w:marLeft w:val="0"/>
          <w:marRight w:val="0"/>
          <w:marTop w:val="0"/>
          <w:marBottom w:val="0"/>
          <w:divBdr>
            <w:top w:val="none" w:sz="0" w:space="0" w:color="auto"/>
            <w:left w:val="none" w:sz="0" w:space="0" w:color="auto"/>
            <w:bottom w:val="none" w:sz="0" w:space="0" w:color="auto"/>
            <w:right w:val="none" w:sz="0" w:space="0" w:color="auto"/>
          </w:divBdr>
          <w:divsChild>
            <w:div w:id="1760253506">
              <w:marLeft w:val="0"/>
              <w:marRight w:val="0"/>
              <w:marTop w:val="0"/>
              <w:marBottom w:val="0"/>
              <w:divBdr>
                <w:top w:val="none" w:sz="0" w:space="0" w:color="auto"/>
                <w:left w:val="none" w:sz="0" w:space="0" w:color="auto"/>
                <w:bottom w:val="none" w:sz="0" w:space="0" w:color="auto"/>
                <w:right w:val="none" w:sz="0" w:space="0" w:color="auto"/>
              </w:divBdr>
              <w:divsChild>
                <w:div w:id="1828400768">
                  <w:marLeft w:val="0"/>
                  <w:marRight w:val="0"/>
                  <w:marTop w:val="0"/>
                  <w:marBottom w:val="0"/>
                  <w:divBdr>
                    <w:top w:val="none" w:sz="0" w:space="0" w:color="auto"/>
                    <w:left w:val="none" w:sz="0" w:space="0" w:color="auto"/>
                    <w:bottom w:val="none" w:sz="0" w:space="0" w:color="auto"/>
                    <w:right w:val="none" w:sz="0" w:space="0" w:color="auto"/>
                  </w:divBdr>
                  <w:divsChild>
                    <w:div w:id="9351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5010">
      <w:bodyDiv w:val="1"/>
      <w:marLeft w:val="0"/>
      <w:marRight w:val="0"/>
      <w:marTop w:val="0"/>
      <w:marBottom w:val="0"/>
      <w:divBdr>
        <w:top w:val="none" w:sz="0" w:space="0" w:color="auto"/>
        <w:left w:val="none" w:sz="0" w:space="0" w:color="auto"/>
        <w:bottom w:val="none" w:sz="0" w:space="0" w:color="auto"/>
        <w:right w:val="none" w:sz="0" w:space="0" w:color="auto"/>
      </w:divBdr>
      <w:divsChild>
        <w:div w:id="1897163667">
          <w:marLeft w:val="0"/>
          <w:marRight w:val="0"/>
          <w:marTop w:val="0"/>
          <w:marBottom w:val="0"/>
          <w:divBdr>
            <w:top w:val="none" w:sz="0" w:space="0" w:color="auto"/>
            <w:left w:val="none" w:sz="0" w:space="0" w:color="auto"/>
            <w:bottom w:val="none" w:sz="0" w:space="0" w:color="auto"/>
            <w:right w:val="none" w:sz="0" w:space="0" w:color="auto"/>
          </w:divBdr>
          <w:divsChild>
            <w:div w:id="15985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229">
      <w:bodyDiv w:val="1"/>
      <w:marLeft w:val="0"/>
      <w:marRight w:val="0"/>
      <w:marTop w:val="0"/>
      <w:marBottom w:val="0"/>
      <w:divBdr>
        <w:top w:val="none" w:sz="0" w:space="0" w:color="auto"/>
        <w:left w:val="none" w:sz="0" w:space="0" w:color="auto"/>
        <w:bottom w:val="none" w:sz="0" w:space="0" w:color="auto"/>
        <w:right w:val="none" w:sz="0" w:space="0" w:color="auto"/>
      </w:divBdr>
      <w:divsChild>
        <w:div w:id="814762817">
          <w:marLeft w:val="0"/>
          <w:marRight w:val="0"/>
          <w:marTop w:val="0"/>
          <w:marBottom w:val="0"/>
          <w:divBdr>
            <w:top w:val="none" w:sz="0" w:space="0" w:color="auto"/>
            <w:left w:val="none" w:sz="0" w:space="0" w:color="auto"/>
            <w:bottom w:val="none" w:sz="0" w:space="0" w:color="auto"/>
            <w:right w:val="none" w:sz="0" w:space="0" w:color="auto"/>
          </w:divBdr>
          <w:divsChild>
            <w:div w:id="925848980">
              <w:marLeft w:val="0"/>
              <w:marRight w:val="0"/>
              <w:marTop w:val="0"/>
              <w:marBottom w:val="0"/>
              <w:divBdr>
                <w:top w:val="none" w:sz="0" w:space="0" w:color="auto"/>
                <w:left w:val="none" w:sz="0" w:space="0" w:color="auto"/>
                <w:bottom w:val="none" w:sz="0" w:space="0" w:color="auto"/>
                <w:right w:val="none" w:sz="0" w:space="0" w:color="auto"/>
              </w:divBdr>
              <w:divsChild>
                <w:div w:id="100610453">
                  <w:marLeft w:val="0"/>
                  <w:marRight w:val="0"/>
                  <w:marTop w:val="0"/>
                  <w:marBottom w:val="0"/>
                  <w:divBdr>
                    <w:top w:val="none" w:sz="0" w:space="0" w:color="auto"/>
                    <w:left w:val="none" w:sz="0" w:space="0" w:color="auto"/>
                    <w:bottom w:val="none" w:sz="0" w:space="0" w:color="auto"/>
                    <w:right w:val="none" w:sz="0" w:space="0" w:color="auto"/>
                  </w:divBdr>
                  <w:divsChild>
                    <w:div w:id="917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17052">
      <w:bodyDiv w:val="1"/>
      <w:marLeft w:val="0"/>
      <w:marRight w:val="0"/>
      <w:marTop w:val="0"/>
      <w:marBottom w:val="0"/>
      <w:divBdr>
        <w:top w:val="none" w:sz="0" w:space="0" w:color="auto"/>
        <w:left w:val="none" w:sz="0" w:space="0" w:color="auto"/>
        <w:bottom w:val="none" w:sz="0" w:space="0" w:color="auto"/>
        <w:right w:val="none" w:sz="0" w:space="0" w:color="auto"/>
      </w:divBdr>
      <w:divsChild>
        <w:div w:id="1483354593">
          <w:marLeft w:val="0"/>
          <w:marRight w:val="0"/>
          <w:marTop w:val="0"/>
          <w:marBottom w:val="0"/>
          <w:divBdr>
            <w:top w:val="none" w:sz="0" w:space="0" w:color="auto"/>
            <w:left w:val="none" w:sz="0" w:space="0" w:color="auto"/>
            <w:bottom w:val="none" w:sz="0" w:space="0" w:color="auto"/>
            <w:right w:val="none" w:sz="0" w:space="0" w:color="auto"/>
          </w:divBdr>
          <w:divsChild>
            <w:div w:id="288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8933">
      <w:bodyDiv w:val="1"/>
      <w:marLeft w:val="0"/>
      <w:marRight w:val="0"/>
      <w:marTop w:val="0"/>
      <w:marBottom w:val="0"/>
      <w:divBdr>
        <w:top w:val="none" w:sz="0" w:space="0" w:color="auto"/>
        <w:left w:val="none" w:sz="0" w:space="0" w:color="auto"/>
        <w:bottom w:val="none" w:sz="0" w:space="0" w:color="auto"/>
        <w:right w:val="none" w:sz="0" w:space="0" w:color="auto"/>
      </w:divBdr>
      <w:divsChild>
        <w:div w:id="640581298">
          <w:marLeft w:val="0"/>
          <w:marRight w:val="0"/>
          <w:marTop w:val="0"/>
          <w:marBottom w:val="0"/>
          <w:divBdr>
            <w:top w:val="none" w:sz="0" w:space="0" w:color="auto"/>
            <w:left w:val="none" w:sz="0" w:space="0" w:color="auto"/>
            <w:bottom w:val="none" w:sz="0" w:space="0" w:color="auto"/>
            <w:right w:val="none" w:sz="0" w:space="0" w:color="auto"/>
          </w:divBdr>
          <w:divsChild>
            <w:div w:id="977957493">
              <w:marLeft w:val="0"/>
              <w:marRight w:val="0"/>
              <w:marTop w:val="0"/>
              <w:marBottom w:val="0"/>
              <w:divBdr>
                <w:top w:val="none" w:sz="0" w:space="0" w:color="auto"/>
                <w:left w:val="none" w:sz="0" w:space="0" w:color="auto"/>
                <w:bottom w:val="none" w:sz="0" w:space="0" w:color="auto"/>
                <w:right w:val="none" w:sz="0" w:space="0" w:color="auto"/>
              </w:divBdr>
              <w:divsChild>
                <w:div w:id="10079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76810">
      <w:bodyDiv w:val="1"/>
      <w:marLeft w:val="0"/>
      <w:marRight w:val="0"/>
      <w:marTop w:val="0"/>
      <w:marBottom w:val="0"/>
      <w:divBdr>
        <w:top w:val="none" w:sz="0" w:space="0" w:color="auto"/>
        <w:left w:val="none" w:sz="0" w:space="0" w:color="auto"/>
        <w:bottom w:val="none" w:sz="0" w:space="0" w:color="auto"/>
        <w:right w:val="none" w:sz="0" w:space="0" w:color="auto"/>
      </w:divBdr>
      <w:divsChild>
        <w:div w:id="1570849297">
          <w:marLeft w:val="0"/>
          <w:marRight w:val="0"/>
          <w:marTop w:val="0"/>
          <w:marBottom w:val="0"/>
          <w:divBdr>
            <w:top w:val="none" w:sz="0" w:space="0" w:color="auto"/>
            <w:left w:val="none" w:sz="0" w:space="0" w:color="auto"/>
            <w:bottom w:val="none" w:sz="0" w:space="0" w:color="auto"/>
            <w:right w:val="none" w:sz="0" w:space="0" w:color="auto"/>
          </w:divBdr>
          <w:divsChild>
            <w:div w:id="447939670">
              <w:marLeft w:val="0"/>
              <w:marRight w:val="0"/>
              <w:marTop w:val="0"/>
              <w:marBottom w:val="0"/>
              <w:divBdr>
                <w:top w:val="none" w:sz="0" w:space="0" w:color="auto"/>
                <w:left w:val="none" w:sz="0" w:space="0" w:color="auto"/>
                <w:bottom w:val="none" w:sz="0" w:space="0" w:color="auto"/>
                <w:right w:val="none" w:sz="0" w:space="0" w:color="auto"/>
              </w:divBdr>
              <w:divsChild>
                <w:div w:id="6018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392387576">
      <w:bodyDiv w:val="1"/>
      <w:marLeft w:val="0"/>
      <w:marRight w:val="0"/>
      <w:marTop w:val="0"/>
      <w:marBottom w:val="0"/>
      <w:divBdr>
        <w:top w:val="none" w:sz="0" w:space="0" w:color="auto"/>
        <w:left w:val="none" w:sz="0" w:space="0" w:color="auto"/>
        <w:bottom w:val="none" w:sz="0" w:space="0" w:color="auto"/>
        <w:right w:val="none" w:sz="0" w:space="0" w:color="auto"/>
      </w:divBdr>
    </w:div>
    <w:div w:id="392507472">
      <w:bodyDiv w:val="1"/>
      <w:marLeft w:val="0"/>
      <w:marRight w:val="0"/>
      <w:marTop w:val="0"/>
      <w:marBottom w:val="0"/>
      <w:divBdr>
        <w:top w:val="none" w:sz="0" w:space="0" w:color="auto"/>
        <w:left w:val="none" w:sz="0" w:space="0" w:color="auto"/>
        <w:bottom w:val="none" w:sz="0" w:space="0" w:color="auto"/>
        <w:right w:val="none" w:sz="0" w:space="0" w:color="auto"/>
      </w:divBdr>
    </w:div>
    <w:div w:id="397246155">
      <w:bodyDiv w:val="1"/>
      <w:marLeft w:val="0"/>
      <w:marRight w:val="0"/>
      <w:marTop w:val="0"/>
      <w:marBottom w:val="0"/>
      <w:divBdr>
        <w:top w:val="none" w:sz="0" w:space="0" w:color="auto"/>
        <w:left w:val="none" w:sz="0" w:space="0" w:color="auto"/>
        <w:bottom w:val="none" w:sz="0" w:space="0" w:color="auto"/>
        <w:right w:val="none" w:sz="0" w:space="0" w:color="auto"/>
      </w:divBdr>
    </w:div>
    <w:div w:id="398483442">
      <w:bodyDiv w:val="1"/>
      <w:marLeft w:val="0"/>
      <w:marRight w:val="0"/>
      <w:marTop w:val="0"/>
      <w:marBottom w:val="0"/>
      <w:divBdr>
        <w:top w:val="none" w:sz="0" w:space="0" w:color="auto"/>
        <w:left w:val="none" w:sz="0" w:space="0" w:color="auto"/>
        <w:bottom w:val="none" w:sz="0" w:space="0" w:color="auto"/>
        <w:right w:val="none" w:sz="0" w:space="0" w:color="auto"/>
      </w:divBdr>
      <w:divsChild>
        <w:div w:id="1272783462">
          <w:marLeft w:val="0"/>
          <w:marRight w:val="0"/>
          <w:marTop w:val="0"/>
          <w:marBottom w:val="0"/>
          <w:divBdr>
            <w:top w:val="none" w:sz="0" w:space="0" w:color="auto"/>
            <w:left w:val="none" w:sz="0" w:space="0" w:color="auto"/>
            <w:bottom w:val="none" w:sz="0" w:space="0" w:color="auto"/>
            <w:right w:val="none" w:sz="0" w:space="0" w:color="auto"/>
          </w:divBdr>
          <w:divsChild>
            <w:div w:id="995576482">
              <w:marLeft w:val="0"/>
              <w:marRight w:val="0"/>
              <w:marTop w:val="0"/>
              <w:marBottom w:val="0"/>
              <w:divBdr>
                <w:top w:val="none" w:sz="0" w:space="0" w:color="auto"/>
                <w:left w:val="none" w:sz="0" w:space="0" w:color="auto"/>
                <w:bottom w:val="none" w:sz="0" w:space="0" w:color="auto"/>
                <w:right w:val="none" w:sz="0" w:space="0" w:color="auto"/>
              </w:divBdr>
            </w:div>
          </w:divsChild>
        </w:div>
        <w:div w:id="1955792533">
          <w:marLeft w:val="0"/>
          <w:marRight w:val="0"/>
          <w:marTop w:val="0"/>
          <w:marBottom w:val="0"/>
          <w:divBdr>
            <w:top w:val="none" w:sz="0" w:space="0" w:color="auto"/>
            <w:left w:val="none" w:sz="0" w:space="0" w:color="auto"/>
            <w:bottom w:val="none" w:sz="0" w:space="0" w:color="auto"/>
            <w:right w:val="none" w:sz="0" w:space="0" w:color="auto"/>
          </w:divBdr>
          <w:divsChild>
            <w:div w:id="12137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427">
      <w:bodyDiv w:val="1"/>
      <w:marLeft w:val="0"/>
      <w:marRight w:val="0"/>
      <w:marTop w:val="0"/>
      <w:marBottom w:val="0"/>
      <w:divBdr>
        <w:top w:val="none" w:sz="0" w:space="0" w:color="auto"/>
        <w:left w:val="none" w:sz="0" w:space="0" w:color="auto"/>
        <w:bottom w:val="none" w:sz="0" w:space="0" w:color="auto"/>
        <w:right w:val="none" w:sz="0" w:space="0" w:color="auto"/>
      </w:divBdr>
    </w:div>
    <w:div w:id="400829385">
      <w:bodyDiv w:val="1"/>
      <w:marLeft w:val="0"/>
      <w:marRight w:val="0"/>
      <w:marTop w:val="0"/>
      <w:marBottom w:val="0"/>
      <w:divBdr>
        <w:top w:val="none" w:sz="0" w:space="0" w:color="auto"/>
        <w:left w:val="none" w:sz="0" w:space="0" w:color="auto"/>
        <w:bottom w:val="none" w:sz="0" w:space="0" w:color="auto"/>
        <w:right w:val="none" w:sz="0" w:space="0" w:color="auto"/>
      </w:divBdr>
      <w:divsChild>
        <w:div w:id="1624844235">
          <w:marLeft w:val="0"/>
          <w:marRight w:val="0"/>
          <w:marTop w:val="0"/>
          <w:marBottom w:val="0"/>
          <w:divBdr>
            <w:top w:val="none" w:sz="0" w:space="0" w:color="auto"/>
            <w:left w:val="none" w:sz="0" w:space="0" w:color="auto"/>
            <w:bottom w:val="none" w:sz="0" w:space="0" w:color="auto"/>
            <w:right w:val="none" w:sz="0" w:space="0" w:color="auto"/>
          </w:divBdr>
          <w:divsChild>
            <w:div w:id="1390609371">
              <w:marLeft w:val="0"/>
              <w:marRight w:val="0"/>
              <w:marTop w:val="0"/>
              <w:marBottom w:val="0"/>
              <w:divBdr>
                <w:top w:val="none" w:sz="0" w:space="0" w:color="auto"/>
                <w:left w:val="none" w:sz="0" w:space="0" w:color="auto"/>
                <w:bottom w:val="none" w:sz="0" w:space="0" w:color="auto"/>
                <w:right w:val="none" w:sz="0" w:space="0" w:color="auto"/>
              </w:divBdr>
              <w:divsChild>
                <w:div w:id="1168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0918">
      <w:bodyDiv w:val="1"/>
      <w:marLeft w:val="0"/>
      <w:marRight w:val="0"/>
      <w:marTop w:val="0"/>
      <w:marBottom w:val="0"/>
      <w:divBdr>
        <w:top w:val="none" w:sz="0" w:space="0" w:color="auto"/>
        <w:left w:val="none" w:sz="0" w:space="0" w:color="auto"/>
        <w:bottom w:val="none" w:sz="0" w:space="0" w:color="auto"/>
        <w:right w:val="none" w:sz="0" w:space="0" w:color="auto"/>
      </w:divBdr>
    </w:div>
    <w:div w:id="406417240">
      <w:bodyDiv w:val="1"/>
      <w:marLeft w:val="0"/>
      <w:marRight w:val="0"/>
      <w:marTop w:val="0"/>
      <w:marBottom w:val="0"/>
      <w:divBdr>
        <w:top w:val="none" w:sz="0" w:space="0" w:color="auto"/>
        <w:left w:val="none" w:sz="0" w:space="0" w:color="auto"/>
        <w:bottom w:val="none" w:sz="0" w:space="0" w:color="auto"/>
        <w:right w:val="none" w:sz="0" w:space="0" w:color="auto"/>
      </w:divBdr>
    </w:div>
    <w:div w:id="407458873">
      <w:bodyDiv w:val="1"/>
      <w:marLeft w:val="0"/>
      <w:marRight w:val="0"/>
      <w:marTop w:val="0"/>
      <w:marBottom w:val="0"/>
      <w:divBdr>
        <w:top w:val="none" w:sz="0" w:space="0" w:color="auto"/>
        <w:left w:val="none" w:sz="0" w:space="0" w:color="auto"/>
        <w:bottom w:val="none" w:sz="0" w:space="0" w:color="auto"/>
        <w:right w:val="none" w:sz="0" w:space="0" w:color="auto"/>
      </w:divBdr>
    </w:div>
    <w:div w:id="408305760">
      <w:bodyDiv w:val="1"/>
      <w:marLeft w:val="0"/>
      <w:marRight w:val="0"/>
      <w:marTop w:val="0"/>
      <w:marBottom w:val="0"/>
      <w:divBdr>
        <w:top w:val="none" w:sz="0" w:space="0" w:color="auto"/>
        <w:left w:val="none" w:sz="0" w:space="0" w:color="auto"/>
        <w:bottom w:val="none" w:sz="0" w:space="0" w:color="auto"/>
        <w:right w:val="none" w:sz="0" w:space="0" w:color="auto"/>
      </w:divBdr>
    </w:div>
    <w:div w:id="413867033">
      <w:bodyDiv w:val="1"/>
      <w:marLeft w:val="0"/>
      <w:marRight w:val="0"/>
      <w:marTop w:val="0"/>
      <w:marBottom w:val="0"/>
      <w:divBdr>
        <w:top w:val="none" w:sz="0" w:space="0" w:color="auto"/>
        <w:left w:val="none" w:sz="0" w:space="0" w:color="auto"/>
        <w:bottom w:val="none" w:sz="0" w:space="0" w:color="auto"/>
        <w:right w:val="none" w:sz="0" w:space="0" w:color="auto"/>
      </w:divBdr>
      <w:divsChild>
        <w:div w:id="2096900273">
          <w:marLeft w:val="0"/>
          <w:marRight w:val="0"/>
          <w:marTop w:val="0"/>
          <w:marBottom w:val="0"/>
          <w:divBdr>
            <w:top w:val="none" w:sz="0" w:space="0" w:color="auto"/>
            <w:left w:val="none" w:sz="0" w:space="0" w:color="auto"/>
            <w:bottom w:val="none" w:sz="0" w:space="0" w:color="auto"/>
            <w:right w:val="none" w:sz="0" w:space="0" w:color="auto"/>
          </w:divBdr>
          <w:divsChild>
            <w:div w:id="62022456">
              <w:marLeft w:val="0"/>
              <w:marRight w:val="0"/>
              <w:marTop w:val="0"/>
              <w:marBottom w:val="0"/>
              <w:divBdr>
                <w:top w:val="none" w:sz="0" w:space="0" w:color="auto"/>
                <w:left w:val="none" w:sz="0" w:space="0" w:color="auto"/>
                <w:bottom w:val="none" w:sz="0" w:space="0" w:color="auto"/>
                <w:right w:val="none" w:sz="0" w:space="0" w:color="auto"/>
              </w:divBdr>
              <w:divsChild>
                <w:div w:id="1539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084">
      <w:bodyDiv w:val="1"/>
      <w:marLeft w:val="0"/>
      <w:marRight w:val="0"/>
      <w:marTop w:val="0"/>
      <w:marBottom w:val="0"/>
      <w:divBdr>
        <w:top w:val="none" w:sz="0" w:space="0" w:color="auto"/>
        <w:left w:val="none" w:sz="0" w:space="0" w:color="auto"/>
        <w:bottom w:val="none" w:sz="0" w:space="0" w:color="auto"/>
        <w:right w:val="none" w:sz="0" w:space="0" w:color="auto"/>
      </w:divBdr>
    </w:div>
    <w:div w:id="417874924">
      <w:bodyDiv w:val="1"/>
      <w:marLeft w:val="0"/>
      <w:marRight w:val="0"/>
      <w:marTop w:val="0"/>
      <w:marBottom w:val="0"/>
      <w:divBdr>
        <w:top w:val="none" w:sz="0" w:space="0" w:color="auto"/>
        <w:left w:val="none" w:sz="0" w:space="0" w:color="auto"/>
        <w:bottom w:val="none" w:sz="0" w:space="0" w:color="auto"/>
        <w:right w:val="none" w:sz="0" w:space="0" w:color="auto"/>
      </w:divBdr>
      <w:divsChild>
        <w:div w:id="1486972942">
          <w:marLeft w:val="0"/>
          <w:marRight w:val="0"/>
          <w:marTop w:val="0"/>
          <w:marBottom w:val="0"/>
          <w:divBdr>
            <w:top w:val="none" w:sz="0" w:space="0" w:color="auto"/>
            <w:left w:val="none" w:sz="0" w:space="0" w:color="auto"/>
            <w:bottom w:val="none" w:sz="0" w:space="0" w:color="auto"/>
            <w:right w:val="none" w:sz="0" w:space="0" w:color="auto"/>
          </w:divBdr>
          <w:divsChild>
            <w:div w:id="970281992">
              <w:marLeft w:val="0"/>
              <w:marRight w:val="0"/>
              <w:marTop w:val="0"/>
              <w:marBottom w:val="0"/>
              <w:divBdr>
                <w:top w:val="none" w:sz="0" w:space="0" w:color="auto"/>
                <w:left w:val="none" w:sz="0" w:space="0" w:color="auto"/>
                <w:bottom w:val="none" w:sz="0" w:space="0" w:color="auto"/>
                <w:right w:val="none" w:sz="0" w:space="0" w:color="auto"/>
              </w:divBdr>
              <w:divsChild>
                <w:div w:id="10239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0313">
      <w:bodyDiv w:val="1"/>
      <w:marLeft w:val="0"/>
      <w:marRight w:val="0"/>
      <w:marTop w:val="0"/>
      <w:marBottom w:val="0"/>
      <w:divBdr>
        <w:top w:val="none" w:sz="0" w:space="0" w:color="auto"/>
        <w:left w:val="none" w:sz="0" w:space="0" w:color="auto"/>
        <w:bottom w:val="none" w:sz="0" w:space="0" w:color="auto"/>
        <w:right w:val="none" w:sz="0" w:space="0" w:color="auto"/>
      </w:divBdr>
    </w:div>
    <w:div w:id="420415846">
      <w:bodyDiv w:val="1"/>
      <w:marLeft w:val="0"/>
      <w:marRight w:val="0"/>
      <w:marTop w:val="0"/>
      <w:marBottom w:val="0"/>
      <w:divBdr>
        <w:top w:val="none" w:sz="0" w:space="0" w:color="auto"/>
        <w:left w:val="none" w:sz="0" w:space="0" w:color="auto"/>
        <w:bottom w:val="none" w:sz="0" w:space="0" w:color="auto"/>
        <w:right w:val="none" w:sz="0" w:space="0" w:color="auto"/>
      </w:divBdr>
      <w:divsChild>
        <w:div w:id="1424646408">
          <w:marLeft w:val="0"/>
          <w:marRight w:val="0"/>
          <w:marTop w:val="0"/>
          <w:marBottom w:val="0"/>
          <w:divBdr>
            <w:top w:val="none" w:sz="0" w:space="0" w:color="auto"/>
            <w:left w:val="none" w:sz="0" w:space="0" w:color="auto"/>
            <w:bottom w:val="none" w:sz="0" w:space="0" w:color="auto"/>
            <w:right w:val="none" w:sz="0" w:space="0" w:color="auto"/>
          </w:divBdr>
          <w:divsChild>
            <w:div w:id="761028126">
              <w:marLeft w:val="0"/>
              <w:marRight w:val="0"/>
              <w:marTop w:val="0"/>
              <w:marBottom w:val="0"/>
              <w:divBdr>
                <w:top w:val="none" w:sz="0" w:space="0" w:color="auto"/>
                <w:left w:val="none" w:sz="0" w:space="0" w:color="auto"/>
                <w:bottom w:val="none" w:sz="0" w:space="0" w:color="auto"/>
                <w:right w:val="none" w:sz="0" w:space="0" w:color="auto"/>
              </w:divBdr>
              <w:divsChild>
                <w:div w:id="16951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7332">
      <w:bodyDiv w:val="1"/>
      <w:marLeft w:val="0"/>
      <w:marRight w:val="0"/>
      <w:marTop w:val="0"/>
      <w:marBottom w:val="0"/>
      <w:divBdr>
        <w:top w:val="none" w:sz="0" w:space="0" w:color="auto"/>
        <w:left w:val="none" w:sz="0" w:space="0" w:color="auto"/>
        <w:bottom w:val="none" w:sz="0" w:space="0" w:color="auto"/>
        <w:right w:val="none" w:sz="0" w:space="0" w:color="auto"/>
      </w:divBdr>
    </w:div>
    <w:div w:id="430513762">
      <w:bodyDiv w:val="1"/>
      <w:marLeft w:val="0"/>
      <w:marRight w:val="0"/>
      <w:marTop w:val="0"/>
      <w:marBottom w:val="0"/>
      <w:divBdr>
        <w:top w:val="none" w:sz="0" w:space="0" w:color="auto"/>
        <w:left w:val="none" w:sz="0" w:space="0" w:color="auto"/>
        <w:bottom w:val="none" w:sz="0" w:space="0" w:color="auto"/>
        <w:right w:val="none" w:sz="0" w:space="0" w:color="auto"/>
      </w:divBdr>
    </w:div>
    <w:div w:id="433015972">
      <w:bodyDiv w:val="1"/>
      <w:marLeft w:val="0"/>
      <w:marRight w:val="0"/>
      <w:marTop w:val="0"/>
      <w:marBottom w:val="0"/>
      <w:divBdr>
        <w:top w:val="none" w:sz="0" w:space="0" w:color="auto"/>
        <w:left w:val="none" w:sz="0" w:space="0" w:color="auto"/>
        <w:bottom w:val="none" w:sz="0" w:space="0" w:color="auto"/>
        <w:right w:val="none" w:sz="0" w:space="0" w:color="auto"/>
      </w:divBdr>
      <w:divsChild>
        <w:div w:id="1429420767">
          <w:marLeft w:val="0"/>
          <w:marRight w:val="0"/>
          <w:marTop w:val="0"/>
          <w:marBottom w:val="0"/>
          <w:divBdr>
            <w:top w:val="none" w:sz="0" w:space="0" w:color="auto"/>
            <w:left w:val="none" w:sz="0" w:space="0" w:color="auto"/>
            <w:bottom w:val="none" w:sz="0" w:space="0" w:color="auto"/>
            <w:right w:val="none" w:sz="0" w:space="0" w:color="auto"/>
          </w:divBdr>
          <w:divsChild>
            <w:div w:id="1304390646">
              <w:marLeft w:val="0"/>
              <w:marRight w:val="0"/>
              <w:marTop w:val="0"/>
              <w:marBottom w:val="0"/>
              <w:divBdr>
                <w:top w:val="none" w:sz="0" w:space="0" w:color="auto"/>
                <w:left w:val="none" w:sz="0" w:space="0" w:color="auto"/>
                <w:bottom w:val="none" w:sz="0" w:space="0" w:color="auto"/>
                <w:right w:val="none" w:sz="0" w:space="0" w:color="auto"/>
              </w:divBdr>
              <w:divsChild>
                <w:div w:id="20568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0618">
      <w:bodyDiv w:val="1"/>
      <w:marLeft w:val="0"/>
      <w:marRight w:val="0"/>
      <w:marTop w:val="0"/>
      <w:marBottom w:val="0"/>
      <w:divBdr>
        <w:top w:val="none" w:sz="0" w:space="0" w:color="auto"/>
        <w:left w:val="none" w:sz="0" w:space="0" w:color="auto"/>
        <w:bottom w:val="none" w:sz="0" w:space="0" w:color="auto"/>
        <w:right w:val="none" w:sz="0" w:space="0" w:color="auto"/>
      </w:divBdr>
    </w:div>
    <w:div w:id="443887430">
      <w:bodyDiv w:val="1"/>
      <w:marLeft w:val="0"/>
      <w:marRight w:val="0"/>
      <w:marTop w:val="0"/>
      <w:marBottom w:val="0"/>
      <w:divBdr>
        <w:top w:val="none" w:sz="0" w:space="0" w:color="auto"/>
        <w:left w:val="none" w:sz="0" w:space="0" w:color="auto"/>
        <w:bottom w:val="none" w:sz="0" w:space="0" w:color="auto"/>
        <w:right w:val="none" w:sz="0" w:space="0" w:color="auto"/>
      </w:divBdr>
    </w:div>
    <w:div w:id="448742005">
      <w:bodyDiv w:val="1"/>
      <w:marLeft w:val="0"/>
      <w:marRight w:val="0"/>
      <w:marTop w:val="0"/>
      <w:marBottom w:val="0"/>
      <w:divBdr>
        <w:top w:val="none" w:sz="0" w:space="0" w:color="auto"/>
        <w:left w:val="none" w:sz="0" w:space="0" w:color="auto"/>
        <w:bottom w:val="none" w:sz="0" w:space="0" w:color="auto"/>
        <w:right w:val="none" w:sz="0" w:space="0" w:color="auto"/>
      </w:divBdr>
      <w:divsChild>
        <w:div w:id="1288387809">
          <w:marLeft w:val="0"/>
          <w:marRight w:val="0"/>
          <w:marTop w:val="0"/>
          <w:marBottom w:val="0"/>
          <w:divBdr>
            <w:top w:val="none" w:sz="0" w:space="0" w:color="auto"/>
            <w:left w:val="none" w:sz="0" w:space="0" w:color="auto"/>
            <w:bottom w:val="none" w:sz="0" w:space="0" w:color="auto"/>
            <w:right w:val="none" w:sz="0" w:space="0" w:color="auto"/>
          </w:divBdr>
          <w:divsChild>
            <w:div w:id="570701977">
              <w:marLeft w:val="0"/>
              <w:marRight w:val="0"/>
              <w:marTop w:val="0"/>
              <w:marBottom w:val="0"/>
              <w:divBdr>
                <w:top w:val="none" w:sz="0" w:space="0" w:color="auto"/>
                <w:left w:val="none" w:sz="0" w:space="0" w:color="auto"/>
                <w:bottom w:val="none" w:sz="0" w:space="0" w:color="auto"/>
                <w:right w:val="none" w:sz="0" w:space="0" w:color="auto"/>
              </w:divBdr>
              <w:divsChild>
                <w:div w:id="7240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78761">
      <w:bodyDiv w:val="1"/>
      <w:marLeft w:val="0"/>
      <w:marRight w:val="0"/>
      <w:marTop w:val="0"/>
      <w:marBottom w:val="0"/>
      <w:divBdr>
        <w:top w:val="none" w:sz="0" w:space="0" w:color="auto"/>
        <w:left w:val="none" w:sz="0" w:space="0" w:color="auto"/>
        <w:bottom w:val="none" w:sz="0" w:space="0" w:color="auto"/>
        <w:right w:val="none" w:sz="0" w:space="0" w:color="auto"/>
      </w:divBdr>
    </w:div>
    <w:div w:id="457338560">
      <w:bodyDiv w:val="1"/>
      <w:marLeft w:val="0"/>
      <w:marRight w:val="0"/>
      <w:marTop w:val="0"/>
      <w:marBottom w:val="0"/>
      <w:divBdr>
        <w:top w:val="none" w:sz="0" w:space="0" w:color="auto"/>
        <w:left w:val="none" w:sz="0" w:space="0" w:color="auto"/>
        <w:bottom w:val="none" w:sz="0" w:space="0" w:color="auto"/>
        <w:right w:val="none" w:sz="0" w:space="0" w:color="auto"/>
      </w:divBdr>
    </w:div>
    <w:div w:id="461272504">
      <w:bodyDiv w:val="1"/>
      <w:marLeft w:val="0"/>
      <w:marRight w:val="0"/>
      <w:marTop w:val="0"/>
      <w:marBottom w:val="0"/>
      <w:divBdr>
        <w:top w:val="none" w:sz="0" w:space="0" w:color="auto"/>
        <w:left w:val="none" w:sz="0" w:space="0" w:color="auto"/>
        <w:bottom w:val="none" w:sz="0" w:space="0" w:color="auto"/>
        <w:right w:val="none" w:sz="0" w:space="0" w:color="auto"/>
      </w:divBdr>
      <w:divsChild>
        <w:div w:id="2024700180">
          <w:marLeft w:val="0"/>
          <w:marRight w:val="0"/>
          <w:marTop w:val="0"/>
          <w:marBottom w:val="0"/>
          <w:divBdr>
            <w:top w:val="none" w:sz="0" w:space="0" w:color="auto"/>
            <w:left w:val="none" w:sz="0" w:space="0" w:color="auto"/>
            <w:bottom w:val="none" w:sz="0" w:space="0" w:color="auto"/>
            <w:right w:val="none" w:sz="0" w:space="0" w:color="auto"/>
          </w:divBdr>
          <w:divsChild>
            <w:div w:id="799034079">
              <w:marLeft w:val="0"/>
              <w:marRight w:val="0"/>
              <w:marTop w:val="0"/>
              <w:marBottom w:val="0"/>
              <w:divBdr>
                <w:top w:val="none" w:sz="0" w:space="0" w:color="auto"/>
                <w:left w:val="none" w:sz="0" w:space="0" w:color="auto"/>
                <w:bottom w:val="none" w:sz="0" w:space="0" w:color="auto"/>
                <w:right w:val="none" w:sz="0" w:space="0" w:color="auto"/>
              </w:divBdr>
              <w:divsChild>
                <w:div w:id="928153520">
                  <w:marLeft w:val="0"/>
                  <w:marRight w:val="0"/>
                  <w:marTop w:val="0"/>
                  <w:marBottom w:val="0"/>
                  <w:divBdr>
                    <w:top w:val="none" w:sz="0" w:space="0" w:color="auto"/>
                    <w:left w:val="none" w:sz="0" w:space="0" w:color="auto"/>
                    <w:bottom w:val="none" w:sz="0" w:space="0" w:color="auto"/>
                    <w:right w:val="none" w:sz="0" w:space="0" w:color="auto"/>
                  </w:divBdr>
                  <w:divsChild>
                    <w:div w:id="13960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37013">
      <w:bodyDiv w:val="1"/>
      <w:marLeft w:val="0"/>
      <w:marRight w:val="0"/>
      <w:marTop w:val="0"/>
      <w:marBottom w:val="0"/>
      <w:divBdr>
        <w:top w:val="none" w:sz="0" w:space="0" w:color="auto"/>
        <w:left w:val="none" w:sz="0" w:space="0" w:color="auto"/>
        <w:bottom w:val="none" w:sz="0" w:space="0" w:color="auto"/>
        <w:right w:val="none" w:sz="0" w:space="0" w:color="auto"/>
      </w:divBdr>
      <w:divsChild>
        <w:div w:id="658533975">
          <w:marLeft w:val="0"/>
          <w:marRight w:val="0"/>
          <w:marTop w:val="0"/>
          <w:marBottom w:val="0"/>
          <w:divBdr>
            <w:top w:val="none" w:sz="0" w:space="0" w:color="auto"/>
            <w:left w:val="none" w:sz="0" w:space="0" w:color="auto"/>
            <w:bottom w:val="none" w:sz="0" w:space="0" w:color="auto"/>
            <w:right w:val="none" w:sz="0" w:space="0" w:color="auto"/>
          </w:divBdr>
          <w:divsChild>
            <w:div w:id="642586573">
              <w:marLeft w:val="0"/>
              <w:marRight w:val="0"/>
              <w:marTop w:val="0"/>
              <w:marBottom w:val="0"/>
              <w:divBdr>
                <w:top w:val="none" w:sz="0" w:space="0" w:color="auto"/>
                <w:left w:val="none" w:sz="0" w:space="0" w:color="auto"/>
                <w:bottom w:val="none" w:sz="0" w:space="0" w:color="auto"/>
                <w:right w:val="none" w:sz="0" w:space="0" w:color="auto"/>
              </w:divBdr>
              <w:divsChild>
                <w:div w:id="740758994">
                  <w:marLeft w:val="0"/>
                  <w:marRight w:val="0"/>
                  <w:marTop w:val="0"/>
                  <w:marBottom w:val="0"/>
                  <w:divBdr>
                    <w:top w:val="none" w:sz="0" w:space="0" w:color="auto"/>
                    <w:left w:val="none" w:sz="0" w:space="0" w:color="auto"/>
                    <w:bottom w:val="none" w:sz="0" w:space="0" w:color="auto"/>
                    <w:right w:val="none" w:sz="0" w:space="0" w:color="auto"/>
                  </w:divBdr>
                  <w:divsChild>
                    <w:div w:id="12082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738372">
      <w:bodyDiv w:val="1"/>
      <w:marLeft w:val="0"/>
      <w:marRight w:val="0"/>
      <w:marTop w:val="0"/>
      <w:marBottom w:val="0"/>
      <w:divBdr>
        <w:top w:val="none" w:sz="0" w:space="0" w:color="auto"/>
        <w:left w:val="none" w:sz="0" w:space="0" w:color="auto"/>
        <w:bottom w:val="none" w:sz="0" w:space="0" w:color="auto"/>
        <w:right w:val="none" w:sz="0" w:space="0" w:color="auto"/>
      </w:divBdr>
      <w:divsChild>
        <w:div w:id="39744190">
          <w:marLeft w:val="0"/>
          <w:marRight w:val="0"/>
          <w:marTop w:val="0"/>
          <w:marBottom w:val="0"/>
          <w:divBdr>
            <w:top w:val="none" w:sz="0" w:space="0" w:color="auto"/>
            <w:left w:val="none" w:sz="0" w:space="0" w:color="auto"/>
            <w:bottom w:val="none" w:sz="0" w:space="0" w:color="auto"/>
            <w:right w:val="none" w:sz="0" w:space="0" w:color="auto"/>
          </w:divBdr>
          <w:divsChild>
            <w:div w:id="1329754023">
              <w:marLeft w:val="0"/>
              <w:marRight w:val="0"/>
              <w:marTop w:val="0"/>
              <w:marBottom w:val="0"/>
              <w:divBdr>
                <w:top w:val="none" w:sz="0" w:space="0" w:color="auto"/>
                <w:left w:val="none" w:sz="0" w:space="0" w:color="auto"/>
                <w:bottom w:val="none" w:sz="0" w:space="0" w:color="auto"/>
                <w:right w:val="none" w:sz="0" w:space="0" w:color="auto"/>
              </w:divBdr>
              <w:divsChild>
                <w:div w:id="2030137984">
                  <w:marLeft w:val="0"/>
                  <w:marRight w:val="0"/>
                  <w:marTop w:val="0"/>
                  <w:marBottom w:val="0"/>
                  <w:divBdr>
                    <w:top w:val="none" w:sz="0" w:space="0" w:color="auto"/>
                    <w:left w:val="none" w:sz="0" w:space="0" w:color="auto"/>
                    <w:bottom w:val="none" w:sz="0" w:space="0" w:color="auto"/>
                    <w:right w:val="none" w:sz="0" w:space="0" w:color="auto"/>
                  </w:divBdr>
                  <w:divsChild>
                    <w:div w:id="13327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660515">
      <w:bodyDiv w:val="1"/>
      <w:marLeft w:val="0"/>
      <w:marRight w:val="0"/>
      <w:marTop w:val="0"/>
      <w:marBottom w:val="0"/>
      <w:divBdr>
        <w:top w:val="none" w:sz="0" w:space="0" w:color="auto"/>
        <w:left w:val="none" w:sz="0" w:space="0" w:color="auto"/>
        <w:bottom w:val="none" w:sz="0" w:space="0" w:color="auto"/>
        <w:right w:val="none" w:sz="0" w:space="0" w:color="auto"/>
      </w:divBdr>
    </w:div>
    <w:div w:id="475610647">
      <w:bodyDiv w:val="1"/>
      <w:marLeft w:val="0"/>
      <w:marRight w:val="0"/>
      <w:marTop w:val="0"/>
      <w:marBottom w:val="0"/>
      <w:divBdr>
        <w:top w:val="none" w:sz="0" w:space="0" w:color="auto"/>
        <w:left w:val="none" w:sz="0" w:space="0" w:color="auto"/>
        <w:bottom w:val="none" w:sz="0" w:space="0" w:color="auto"/>
        <w:right w:val="none" w:sz="0" w:space="0" w:color="auto"/>
      </w:divBdr>
    </w:div>
    <w:div w:id="476725574">
      <w:bodyDiv w:val="1"/>
      <w:marLeft w:val="0"/>
      <w:marRight w:val="0"/>
      <w:marTop w:val="0"/>
      <w:marBottom w:val="0"/>
      <w:divBdr>
        <w:top w:val="none" w:sz="0" w:space="0" w:color="auto"/>
        <w:left w:val="none" w:sz="0" w:space="0" w:color="auto"/>
        <w:bottom w:val="none" w:sz="0" w:space="0" w:color="auto"/>
        <w:right w:val="none" w:sz="0" w:space="0" w:color="auto"/>
      </w:divBdr>
    </w:div>
    <w:div w:id="477460902">
      <w:bodyDiv w:val="1"/>
      <w:marLeft w:val="0"/>
      <w:marRight w:val="0"/>
      <w:marTop w:val="0"/>
      <w:marBottom w:val="0"/>
      <w:divBdr>
        <w:top w:val="none" w:sz="0" w:space="0" w:color="auto"/>
        <w:left w:val="none" w:sz="0" w:space="0" w:color="auto"/>
        <w:bottom w:val="none" w:sz="0" w:space="0" w:color="auto"/>
        <w:right w:val="none" w:sz="0" w:space="0" w:color="auto"/>
      </w:divBdr>
      <w:divsChild>
        <w:div w:id="1189754417">
          <w:marLeft w:val="0"/>
          <w:marRight w:val="0"/>
          <w:marTop w:val="0"/>
          <w:marBottom w:val="0"/>
          <w:divBdr>
            <w:top w:val="none" w:sz="0" w:space="0" w:color="auto"/>
            <w:left w:val="none" w:sz="0" w:space="0" w:color="auto"/>
            <w:bottom w:val="none" w:sz="0" w:space="0" w:color="auto"/>
            <w:right w:val="none" w:sz="0" w:space="0" w:color="auto"/>
          </w:divBdr>
          <w:divsChild>
            <w:div w:id="1137261477">
              <w:marLeft w:val="0"/>
              <w:marRight w:val="0"/>
              <w:marTop w:val="0"/>
              <w:marBottom w:val="0"/>
              <w:divBdr>
                <w:top w:val="none" w:sz="0" w:space="0" w:color="auto"/>
                <w:left w:val="none" w:sz="0" w:space="0" w:color="auto"/>
                <w:bottom w:val="none" w:sz="0" w:space="0" w:color="auto"/>
                <w:right w:val="none" w:sz="0" w:space="0" w:color="auto"/>
              </w:divBdr>
              <w:divsChild>
                <w:div w:id="17463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08682">
      <w:bodyDiv w:val="1"/>
      <w:marLeft w:val="0"/>
      <w:marRight w:val="0"/>
      <w:marTop w:val="0"/>
      <w:marBottom w:val="0"/>
      <w:divBdr>
        <w:top w:val="none" w:sz="0" w:space="0" w:color="auto"/>
        <w:left w:val="none" w:sz="0" w:space="0" w:color="auto"/>
        <w:bottom w:val="none" w:sz="0" w:space="0" w:color="auto"/>
        <w:right w:val="none" w:sz="0" w:space="0" w:color="auto"/>
      </w:divBdr>
    </w:div>
    <w:div w:id="481390497">
      <w:bodyDiv w:val="1"/>
      <w:marLeft w:val="0"/>
      <w:marRight w:val="0"/>
      <w:marTop w:val="0"/>
      <w:marBottom w:val="0"/>
      <w:divBdr>
        <w:top w:val="none" w:sz="0" w:space="0" w:color="auto"/>
        <w:left w:val="none" w:sz="0" w:space="0" w:color="auto"/>
        <w:bottom w:val="none" w:sz="0" w:space="0" w:color="auto"/>
        <w:right w:val="none" w:sz="0" w:space="0" w:color="auto"/>
      </w:divBdr>
    </w:div>
    <w:div w:id="482477623">
      <w:bodyDiv w:val="1"/>
      <w:marLeft w:val="0"/>
      <w:marRight w:val="0"/>
      <w:marTop w:val="0"/>
      <w:marBottom w:val="0"/>
      <w:divBdr>
        <w:top w:val="none" w:sz="0" w:space="0" w:color="auto"/>
        <w:left w:val="none" w:sz="0" w:space="0" w:color="auto"/>
        <w:bottom w:val="none" w:sz="0" w:space="0" w:color="auto"/>
        <w:right w:val="none" w:sz="0" w:space="0" w:color="auto"/>
      </w:divBdr>
    </w:div>
    <w:div w:id="482628330">
      <w:bodyDiv w:val="1"/>
      <w:marLeft w:val="0"/>
      <w:marRight w:val="0"/>
      <w:marTop w:val="0"/>
      <w:marBottom w:val="0"/>
      <w:divBdr>
        <w:top w:val="none" w:sz="0" w:space="0" w:color="auto"/>
        <w:left w:val="none" w:sz="0" w:space="0" w:color="auto"/>
        <w:bottom w:val="none" w:sz="0" w:space="0" w:color="auto"/>
        <w:right w:val="none" w:sz="0" w:space="0" w:color="auto"/>
      </w:divBdr>
    </w:div>
    <w:div w:id="490297381">
      <w:bodyDiv w:val="1"/>
      <w:marLeft w:val="0"/>
      <w:marRight w:val="0"/>
      <w:marTop w:val="0"/>
      <w:marBottom w:val="0"/>
      <w:divBdr>
        <w:top w:val="none" w:sz="0" w:space="0" w:color="auto"/>
        <w:left w:val="none" w:sz="0" w:space="0" w:color="auto"/>
        <w:bottom w:val="none" w:sz="0" w:space="0" w:color="auto"/>
        <w:right w:val="none" w:sz="0" w:space="0" w:color="auto"/>
      </w:divBdr>
    </w:div>
    <w:div w:id="496769841">
      <w:bodyDiv w:val="1"/>
      <w:marLeft w:val="0"/>
      <w:marRight w:val="0"/>
      <w:marTop w:val="0"/>
      <w:marBottom w:val="0"/>
      <w:divBdr>
        <w:top w:val="none" w:sz="0" w:space="0" w:color="auto"/>
        <w:left w:val="none" w:sz="0" w:space="0" w:color="auto"/>
        <w:bottom w:val="none" w:sz="0" w:space="0" w:color="auto"/>
        <w:right w:val="none" w:sz="0" w:space="0" w:color="auto"/>
      </w:divBdr>
    </w:div>
    <w:div w:id="498230595">
      <w:bodyDiv w:val="1"/>
      <w:marLeft w:val="0"/>
      <w:marRight w:val="0"/>
      <w:marTop w:val="0"/>
      <w:marBottom w:val="0"/>
      <w:divBdr>
        <w:top w:val="none" w:sz="0" w:space="0" w:color="auto"/>
        <w:left w:val="none" w:sz="0" w:space="0" w:color="auto"/>
        <w:bottom w:val="none" w:sz="0" w:space="0" w:color="auto"/>
        <w:right w:val="none" w:sz="0" w:space="0" w:color="auto"/>
      </w:divBdr>
      <w:divsChild>
        <w:div w:id="2132092091">
          <w:marLeft w:val="0"/>
          <w:marRight w:val="0"/>
          <w:marTop w:val="0"/>
          <w:marBottom w:val="0"/>
          <w:divBdr>
            <w:top w:val="none" w:sz="0" w:space="0" w:color="auto"/>
            <w:left w:val="none" w:sz="0" w:space="0" w:color="auto"/>
            <w:bottom w:val="none" w:sz="0" w:space="0" w:color="auto"/>
            <w:right w:val="none" w:sz="0" w:space="0" w:color="auto"/>
          </w:divBdr>
          <w:divsChild>
            <w:div w:id="735519459">
              <w:marLeft w:val="0"/>
              <w:marRight w:val="0"/>
              <w:marTop w:val="0"/>
              <w:marBottom w:val="0"/>
              <w:divBdr>
                <w:top w:val="none" w:sz="0" w:space="0" w:color="auto"/>
                <w:left w:val="none" w:sz="0" w:space="0" w:color="auto"/>
                <w:bottom w:val="none" w:sz="0" w:space="0" w:color="auto"/>
                <w:right w:val="none" w:sz="0" w:space="0" w:color="auto"/>
              </w:divBdr>
              <w:divsChild>
                <w:div w:id="19659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5894">
      <w:bodyDiv w:val="1"/>
      <w:marLeft w:val="0"/>
      <w:marRight w:val="0"/>
      <w:marTop w:val="0"/>
      <w:marBottom w:val="0"/>
      <w:divBdr>
        <w:top w:val="none" w:sz="0" w:space="0" w:color="auto"/>
        <w:left w:val="none" w:sz="0" w:space="0" w:color="auto"/>
        <w:bottom w:val="none" w:sz="0" w:space="0" w:color="auto"/>
        <w:right w:val="none" w:sz="0" w:space="0" w:color="auto"/>
      </w:divBdr>
      <w:divsChild>
        <w:div w:id="749618615">
          <w:marLeft w:val="0"/>
          <w:marRight w:val="0"/>
          <w:marTop w:val="0"/>
          <w:marBottom w:val="0"/>
          <w:divBdr>
            <w:top w:val="none" w:sz="0" w:space="0" w:color="auto"/>
            <w:left w:val="none" w:sz="0" w:space="0" w:color="auto"/>
            <w:bottom w:val="none" w:sz="0" w:space="0" w:color="auto"/>
            <w:right w:val="none" w:sz="0" w:space="0" w:color="auto"/>
          </w:divBdr>
          <w:divsChild>
            <w:div w:id="1690717174">
              <w:marLeft w:val="0"/>
              <w:marRight w:val="0"/>
              <w:marTop w:val="0"/>
              <w:marBottom w:val="0"/>
              <w:divBdr>
                <w:top w:val="none" w:sz="0" w:space="0" w:color="auto"/>
                <w:left w:val="none" w:sz="0" w:space="0" w:color="auto"/>
                <w:bottom w:val="none" w:sz="0" w:space="0" w:color="auto"/>
                <w:right w:val="none" w:sz="0" w:space="0" w:color="auto"/>
              </w:divBdr>
              <w:divsChild>
                <w:div w:id="962081725">
                  <w:marLeft w:val="0"/>
                  <w:marRight w:val="0"/>
                  <w:marTop w:val="0"/>
                  <w:marBottom w:val="0"/>
                  <w:divBdr>
                    <w:top w:val="none" w:sz="0" w:space="0" w:color="auto"/>
                    <w:left w:val="none" w:sz="0" w:space="0" w:color="auto"/>
                    <w:bottom w:val="none" w:sz="0" w:space="0" w:color="auto"/>
                    <w:right w:val="none" w:sz="0" w:space="0" w:color="auto"/>
                  </w:divBdr>
                  <w:divsChild>
                    <w:div w:id="19231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782414">
      <w:bodyDiv w:val="1"/>
      <w:marLeft w:val="0"/>
      <w:marRight w:val="0"/>
      <w:marTop w:val="0"/>
      <w:marBottom w:val="0"/>
      <w:divBdr>
        <w:top w:val="none" w:sz="0" w:space="0" w:color="auto"/>
        <w:left w:val="none" w:sz="0" w:space="0" w:color="auto"/>
        <w:bottom w:val="none" w:sz="0" w:space="0" w:color="auto"/>
        <w:right w:val="none" w:sz="0" w:space="0" w:color="auto"/>
      </w:divBdr>
      <w:divsChild>
        <w:div w:id="613905180">
          <w:marLeft w:val="0"/>
          <w:marRight w:val="0"/>
          <w:marTop w:val="0"/>
          <w:marBottom w:val="0"/>
          <w:divBdr>
            <w:top w:val="none" w:sz="0" w:space="0" w:color="3D3D3D"/>
            <w:left w:val="none" w:sz="0" w:space="0" w:color="3D3D3D"/>
            <w:bottom w:val="none" w:sz="0" w:space="0" w:color="3D3D3D"/>
            <w:right w:val="none" w:sz="0" w:space="0" w:color="3D3D3D"/>
          </w:divBdr>
          <w:divsChild>
            <w:div w:id="2069718875">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505949724">
      <w:bodyDiv w:val="1"/>
      <w:marLeft w:val="0"/>
      <w:marRight w:val="0"/>
      <w:marTop w:val="0"/>
      <w:marBottom w:val="0"/>
      <w:divBdr>
        <w:top w:val="none" w:sz="0" w:space="0" w:color="auto"/>
        <w:left w:val="none" w:sz="0" w:space="0" w:color="auto"/>
        <w:bottom w:val="none" w:sz="0" w:space="0" w:color="auto"/>
        <w:right w:val="none" w:sz="0" w:space="0" w:color="auto"/>
      </w:divBdr>
    </w:div>
    <w:div w:id="512257583">
      <w:bodyDiv w:val="1"/>
      <w:marLeft w:val="0"/>
      <w:marRight w:val="0"/>
      <w:marTop w:val="0"/>
      <w:marBottom w:val="0"/>
      <w:divBdr>
        <w:top w:val="none" w:sz="0" w:space="0" w:color="auto"/>
        <w:left w:val="none" w:sz="0" w:space="0" w:color="auto"/>
        <w:bottom w:val="none" w:sz="0" w:space="0" w:color="auto"/>
        <w:right w:val="none" w:sz="0" w:space="0" w:color="auto"/>
      </w:divBdr>
      <w:divsChild>
        <w:div w:id="935134372">
          <w:marLeft w:val="0"/>
          <w:marRight w:val="0"/>
          <w:marTop w:val="0"/>
          <w:marBottom w:val="0"/>
          <w:divBdr>
            <w:top w:val="none" w:sz="0" w:space="0" w:color="auto"/>
            <w:left w:val="none" w:sz="0" w:space="0" w:color="auto"/>
            <w:bottom w:val="none" w:sz="0" w:space="0" w:color="auto"/>
            <w:right w:val="none" w:sz="0" w:space="0" w:color="auto"/>
          </w:divBdr>
          <w:divsChild>
            <w:div w:id="174006883">
              <w:marLeft w:val="0"/>
              <w:marRight w:val="0"/>
              <w:marTop w:val="0"/>
              <w:marBottom w:val="0"/>
              <w:divBdr>
                <w:top w:val="none" w:sz="0" w:space="0" w:color="auto"/>
                <w:left w:val="none" w:sz="0" w:space="0" w:color="auto"/>
                <w:bottom w:val="none" w:sz="0" w:space="0" w:color="auto"/>
                <w:right w:val="none" w:sz="0" w:space="0" w:color="auto"/>
              </w:divBdr>
              <w:divsChild>
                <w:div w:id="15806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04">
      <w:bodyDiv w:val="1"/>
      <w:marLeft w:val="0"/>
      <w:marRight w:val="0"/>
      <w:marTop w:val="0"/>
      <w:marBottom w:val="0"/>
      <w:divBdr>
        <w:top w:val="none" w:sz="0" w:space="0" w:color="auto"/>
        <w:left w:val="none" w:sz="0" w:space="0" w:color="auto"/>
        <w:bottom w:val="none" w:sz="0" w:space="0" w:color="auto"/>
        <w:right w:val="none" w:sz="0" w:space="0" w:color="auto"/>
      </w:divBdr>
      <w:divsChild>
        <w:div w:id="2011593558">
          <w:marLeft w:val="0"/>
          <w:marRight w:val="0"/>
          <w:marTop w:val="0"/>
          <w:marBottom w:val="0"/>
          <w:divBdr>
            <w:top w:val="none" w:sz="0" w:space="0" w:color="auto"/>
            <w:left w:val="none" w:sz="0" w:space="0" w:color="auto"/>
            <w:bottom w:val="none" w:sz="0" w:space="0" w:color="auto"/>
            <w:right w:val="none" w:sz="0" w:space="0" w:color="auto"/>
          </w:divBdr>
          <w:divsChild>
            <w:div w:id="1403411914">
              <w:marLeft w:val="0"/>
              <w:marRight w:val="0"/>
              <w:marTop w:val="0"/>
              <w:marBottom w:val="0"/>
              <w:divBdr>
                <w:top w:val="none" w:sz="0" w:space="0" w:color="auto"/>
                <w:left w:val="none" w:sz="0" w:space="0" w:color="auto"/>
                <w:bottom w:val="none" w:sz="0" w:space="0" w:color="auto"/>
                <w:right w:val="none" w:sz="0" w:space="0" w:color="auto"/>
              </w:divBdr>
              <w:divsChild>
                <w:div w:id="1500854171">
                  <w:marLeft w:val="0"/>
                  <w:marRight w:val="0"/>
                  <w:marTop w:val="0"/>
                  <w:marBottom w:val="0"/>
                  <w:divBdr>
                    <w:top w:val="none" w:sz="0" w:space="0" w:color="auto"/>
                    <w:left w:val="none" w:sz="0" w:space="0" w:color="auto"/>
                    <w:bottom w:val="none" w:sz="0" w:space="0" w:color="auto"/>
                    <w:right w:val="none" w:sz="0" w:space="0" w:color="auto"/>
                  </w:divBdr>
                </w:div>
              </w:divsChild>
            </w:div>
            <w:div w:id="63335508">
              <w:marLeft w:val="0"/>
              <w:marRight w:val="0"/>
              <w:marTop w:val="0"/>
              <w:marBottom w:val="0"/>
              <w:divBdr>
                <w:top w:val="none" w:sz="0" w:space="0" w:color="auto"/>
                <w:left w:val="none" w:sz="0" w:space="0" w:color="auto"/>
                <w:bottom w:val="none" w:sz="0" w:space="0" w:color="auto"/>
                <w:right w:val="none" w:sz="0" w:space="0" w:color="auto"/>
              </w:divBdr>
              <w:divsChild>
                <w:div w:id="7922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9569">
          <w:marLeft w:val="0"/>
          <w:marRight w:val="0"/>
          <w:marTop w:val="0"/>
          <w:marBottom w:val="0"/>
          <w:divBdr>
            <w:top w:val="none" w:sz="0" w:space="0" w:color="auto"/>
            <w:left w:val="none" w:sz="0" w:space="0" w:color="auto"/>
            <w:bottom w:val="none" w:sz="0" w:space="0" w:color="auto"/>
            <w:right w:val="none" w:sz="0" w:space="0" w:color="auto"/>
          </w:divBdr>
          <w:divsChild>
            <w:div w:id="188223233">
              <w:marLeft w:val="0"/>
              <w:marRight w:val="0"/>
              <w:marTop w:val="0"/>
              <w:marBottom w:val="0"/>
              <w:divBdr>
                <w:top w:val="none" w:sz="0" w:space="0" w:color="auto"/>
                <w:left w:val="none" w:sz="0" w:space="0" w:color="auto"/>
                <w:bottom w:val="none" w:sz="0" w:space="0" w:color="auto"/>
                <w:right w:val="none" w:sz="0" w:space="0" w:color="auto"/>
              </w:divBdr>
              <w:divsChild>
                <w:div w:id="7908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0603">
      <w:bodyDiv w:val="1"/>
      <w:marLeft w:val="0"/>
      <w:marRight w:val="0"/>
      <w:marTop w:val="0"/>
      <w:marBottom w:val="0"/>
      <w:divBdr>
        <w:top w:val="none" w:sz="0" w:space="0" w:color="auto"/>
        <w:left w:val="none" w:sz="0" w:space="0" w:color="auto"/>
        <w:bottom w:val="none" w:sz="0" w:space="0" w:color="auto"/>
        <w:right w:val="none" w:sz="0" w:space="0" w:color="auto"/>
      </w:divBdr>
    </w:div>
    <w:div w:id="520166305">
      <w:bodyDiv w:val="1"/>
      <w:marLeft w:val="0"/>
      <w:marRight w:val="0"/>
      <w:marTop w:val="0"/>
      <w:marBottom w:val="0"/>
      <w:divBdr>
        <w:top w:val="none" w:sz="0" w:space="0" w:color="auto"/>
        <w:left w:val="none" w:sz="0" w:space="0" w:color="auto"/>
        <w:bottom w:val="none" w:sz="0" w:space="0" w:color="auto"/>
        <w:right w:val="none" w:sz="0" w:space="0" w:color="auto"/>
      </w:divBdr>
    </w:div>
    <w:div w:id="521557600">
      <w:bodyDiv w:val="1"/>
      <w:marLeft w:val="0"/>
      <w:marRight w:val="0"/>
      <w:marTop w:val="0"/>
      <w:marBottom w:val="0"/>
      <w:divBdr>
        <w:top w:val="none" w:sz="0" w:space="0" w:color="auto"/>
        <w:left w:val="none" w:sz="0" w:space="0" w:color="auto"/>
        <w:bottom w:val="none" w:sz="0" w:space="0" w:color="auto"/>
        <w:right w:val="none" w:sz="0" w:space="0" w:color="auto"/>
      </w:divBdr>
    </w:div>
    <w:div w:id="524563686">
      <w:bodyDiv w:val="1"/>
      <w:marLeft w:val="0"/>
      <w:marRight w:val="0"/>
      <w:marTop w:val="0"/>
      <w:marBottom w:val="0"/>
      <w:divBdr>
        <w:top w:val="none" w:sz="0" w:space="0" w:color="auto"/>
        <w:left w:val="none" w:sz="0" w:space="0" w:color="auto"/>
        <w:bottom w:val="none" w:sz="0" w:space="0" w:color="auto"/>
        <w:right w:val="none" w:sz="0" w:space="0" w:color="auto"/>
      </w:divBdr>
      <w:divsChild>
        <w:div w:id="1936090592">
          <w:marLeft w:val="0"/>
          <w:marRight w:val="0"/>
          <w:marTop w:val="0"/>
          <w:marBottom w:val="0"/>
          <w:divBdr>
            <w:top w:val="none" w:sz="0" w:space="0" w:color="auto"/>
            <w:left w:val="none" w:sz="0" w:space="0" w:color="auto"/>
            <w:bottom w:val="none" w:sz="0" w:space="0" w:color="auto"/>
            <w:right w:val="none" w:sz="0" w:space="0" w:color="auto"/>
          </w:divBdr>
        </w:div>
        <w:div w:id="1478572617">
          <w:marLeft w:val="0"/>
          <w:marRight w:val="0"/>
          <w:marTop w:val="0"/>
          <w:marBottom w:val="0"/>
          <w:divBdr>
            <w:top w:val="none" w:sz="0" w:space="0" w:color="auto"/>
            <w:left w:val="none" w:sz="0" w:space="0" w:color="auto"/>
            <w:bottom w:val="none" w:sz="0" w:space="0" w:color="auto"/>
            <w:right w:val="none" w:sz="0" w:space="0" w:color="auto"/>
          </w:divBdr>
          <w:divsChild>
            <w:div w:id="318846678">
              <w:marLeft w:val="0"/>
              <w:marRight w:val="0"/>
              <w:marTop w:val="0"/>
              <w:marBottom w:val="150"/>
              <w:divBdr>
                <w:top w:val="none" w:sz="0" w:space="0" w:color="auto"/>
                <w:left w:val="none" w:sz="0" w:space="0" w:color="auto"/>
                <w:bottom w:val="none" w:sz="0" w:space="0" w:color="auto"/>
                <w:right w:val="none" w:sz="0" w:space="0" w:color="auto"/>
              </w:divBdr>
              <w:divsChild>
                <w:div w:id="1992128357">
                  <w:marLeft w:val="0"/>
                  <w:marRight w:val="0"/>
                  <w:marTop w:val="0"/>
                  <w:marBottom w:val="0"/>
                  <w:divBdr>
                    <w:top w:val="none" w:sz="0" w:space="0" w:color="auto"/>
                    <w:left w:val="none" w:sz="0" w:space="0" w:color="auto"/>
                    <w:bottom w:val="none" w:sz="0" w:space="0" w:color="auto"/>
                    <w:right w:val="none" w:sz="0" w:space="0" w:color="auto"/>
                  </w:divBdr>
                  <w:divsChild>
                    <w:div w:id="1251311124">
                      <w:marLeft w:val="0"/>
                      <w:marRight w:val="0"/>
                      <w:marTop w:val="150"/>
                      <w:marBottom w:val="0"/>
                      <w:divBdr>
                        <w:top w:val="none" w:sz="0" w:space="0" w:color="auto"/>
                        <w:left w:val="none" w:sz="0" w:space="0" w:color="auto"/>
                        <w:bottom w:val="none" w:sz="0" w:space="0" w:color="auto"/>
                        <w:right w:val="none" w:sz="0" w:space="0" w:color="auto"/>
                      </w:divBdr>
                      <w:divsChild>
                        <w:div w:id="184019568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6438">
      <w:bodyDiv w:val="1"/>
      <w:marLeft w:val="0"/>
      <w:marRight w:val="0"/>
      <w:marTop w:val="0"/>
      <w:marBottom w:val="0"/>
      <w:divBdr>
        <w:top w:val="none" w:sz="0" w:space="0" w:color="auto"/>
        <w:left w:val="none" w:sz="0" w:space="0" w:color="auto"/>
        <w:bottom w:val="none" w:sz="0" w:space="0" w:color="auto"/>
        <w:right w:val="none" w:sz="0" w:space="0" w:color="auto"/>
      </w:divBdr>
    </w:div>
    <w:div w:id="528224954">
      <w:bodyDiv w:val="1"/>
      <w:marLeft w:val="0"/>
      <w:marRight w:val="0"/>
      <w:marTop w:val="0"/>
      <w:marBottom w:val="0"/>
      <w:divBdr>
        <w:top w:val="none" w:sz="0" w:space="0" w:color="auto"/>
        <w:left w:val="none" w:sz="0" w:space="0" w:color="auto"/>
        <w:bottom w:val="none" w:sz="0" w:space="0" w:color="auto"/>
        <w:right w:val="none" w:sz="0" w:space="0" w:color="auto"/>
      </w:divBdr>
    </w:div>
    <w:div w:id="528564543">
      <w:bodyDiv w:val="1"/>
      <w:marLeft w:val="0"/>
      <w:marRight w:val="0"/>
      <w:marTop w:val="0"/>
      <w:marBottom w:val="0"/>
      <w:divBdr>
        <w:top w:val="none" w:sz="0" w:space="0" w:color="auto"/>
        <w:left w:val="none" w:sz="0" w:space="0" w:color="auto"/>
        <w:bottom w:val="none" w:sz="0" w:space="0" w:color="auto"/>
        <w:right w:val="none" w:sz="0" w:space="0" w:color="auto"/>
      </w:divBdr>
    </w:div>
    <w:div w:id="529874439">
      <w:bodyDiv w:val="1"/>
      <w:marLeft w:val="0"/>
      <w:marRight w:val="0"/>
      <w:marTop w:val="0"/>
      <w:marBottom w:val="0"/>
      <w:divBdr>
        <w:top w:val="none" w:sz="0" w:space="0" w:color="auto"/>
        <w:left w:val="none" w:sz="0" w:space="0" w:color="auto"/>
        <w:bottom w:val="none" w:sz="0" w:space="0" w:color="auto"/>
        <w:right w:val="none" w:sz="0" w:space="0" w:color="auto"/>
      </w:divBdr>
    </w:div>
    <w:div w:id="532617555">
      <w:bodyDiv w:val="1"/>
      <w:marLeft w:val="0"/>
      <w:marRight w:val="0"/>
      <w:marTop w:val="0"/>
      <w:marBottom w:val="0"/>
      <w:divBdr>
        <w:top w:val="none" w:sz="0" w:space="0" w:color="auto"/>
        <w:left w:val="none" w:sz="0" w:space="0" w:color="auto"/>
        <w:bottom w:val="none" w:sz="0" w:space="0" w:color="auto"/>
        <w:right w:val="none" w:sz="0" w:space="0" w:color="auto"/>
      </w:divBdr>
      <w:divsChild>
        <w:div w:id="1174758871">
          <w:marLeft w:val="0"/>
          <w:marRight w:val="0"/>
          <w:marTop w:val="0"/>
          <w:marBottom w:val="0"/>
          <w:divBdr>
            <w:top w:val="none" w:sz="0" w:space="0" w:color="auto"/>
            <w:left w:val="none" w:sz="0" w:space="0" w:color="auto"/>
            <w:bottom w:val="none" w:sz="0" w:space="0" w:color="auto"/>
            <w:right w:val="none" w:sz="0" w:space="0" w:color="auto"/>
          </w:divBdr>
          <w:divsChild>
            <w:div w:id="883567758">
              <w:marLeft w:val="0"/>
              <w:marRight w:val="0"/>
              <w:marTop w:val="0"/>
              <w:marBottom w:val="0"/>
              <w:divBdr>
                <w:top w:val="none" w:sz="0" w:space="0" w:color="auto"/>
                <w:left w:val="none" w:sz="0" w:space="0" w:color="auto"/>
                <w:bottom w:val="none" w:sz="0" w:space="0" w:color="auto"/>
                <w:right w:val="none" w:sz="0" w:space="0" w:color="auto"/>
              </w:divBdr>
              <w:divsChild>
                <w:div w:id="11968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2567">
      <w:bodyDiv w:val="1"/>
      <w:marLeft w:val="0"/>
      <w:marRight w:val="0"/>
      <w:marTop w:val="0"/>
      <w:marBottom w:val="0"/>
      <w:divBdr>
        <w:top w:val="none" w:sz="0" w:space="0" w:color="auto"/>
        <w:left w:val="none" w:sz="0" w:space="0" w:color="auto"/>
        <w:bottom w:val="none" w:sz="0" w:space="0" w:color="auto"/>
        <w:right w:val="none" w:sz="0" w:space="0" w:color="auto"/>
      </w:divBdr>
      <w:divsChild>
        <w:div w:id="975646480">
          <w:marLeft w:val="0"/>
          <w:marRight w:val="0"/>
          <w:marTop w:val="0"/>
          <w:marBottom w:val="0"/>
          <w:divBdr>
            <w:top w:val="none" w:sz="0" w:space="0" w:color="auto"/>
            <w:left w:val="none" w:sz="0" w:space="0" w:color="auto"/>
            <w:bottom w:val="none" w:sz="0" w:space="0" w:color="auto"/>
            <w:right w:val="none" w:sz="0" w:space="0" w:color="auto"/>
          </w:divBdr>
          <w:divsChild>
            <w:div w:id="180583407">
              <w:marLeft w:val="0"/>
              <w:marRight w:val="0"/>
              <w:marTop w:val="0"/>
              <w:marBottom w:val="0"/>
              <w:divBdr>
                <w:top w:val="none" w:sz="0" w:space="0" w:color="auto"/>
                <w:left w:val="none" w:sz="0" w:space="0" w:color="auto"/>
                <w:bottom w:val="none" w:sz="0" w:space="0" w:color="auto"/>
                <w:right w:val="none" w:sz="0" w:space="0" w:color="auto"/>
              </w:divBdr>
              <w:divsChild>
                <w:div w:id="14968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70323">
      <w:bodyDiv w:val="1"/>
      <w:marLeft w:val="0"/>
      <w:marRight w:val="0"/>
      <w:marTop w:val="0"/>
      <w:marBottom w:val="0"/>
      <w:divBdr>
        <w:top w:val="none" w:sz="0" w:space="0" w:color="auto"/>
        <w:left w:val="none" w:sz="0" w:space="0" w:color="auto"/>
        <w:bottom w:val="none" w:sz="0" w:space="0" w:color="auto"/>
        <w:right w:val="none" w:sz="0" w:space="0" w:color="auto"/>
      </w:divBdr>
      <w:divsChild>
        <w:div w:id="1757440038">
          <w:marLeft w:val="0"/>
          <w:marRight w:val="0"/>
          <w:marTop w:val="0"/>
          <w:marBottom w:val="0"/>
          <w:divBdr>
            <w:top w:val="none" w:sz="0" w:space="0" w:color="auto"/>
            <w:left w:val="none" w:sz="0" w:space="0" w:color="auto"/>
            <w:bottom w:val="none" w:sz="0" w:space="0" w:color="auto"/>
            <w:right w:val="none" w:sz="0" w:space="0" w:color="auto"/>
          </w:divBdr>
        </w:div>
      </w:divsChild>
    </w:div>
    <w:div w:id="537671439">
      <w:bodyDiv w:val="1"/>
      <w:marLeft w:val="0"/>
      <w:marRight w:val="0"/>
      <w:marTop w:val="0"/>
      <w:marBottom w:val="0"/>
      <w:divBdr>
        <w:top w:val="none" w:sz="0" w:space="0" w:color="auto"/>
        <w:left w:val="none" w:sz="0" w:space="0" w:color="auto"/>
        <w:bottom w:val="none" w:sz="0" w:space="0" w:color="auto"/>
        <w:right w:val="none" w:sz="0" w:space="0" w:color="auto"/>
      </w:divBdr>
      <w:divsChild>
        <w:div w:id="260921177">
          <w:marLeft w:val="0"/>
          <w:marRight w:val="0"/>
          <w:marTop w:val="0"/>
          <w:marBottom w:val="0"/>
          <w:divBdr>
            <w:top w:val="none" w:sz="0" w:space="0" w:color="auto"/>
            <w:left w:val="none" w:sz="0" w:space="0" w:color="auto"/>
            <w:bottom w:val="none" w:sz="0" w:space="0" w:color="auto"/>
            <w:right w:val="none" w:sz="0" w:space="0" w:color="auto"/>
          </w:divBdr>
          <w:divsChild>
            <w:div w:id="1529099418">
              <w:marLeft w:val="0"/>
              <w:marRight w:val="0"/>
              <w:marTop w:val="0"/>
              <w:marBottom w:val="0"/>
              <w:divBdr>
                <w:top w:val="none" w:sz="0" w:space="0" w:color="auto"/>
                <w:left w:val="none" w:sz="0" w:space="0" w:color="auto"/>
                <w:bottom w:val="none" w:sz="0" w:space="0" w:color="auto"/>
                <w:right w:val="none" w:sz="0" w:space="0" w:color="auto"/>
              </w:divBdr>
              <w:divsChild>
                <w:div w:id="8061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249">
      <w:bodyDiv w:val="1"/>
      <w:marLeft w:val="0"/>
      <w:marRight w:val="0"/>
      <w:marTop w:val="0"/>
      <w:marBottom w:val="0"/>
      <w:divBdr>
        <w:top w:val="none" w:sz="0" w:space="0" w:color="auto"/>
        <w:left w:val="none" w:sz="0" w:space="0" w:color="auto"/>
        <w:bottom w:val="none" w:sz="0" w:space="0" w:color="auto"/>
        <w:right w:val="none" w:sz="0" w:space="0" w:color="auto"/>
      </w:divBdr>
    </w:div>
    <w:div w:id="539365357">
      <w:bodyDiv w:val="1"/>
      <w:marLeft w:val="0"/>
      <w:marRight w:val="0"/>
      <w:marTop w:val="0"/>
      <w:marBottom w:val="0"/>
      <w:divBdr>
        <w:top w:val="none" w:sz="0" w:space="0" w:color="auto"/>
        <w:left w:val="none" w:sz="0" w:space="0" w:color="auto"/>
        <w:bottom w:val="none" w:sz="0" w:space="0" w:color="auto"/>
        <w:right w:val="none" w:sz="0" w:space="0" w:color="auto"/>
      </w:divBdr>
      <w:divsChild>
        <w:div w:id="2068337620">
          <w:marLeft w:val="0"/>
          <w:marRight w:val="0"/>
          <w:marTop w:val="0"/>
          <w:marBottom w:val="0"/>
          <w:divBdr>
            <w:top w:val="none" w:sz="0" w:space="0" w:color="auto"/>
            <w:left w:val="none" w:sz="0" w:space="0" w:color="auto"/>
            <w:bottom w:val="none" w:sz="0" w:space="0" w:color="auto"/>
            <w:right w:val="none" w:sz="0" w:space="0" w:color="auto"/>
          </w:divBdr>
          <w:divsChild>
            <w:div w:id="351272966">
              <w:marLeft w:val="0"/>
              <w:marRight w:val="0"/>
              <w:marTop w:val="0"/>
              <w:marBottom w:val="0"/>
              <w:divBdr>
                <w:top w:val="none" w:sz="0" w:space="0" w:color="auto"/>
                <w:left w:val="none" w:sz="0" w:space="0" w:color="auto"/>
                <w:bottom w:val="none" w:sz="0" w:space="0" w:color="auto"/>
                <w:right w:val="none" w:sz="0" w:space="0" w:color="auto"/>
              </w:divBdr>
              <w:divsChild>
                <w:div w:id="1575356739">
                  <w:marLeft w:val="0"/>
                  <w:marRight w:val="0"/>
                  <w:marTop w:val="0"/>
                  <w:marBottom w:val="0"/>
                  <w:divBdr>
                    <w:top w:val="none" w:sz="0" w:space="0" w:color="auto"/>
                    <w:left w:val="none" w:sz="0" w:space="0" w:color="auto"/>
                    <w:bottom w:val="none" w:sz="0" w:space="0" w:color="auto"/>
                    <w:right w:val="none" w:sz="0" w:space="0" w:color="auto"/>
                  </w:divBdr>
                </w:div>
                <w:div w:id="1445349339">
                  <w:marLeft w:val="0"/>
                  <w:marRight w:val="0"/>
                  <w:marTop w:val="0"/>
                  <w:marBottom w:val="0"/>
                  <w:divBdr>
                    <w:top w:val="none" w:sz="0" w:space="0" w:color="auto"/>
                    <w:left w:val="none" w:sz="0" w:space="0" w:color="auto"/>
                    <w:bottom w:val="none" w:sz="0" w:space="0" w:color="auto"/>
                    <w:right w:val="none" w:sz="0" w:space="0" w:color="auto"/>
                  </w:divBdr>
                </w:div>
                <w:div w:id="9980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3785">
          <w:marLeft w:val="0"/>
          <w:marRight w:val="0"/>
          <w:marTop w:val="0"/>
          <w:marBottom w:val="0"/>
          <w:divBdr>
            <w:top w:val="none" w:sz="0" w:space="0" w:color="auto"/>
            <w:left w:val="none" w:sz="0" w:space="0" w:color="auto"/>
            <w:bottom w:val="none" w:sz="0" w:space="0" w:color="auto"/>
            <w:right w:val="none" w:sz="0" w:space="0" w:color="auto"/>
          </w:divBdr>
          <w:divsChild>
            <w:div w:id="2007391770">
              <w:marLeft w:val="0"/>
              <w:marRight w:val="0"/>
              <w:marTop w:val="0"/>
              <w:marBottom w:val="0"/>
              <w:divBdr>
                <w:top w:val="none" w:sz="0" w:space="0" w:color="auto"/>
                <w:left w:val="none" w:sz="0" w:space="0" w:color="auto"/>
                <w:bottom w:val="none" w:sz="0" w:space="0" w:color="auto"/>
                <w:right w:val="none" w:sz="0" w:space="0" w:color="auto"/>
              </w:divBdr>
              <w:divsChild>
                <w:div w:id="3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6488">
      <w:bodyDiv w:val="1"/>
      <w:marLeft w:val="0"/>
      <w:marRight w:val="0"/>
      <w:marTop w:val="0"/>
      <w:marBottom w:val="0"/>
      <w:divBdr>
        <w:top w:val="none" w:sz="0" w:space="0" w:color="auto"/>
        <w:left w:val="none" w:sz="0" w:space="0" w:color="auto"/>
        <w:bottom w:val="none" w:sz="0" w:space="0" w:color="auto"/>
        <w:right w:val="none" w:sz="0" w:space="0" w:color="auto"/>
      </w:divBdr>
    </w:div>
    <w:div w:id="552666444">
      <w:bodyDiv w:val="1"/>
      <w:marLeft w:val="0"/>
      <w:marRight w:val="0"/>
      <w:marTop w:val="0"/>
      <w:marBottom w:val="0"/>
      <w:divBdr>
        <w:top w:val="none" w:sz="0" w:space="0" w:color="auto"/>
        <w:left w:val="none" w:sz="0" w:space="0" w:color="auto"/>
        <w:bottom w:val="none" w:sz="0" w:space="0" w:color="auto"/>
        <w:right w:val="none" w:sz="0" w:space="0" w:color="auto"/>
      </w:divBdr>
      <w:divsChild>
        <w:div w:id="1951887592">
          <w:marLeft w:val="0"/>
          <w:marRight w:val="0"/>
          <w:marTop w:val="0"/>
          <w:marBottom w:val="0"/>
          <w:divBdr>
            <w:top w:val="none" w:sz="0" w:space="0" w:color="auto"/>
            <w:left w:val="none" w:sz="0" w:space="0" w:color="auto"/>
            <w:bottom w:val="none" w:sz="0" w:space="0" w:color="auto"/>
            <w:right w:val="none" w:sz="0" w:space="0" w:color="auto"/>
          </w:divBdr>
          <w:divsChild>
            <w:div w:id="472606390">
              <w:marLeft w:val="0"/>
              <w:marRight w:val="0"/>
              <w:marTop w:val="0"/>
              <w:marBottom w:val="0"/>
              <w:divBdr>
                <w:top w:val="none" w:sz="0" w:space="0" w:color="auto"/>
                <w:left w:val="none" w:sz="0" w:space="0" w:color="auto"/>
                <w:bottom w:val="none" w:sz="0" w:space="0" w:color="auto"/>
                <w:right w:val="none" w:sz="0" w:space="0" w:color="auto"/>
              </w:divBdr>
              <w:divsChild>
                <w:div w:id="1384596329">
                  <w:marLeft w:val="0"/>
                  <w:marRight w:val="0"/>
                  <w:marTop w:val="0"/>
                  <w:marBottom w:val="0"/>
                  <w:divBdr>
                    <w:top w:val="none" w:sz="0" w:space="0" w:color="auto"/>
                    <w:left w:val="none" w:sz="0" w:space="0" w:color="auto"/>
                    <w:bottom w:val="none" w:sz="0" w:space="0" w:color="auto"/>
                    <w:right w:val="none" w:sz="0" w:space="0" w:color="auto"/>
                  </w:divBdr>
                  <w:divsChild>
                    <w:div w:id="9481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1636">
      <w:bodyDiv w:val="1"/>
      <w:marLeft w:val="0"/>
      <w:marRight w:val="0"/>
      <w:marTop w:val="0"/>
      <w:marBottom w:val="0"/>
      <w:divBdr>
        <w:top w:val="none" w:sz="0" w:space="0" w:color="auto"/>
        <w:left w:val="none" w:sz="0" w:space="0" w:color="auto"/>
        <w:bottom w:val="none" w:sz="0" w:space="0" w:color="auto"/>
        <w:right w:val="none" w:sz="0" w:space="0" w:color="auto"/>
      </w:divBdr>
      <w:divsChild>
        <w:div w:id="665547962">
          <w:marLeft w:val="0"/>
          <w:marRight w:val="0"/>
          <w:marTop w:val="0"/>
          <w:marBottom w:val="0"/>
          <w:divBdr>
            <w:top w:val="none" w:sz="0" w:space="0" w:color="auto"/>
            <w:left w:val="none" w:sz="0" w:space="0" w:color="auto"/>
            <w:bottom w:val="none" w:sz="0" w:space="0" w:color="auto"/>
            <w:right w:val="none" w:sz="0" w:space="0" w:color="auto"/>
          </w:divBdr>
        </w:div>
      </w:divsChild>
    </w:div>
    <w:div w:id="556284933">
      <w:bodyDiv w:val="1"/>
      <w:marLeft w:val="0"/>
      <w:marRight w:val="0"/>
      <w:marTop w:val="0"/>
      <w:marBottom w:val="0"/>
      <w:divBdr>
        <w:top w:val="none" w:sz="0" w:space="0" w:color="auto"/>
        <w:left w:val="none" w:sz="0" w:space="0" w:color="auto"/>
        <w:bottom w:val="none" w:sz="0" w:space="0" w:color="auto"/>
        <w:right w:val="none" w:sz="0" w:space="0" w:color="auto"/>
      </w:divBdr>
    </w:div>
    <w:div w:id="557471730">
      <w:bodyDiv w:val="1"/>
      <w:marLeft w:val="0"/>
      <w:marRight w:val="0"/>
      <w:marTop w:val="0"/>
      <w:marBottom w:val="0"/>
      <w:divBdr>
        <w:top w:val="none" w:sz="0" w:space="0" w:color="auto"/>
        <w:left w:val="none" w:sz="0" w:space="0" w:color="auto"/>
        <w:bottom w:val="none" w:sz="0" w:space="0" w:color="auto"/>
        <w:right w:val="none" w:sz="0" w:space="0" w:color="auto"/>
      </w:divBdr>
      <w:divsChild>
        <w:div w:id="757756026">
          <w:marLeft w:val="0"/>
          <w:marRight w:val="0"/>
          <w:marTop w:val="0"/>
          <w:marBottom w:val="0"/>
          <w:divBdr>
            <w:top w:val="none" w:sz="0" w:space="0" w:color="auto"/>
            <w:left w:val="none" w:sz="0" w:space="0" w:color="auto"/>
            <w:bottom w:val="none" w:sz="0" w:space="0" w:color="auto"/>
            <w:right w:val="none" w:sz="0" w:space="0" w:color="auto"/>
          </w:divBdr>
          <w:divsChild>
            <w:div w:id="452332362">
              <w:marLeft w:val="0"/>
              <w:marRight w:val="0"/>
              <w:marTop w:val="0"/>
              <w:marBottom w:val="0"/>
              <w:divBdr>
                <w:top w:val="none" w:sz="0" w:space="0" w:color="auto"/>
                <w:left w:val="none" w:sz="0" w:space="0" w:color="auto"/>
                <w:bottom w:val="none" w:sz="0" w:space="0" w:color="auto"/>
                <w:right w:val="none" w:sz="0" w:space="0" w:color="auto"/>
              </w:divBdr>
              <w:divsChild>
                <w:div w:id="3896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9250">
      <w:bodyDiv w:val="1"/>
      <w:marLeft w:val="0"/>
      <w:marRight w:val="0"/>
      <w:marTop w:val="0"/>
      <w:marBottom w:val="0"/>
      <w:divBdr>
        <w:top w:val="none" w:sz="0" w:space="0" w:color="auto"/>
        <w:left w:val="none" w:sz="0" w:space="0" w:color="auto"/>
        <w:bottom w:val="none" w:sz="0" w:space="0" w:color="auto"/>
        <w:right w:val="none" w:sz="0" w:space="0" w:color="auto"/>
      </w:divBdr>
    </w:div>
    <w:div w:id="561061719">
      <w:bodyDiv w:val="1"/>
      <w:marLeft w:val="0"/>
      <w:marRight w:val="0"/>
      <w:marTop w:val="0"/>
      <w:marBottom w:val="0"/>
      <w:divBdr>
        <w:top w:val="none" w:sz="0" w:space="0" w:color="auto"/>
        <w:left w:val="none" w:sz="0" w:space="0" w:color="auto"/>
        <w:bottom w:val="none" w:sz="0" w:space="0" w:color="auto"/>
        <w:right w:val="none" w:sz="0" w:space="0" w:color="auto"/>
      </w:divBdr>
      <w:divsChild>
        <w:div w:id="1533348988">
          <w:marLeft w:val="0"/>
          <w:marRight w:val="0"/>
          <w:marTop w:val="0"/>
          <w:marBottom w:val="0"/>
          <w:divBdr>
            <w:top w:val="none" w:sz="0" w:space="0" w:color="auto"/>
            <w:left w:val="none" w:sz="0" w:space="0" w:color="auto"/>
            <w:bottom w:val="none" w:sz="0" w:space="0" w:color="auto"/>
            <w:right w:val="none" w:sz="0" w:space="0" w:color="auto"/>
          </w:divBdr>
        </w:div>
        <w:div w:id="126094292">
          <w:marLeft w:val="0"/>
          <w:marRight w:val="0"/>
          <w:marTop w:val="0"/>
          <w:marBottom w:val="0"/>
          <w:divBdr>
            <w:top w:val="none" w:sz="0" w:space="0" w:color="auto"/>
            <w:left w:val="none" w:sz="0" w:space="0" w:color="auto"/>
            <w:bottom w:val="none" w:sz="0" w:space="0" w:color="auto"/>
            <w:right w:val="none" w:sz="0" w:space="0" w:color="auto"/>
          </w:divBdr>
        </w:div>
        <w:div w:id="1104888150">
          <w:marLeft w:val="0"/>
          <w:marRight w:val="0"/>
          <w:marTop w:val="0"/>
          <w:marBottom w:val="0"/>
          <w:divBdr>
            <w:top w:val="none" w:sz="0" w:space="0" w:color="auto"/>
            <w:left w:val="none" w:sz="0" w:space="0" w:color="auto"/>
            <w:bottom w:val="none" w:sz="0" w:space="0" w:color="auto"/>
            <w:right w:val="none" w:sz="0" w:space="0" w:color="auto"/>
          </w:divBdr>
        </w:div>
        <w:div w:id="601836920">
          <w:marLeft w:val="0"/>
          <w:marRight w:val="0"/>
          <w:marTop w:val="0"/>
          <w:marBottom w:val="0"/>
          <w:divBdr>
            <w:top w:val="none" w:sz="0" w:space="0" w:color="auto"/>
            <w:left w:val="none" w:sz="0" w:space="0" w:color="auto"/>
            <w:bottom w:val="none" w:sz="0" w:space="0" w:color="auto"/>
            <w:right w:val="none" w:sz="0" w:space="0" w:color="auto"/>
          </w:divBdr>
        </w:div>
      </w:divsChild>
    </w:div>
    <w:div w:id="561595628">
      <w:bodyDiv w:val="1"/>
      <w:marLeft w:val="0"/>
      <w:marRight w:val="0"/>
      <w:marTop w:val="0"/>
      <w:marBottom w:val="0"/>
      <w:divBdr>
        <w:top w:val="none" w:sz="0" w:space="0" w:color="auto"/>
        <w:left w:val="none" w:sz="0" w:space="0" w:color="auto"/>
        <w:bottom w:val="none" w:sz="0" w:space="0" w:color="auto"/>
        <w:right w:val="none" w:sz="0" w:space="0" w:color="auto"/>
      </w:divBdr>
    </w:div>
    <w:div w:id="562789282">
      <w:bodyDiv w:val="1"/>
      <w:marLeft w:val="0"/>
      <w:marRight w:val="0"/>
      <w:marTop w:val="0"/>
      <w:marBottom w:val="0"/>
      <w:divBdr>
        <w:top w:val="none" w:sz="0" w:space="0" w:color="auto"/>
        <w:left w:val="none" w:sz="0" w:space="0" w:color="auto"/>
        <w:bottom w:val="none" w:sz="0" w:space="0" w:color="auto"/>
        <w:right w:val="none" w:sz="0" w:space="0" w:color="auto"/>
      </w:divBdr>
      <w:divsChild>
        <w:div w:id="517543238">
          <w:marLeft w:val="0"/>
          <w:marRight w:val="0"/>
          <w:marTop w:val="0"/>
          <w:marBottom w:val="0"/>
          <w:divBdr>
            <w:top w:val="none" w:sz="0" w:space="0" w:color="auto"/>
            <w:left w:val="none" w:sz="0" w:space="0" w:color="auto"/>
            <w:bottom w:val="none" w:sz="0" w:space="0" w:color="auto"/>
            <w:right w:val="none" w:sz="0" w:space="0" w:color="auto"/>
          </w:divBdr>
          <w:divsChild>
            <w:div w:id="916865409">
              <w:marLeft w:val="0"/>
              <w:marRight w:val="0"/>
              <w:marTop w:val="0"/>
              <w:marBottom w:val="0"/>
              <w:divBdr>
                <w:top w:val="none" w:sz="0" w:space="0" w:color="auto"/>
                <w:left w:val="none" w:sz="0" w:space="0" w:color="auto"/>
                <w:bottom w:val="none" w:sz="0" w:space="0" w:color="auto"/>
                <w:right w:val="none" w:sz="0" w:space="0" w:color="auto"/>
              </w:divBdr>
              <w:divsChild>
                <w:div w:id="19944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6078">
      <w:bodyDiv w:val="1"/>
      <w:marLeft w:val="0"/>
      <w:marRight w:val="0"/>
      <w:marTop w:val="0"/>
      <w:marBottom w:val="0"/>
      <w:divBdr>
        <w:top w:val="none" w:sz="0" w:space="0" w:color="auto"/>
        <w:left w:val="none" w:sz="0" w:space="0" w:color="auto"/>
        <w:bottom w:val="none" w:sz="0" w:space="0" w:color="auto"/>
        <w:right w:val="none" w:sz="0" w:space="0" w:color="auto"/>
      </w:divBdr>
    </w:div>
    <w:div w:id="574321824">
      <w:bodyDiv w:val="1"/>
      <w:marLeft w:val="0"/>
      <w:marRight w:val="0"/>
      <w:marTop w:val="0"/>
      <w:marBottom w:val="0"/>
      <w:divBdr>
        <w:top w:val="none" w:sz="0" w:space="0" w:color="auto"/>
        <w:left w:val="none" w:sz="0" w:space="0" w:color="auto"/>
        <w:bottom w:val="none" w:sz="0" w:space="0" w:color="auto"/>
        <w:right w:val="none" w:sz="0" w:space="0" w:color="auto"/>
      </w:divBdr>
    </w:div>
    <w:div w:id="574710226">
      <w:bodyDiv w:val="1"/>
      <w:marLeft w:val="0"/>
      <w:marRight w:val="0"/>
      <w:marTop w:val="0"/>
      <w:marBottom w:val="0"/>
      <w:divBdr>
        <w:top w:val="none" w:sz="0" w:space="0" w:color="auto"/>
        <w:left w:val="none" w:sz="0" w:space="0" w:color="auto"/>
        <w:bottom w:val="none" w:sz="0" w:space="0" w:color="auto"/>
        <w:right w:val="none" w:sz="0" w:space="0" w:color="auto"/>
      </w:divBdr>
    </w:div>
    <w:div w:id="582489821">
      <w:bodyDiv w:val="1"/>
      <w:marLeft w:val="0"/>
      <w:marRight w:val="0"/>
      <w:marTop w:val="0"/>
      <w:marBottom w:val="0"/>
      <w:divBdr>
        <w:top w:val="none" w:sz="0" w:space="0" w:color="auto"/>
        <w:left w:val="none" w:sz="0" w:space="0" w:color="auto"/>
        <w:bottom w:val="none" w:sz="0" w:space="0" w:color="auto"/>
        <w:right w:val="none" w:sz="0" w:space="0" w:color="auto"/>
      </w:divBdr>
    </w:div>
    <w:div w:id="583951190">
      <w:bodyDiv w:val="1"/>
      <w:marLeft w:val="0"/>
      <w:marRight w:val="0"/>
      <w:marTop w:val="0"/>
      <w:marBottom w:val="0"/>
      <w:divBdr>
        <w:top w:val="none" w:sz="0" w:space="0" w:color="auto"/>
        <w:left w:val="none" w:sz="0" w:space="0" w:color="auto"/>
        <w:bottom w:val="none" w:sz="0" w:space="0" w:color="auto"/>
        <w:right w:val="none" w:sz="0" w:space="0" w:color="auto"/>
      </w:divBdr>
    </w:div>
    <w:div w:id="584925824">
      <w:bodyDiv w:val="1"/>
      <w:marLeft w:val="0"/>
      <w:marRight w:val="0"/>
      <w:marTop w:val="0"/>
      <w:marBottom w:val="0"/>
      <w:divBdr>
        <w:top w:val="none" w:sz="0" w:space="0" w:color="auto"/>
        <w:left w:val="none" w:sz="0" w:space="0" w:color="auto"/>
        <w:bottom w:val="none" w:sz="0" w:space="0" w:color="auto"/>
        <w:right w:val="none" w:sz="0" w:space="0" w:color="auto"/>
      </w:divBdr>
      <w:divsChild>
        <w:div w:id="281232880">
          <w:marLeft w:val="0"/>
          <w:marRight w:val="0"/>
          <w:marTop w:val="0"/>
          <w:marBottom w:val="0"/>
          <w:divBdr>
            <w:top w:val="none" w:sz="0" w:space="0" w:color="auto"/>
            <w:left w:val="none" w:sz="0" w:space="0" w:color="auto"/>
            <w:bottom w:val="none" w:sz="0" w:space="0" w:color="auto"/>
            <w:right w:val="none" w:sz="0" w:space="0" w:color="auto"/>
          </w:divBdr>
          <w:divsChild>
            <w:div w:id="1858808532">
              <w:marLeft w:val="0"/>
              <w:marRight w:val="0"/>
              <w:marTop w:val="0"/>
              <w:marBottom w:val="0"/>
              <w:divBdr>
                <w:top w:val="none" w:sz="0" w:space="0" w:color="auto"/>
                <w:left w:val="none" w:sz="0" w:space="0" w:color="auto"/>
                <w:bottom w:val="none" w:sz="0" w:space="0" w:color="auto"/>
                <w:right w:val="none" w:sz="0" w:space="0" w:color="auto"/>
              </w:divBdr>
              <w:divsChild>
                <w:div w:id="745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30825">
      <w:bodyDiv w:val="1"/>
      <w:marLeft w:val="0"/>
      <w:marRight w:val="0"/>
      <w:marTop w:val="0"/>
      <w:marBottom w:val="0"/>
      <w:divBdr>
        <w:top w:val="none" w:sz="0" w:space="0" w:color="auto"/>
        <w:left w:val="none" w:sz="0" w:space="0" w:color="auto"/>
        <w:bottom w:val="none" w:sz="0" w:space="0" w:color="auto"/>
        <w:right w:val="none" w:sz="0" w:space="0" w:color="auto"/>
      </w:divBdr>
    </w:div>
    <w:div w:id="590742146">
      <w:bodyDiv w:val="1"/>
      <w:marLeft w:val="0"/>
      <w:marRight w:val="0"/>
      <w:marTop w:val="0"/>
      <w:marBottom w:val="0"/>
      <w:divBdr>
        <w:top w:val="none" w:sz="0" w:space="0" w:color="auto"/>
        <w:left w:val="none" w:sz="0" w:space="0" w:color="auto"/>
        <w:bottom w:val="none" w:sz="0" w:space="0" w:color="auto"/>
        <w:right w:val="none" w:sz="0" w:space="0" w:color="auto"/>
      </w:divBdr>
    </w:div>
    <w:div w:id="594171802">
      <w:bodyDiv w:val="1"/>
      <w:marLeft w:val="0"/>
      <w:marRight w:val="0"/>
      <w:marTop w:val="0"/>
      <w:marBottom w:val="0"/>
      <w:divBdr>
        <w:top w:val="none" w:sz="0" w:space="0" w:color="auto"/>
        <w:left w:val="none" w:sz="0" w:space="0" w:color="auto"/>
        <w:bottom w:val="none" w:sz="0" w:space="0" w:color="auto"/>
        <w:right w:val="none" w:sz="0" w:space="0" w:color="auto"/>
      </w:divBdr>
      <w:divsChild>
        <w:div w:id="546064587">
          <w:marLeft w:val="0"/>
          <w:marRight w:val="0"/>
          <w:marTop w:val="0"/>
          <w:marBottom w:val="0"/>
          <w:divBdr>
            <w:top w:val="none" w:sz="0" w:space="0" w:color="auto"/>
            <w:left w:val="none" w:sz="0" w:space="0" w:color="auto"/>
            <w:bottom w:val="none" w:sz="0" w:space="0" w:color="auto"/>
            <w:right w:val="none" w:sz="0" w:space="0" w:color="auto"/>
          </w:divBdr>
          <w:divsChild>
            <w:div w:id="1035933185">
              <w:marLeft w:val="0"/>
              <w:marRight w:val="0"/>
              <w:marTop w:val="0"/>
              <w:marBottom w:val="0"/>
              <w:divBdr>
                <w:top w:val="none" w:sz="0" w:space="0" w:color="auto"/>
                <w:left w:val="none" w:sz="0" w:space="0" w:color="auto"/>
                <w:bottom w:val="none" w:sz="0" w:space="0" w:color="auto"/>
                <w:right w:val="none" w:sz="0" w:space="0" w:color="auto"/>
              </w:divBdr>
              <w:divsChild>
                <w:div w:id="84233483">
                  <w:marLeft w:val="0"/>
                  <w:marRight w:val="0"/>
                  <w:marTop w:val="0"/>
                  <w:marBottom w:val="0"/>
                  <w:divBdr>
                    <w:top w:val="none" w:sz="0" w:space="0" w:color="auto"/>
                    <w:left w:val="none" w:sz="0" w:space="0" w:color="auto"/>
                    <w:bottom w:val="none" w:sz="0" w:space="0" w:color="auto"/>
                    <w:right w:val="none" w:sz="0" w:space="0" w:color="auto"/>
                  </w:divBdr>
                  <w:divsChild>
                    <w:div w:id="5498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3144">
      <w:bodyDiv w:val="1"/>
      <w:marLeft w:val="0"/>
      <w:marRight w:val="0"/>
      <w:marTop w:val="0"/>
      <w:marBottom w:val="0"/>
      <w:divBdr>
        <w:top w:val="none" w:sz="0" w:space="0" w:color="auto"/>
        <w:left w:val="none" w:sz="0" w:space="0" w:color="auto"/>
        <w:bottom w:val="none" w:sz="0" w:space="0" w:color="auto"/>
        <w:right w:val="none" w:sz="0" w:space="0" w:color="auto"/>
      </w:divBdr>
      <w:divsChild>
        <w:div w:id="1248033013">
          <w:marLeft w:val="0"/>
          <w:marRight w:val="0"/>
          <w:marTop w:val="0"/>
          <w:marBottom w:val="0"/>
          <w:divBdr>
            <w:top w:val="none" w:sz="0" w:space="0" w:color="auto"/>
            <w:left w:val="none" w:sz="0" w:space="0" w:color="auto"/>
            <w:bottom w:val="none" w:sz="0" w:space="0" w:color="auto"/>
            <w:right w:val="none" w:sz="0" w:space="0" w:color="auto"/>
          </w:divBdr>
        </w:div>
        <w:div w:id="2139715542">
          <w:marLeft w:val="0"/>
          <w:marRight w:val="0"/>
          <w:marTop w:val="0"/>
          <w:marBottom w:val="0"/>
          <w:divBdr>
            <w:top w:val="none" w:sz="0" w:space="0" w:color="auto"/>
            <w:left w:val="none" w:sz="0" w:space="0" w:color="auto"/>
            <w:bottom w:val="none" w:sz="0" w:space="0" w:color="auto"/>
            <w:right w:val="none" w:sz="0" w:space="0" w:color="auto"/>
          </w:divBdr>
        </w:div>
        <w:div w:id="1734499208">
          <w:marLeft w:val="0"/>
          <w:marRight w:val="0"/>
          <w:marTop w:val="0"/>
          <w:marBottom w:val="0"/>
          <w:divBdr>
            <w:top w:val="none" w:sz="0" w:space="0" w:color="auto"/>
            <w:left w:val="none" w:sz="0" w:space="0" w:color="auto"/>
            <w:bottom w:val="none" w:sz="0" w:space="0" w:color="auto"/>
            <w:right w:val="none" w:sz="0" w:space="0" w:color="auto"/>
          </w:divBdr>
        </w:div>
      </w:divsChild>
    </w:div>
    <w:div w:id="603611518">
      <w:bodyDiv w:val="1"/>
      <w:marLeft w:val="0"/>
      <w:marRight w:val="0"/>
      <w:marTop w:val="0"/>
      <w:marBottom w:val="0"/>
      <w:divBdr>
        <w:top w:val="none" w:sz="0" w:space="0" w:color="auto"/>
        <w:left w:val="none" w:sz="0" w:space="0" w:color="auto"/>
        <w:bottom w:val="none" w:sz="0" w:space="0" w:color="auto"/>
        <w:right w:val="none" w:sz="0" w:space="0" w:color="auto"/>
      </w:divBdr>
      <w:divsChild>
        <w:div w:id="1036926164">
          <w:marLeft w:val="0"/>
          <w:marRight w:val="0"/>
          <w:marTop w:val="0"/>
          <w:marBottom w:val="0"/>
          <w:divBdr>
            <w:top w:val="none" w:sz="0" w:space="0" w:color="auto"/>
            <w:left w:val="none" w:sz="0" w:space="0" w:color="auto"/>
            <w:bottom w:val="none" w:sz="0" w:space="0" w:color="auto"/>
            <w:right w:val="none" w:sz="0" w:space="0" w:color="auto"/>
          </w:divBdr>
          <w:divsChild>
            <w:div w:id="491793256">
              <w:marLeft w:val="0"/>
              <w:marRight w:val="0"/>
              <w:marTop w:val="0"/>
              <w:marBottom w:val="0"/>
              <w:divBdr>
                <w:top w:val="none" w:sz="0" w:space="0" w:color="auto"/>
                <w:left w:val="none" w:sz="0" w:space="0" w:color="auto"/>
                <w:bottom w:val="none" w:sz="0" w:space="0" w:color="auto"/>
                <w:right w:val="none" w:sz="0" w:space="0" w:color="auto"/>
              </w:divBdr>
              <w:divsChild>
                <w:div w:id="8837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68390">
      <w:bodyDiv w:val="1"/>
      <w:marLeft w:val="0"/>
      <w:marRight w:val="0"/>
      <w:marTop w:val="0"/>
      <w:marBottom w:val="0"/>
      <w:divBdr>
        <w:top w:val="none" w:sz="0" w:space="0" w:color="auto"/>
        <w:left w:val="none" w:sz="0" w:space="0" w:color="auto"/>
        <w:bottom w:val="none" w:sz="0" w:space="0" w:color="auto"/>
        <w:right w:val="none" w:sz="0" w:space="0" w:color="auto"/>
      </w:divBdr>
    </w:div>
    <w:div w:id="614290378">
      <w:bodyDiv w:val="1"/>
      <w:marLeft w:val="0"/>
      <w:marRight w:val="0"/>
      <w:marTop w:val="0"/>
      <w:marBottom w:val="0"/>
      <w:divBdr>
        <w:top w:val="none" w:sz="0" w:space="0" w:color="auto"/>
        <w:left w:val="none" w:sz="0" w:space="0" w:color="auto"/>
        <w:bottom w:val="none" w:sz="0" w:space="0" w:color="auto"/>
        <w:right w:val="none" w:sz="0" w:space="0" w:color="auto"/>
      </w:divBdr>
    </w:div>
    <w:div w:id="615334470">
      <w:bodyDiv w:val="1"/>
      <w:marLeft w:val="0"/>
      <w:marRight w:val="0"/>
      <w:marTop w:val="0"/>
      <w:marBottom w:val="0"/>
      <w:divBdr>
        <w:top w:val="none" w:sz="0" w:space="0" w:color="auto"/>
        <w:left w:val="none" w:sz="0" w:space="0" w:color="auto"/>
        <w:bottom w:val="none" w:sz="0" w:space="0" w:color="auto"/>
        <w:right w:val="none" w:sz="0" w:space="0" w:color="auto"/>
      </w:divBdr>
    </w:div>
    <w:div w:id="618538184">
      <w:bodyDiv w:val="1"/>
      <w:marLeft w:val="0"/>
      <w:marRight w:val="0"/>
      <w:marTop w:val="0"/>
      <w:marBottom w:val="0"/>
      <w:divBdr>
        <w:top w:val="none" w:sz="0" w:space="0" w:color="auto"/>
        <w:left w:val="none" w:sz="0" w:space="0" w:color="auto"/>
        <w:bottom w:val="none" w:sz="0" w:space="0" w:color="auto"/>
        <w:right w:val="none" w:sz="0" w:space="0" w:color="auto"/>
      </w:divBdr>
    </w:div>
    <w:div w:id="624433279">
      <w:bodyDiv w:val="1"/>
      <w:marLeft w:val="0"/>
      <w:marRight w:val="0"/>
      <w:marTop w:val="0"/>
      <w:marBottom w:val="0"/>
      <w:divBdr>
        <w:top w:val="none" w:sz="0" w:space="0" w:color="auto"/>
        <w:left w:val="none" w:sz="0" w:space="0" w:color="auto"/>
        <w:bottom w:val="none" w:sz="0" w:space="0" w:color="auto"/>
        <w:right w:val="none" w:sz="0" w:space="0" w:color="auto"/>
      </w:divBdr>
      <w:divsChild>
        <w:div w:id="146360439">
          <w:marLeft w:val="0"/>
          <w:marRight w:val="0"/>
          <w:marTop w:val="0"/>
          <w:marBottom w:val="0"/>
          <w:divBdr>
            <w:top w:val="none" w:sz="0" w:space="0" w:color="auto"/>
            <w:left w:val="none" w:sz="0" w:space="0" w:color="auto"/>
            <w:bottom w:val="none" w:sz="0" w:space="0" w:color="auto"/>
            <w:right w:val="none" w:sz="0" w:space="0" w:color="auto"/>
          </w:divBdr>
          <w:divsChild>
            <w:div w:id="780415814">
              <w:marLeft w:val="0"/>
              <w:marRight w:val="0"/>
              <w:marTop w:val="0"/>
              <w:marBottom w:val="0"/>
              <w:divBdr>
                <w:top w:val="none" w:sz="0" w:space="0" w:color="auto"/>
                <w:left w:val="none" w:sz="0" w:space="0" w:color="auto"/>
                <w:bottom w:val="none" w:sz="0" w:space="0" w:color="auto"/>
                <w:right w:val="none" w:sz="0" w:space="0" w:color="auto"/>
              </w:divBdr>
              <w:divsChild>
                <w:div w:id="1692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3856">
      <w:bodyDiv w:val="1"/>
      <w:marLeft w:val="0"/>
      <w:marRight w:val="0"/>
      <w:marTop w:val="0"/>
      <w:marBottom w:val="0"/>
      <w:divBdr>
        <w:top w:val="none" w:sz="0" w:space="0" w:color="auto"/>
        <w:left w:val="none" w:sz="0" w:space="0" w:color="auto"/>
        <w:bottom w:val="none" w:sz="0" w:space="0" w:color="auto"/>
        <w:right w:val="none" w:sz="0" w:space="0" w:color="auto"/>
      </w:divBdr>
    </w:div>
    <w:div w:id="628628771">
      <w:bodyDiv w:val="1"/>
      <w:marLeft w:val="0"/>
      <w:marRight w:val="0"/>
      <w:marTop w:val="0"/>
      <w:marBottom w:val="0"/>
      <w:divBdr>
        <w:top w:val="none" w:sz="0" w:space="0" w:color="auto"/>
        <w:left w:val="none" w:sz="0" w:space="0" w:color="auto"/>
        <w:bottom w:val="none" w:sz="0" w:space="0" w:color="auto"/>
        <w:right w:val="none" w:sz="0" w:space="0" w:color="auto"/>
      </w:divBdr>
    </w:div>
    <w:div w:id="635724620">
      <w:bodyDiv w:val="1"/>
      <w:marLeft w:val="0"/>
      <w:marRight w:val="0"/>
      <w:marTop w:val="0"/>
      <w:marBottom w:val="0"/>
      <w:divBdr>
        <w:top w:val="none" w:sz="0" w:space="0" w:color="auto"/>
        <w:left w:val="none" w:sz="0" w:space="0" w:color="auto"/>
        <w:bottom w:val="none" w:sz="0" w:space="0" w:color="auto"/>
        <w:right w:val="none" w:sz="0" w:space="0" w:color="auto"/>
      </w:divBdr>
    </w:div>
    <w:div w:id="644699048">
      <w:bodyDiv w:val="1"/>
      <w:marLeft w:val="0"/>
      <w:marRight w:val="0"/>
      <w:marTop w:val="0"/>
      <w:marBottom w:val="0"/>
      <w:divBdr>
        <w:top w:val="none" w:sz="0" w:space="0" w:color="auto"/>
        <w:left w:val="none" w:sz="0" w:space="0" w:color="auto"/>
        <w:bottom w:val="none" w:sz="0" w:space="0" w:color="auto"/>
        <w:right w:val="none" w:sz="0" w:space="0" w:color="auto"/>
      </w:divBdr>
      <w:divsChild>
        <w:div w:id="1933539144">
          <w:marLeft w:val="0"/>
          <w:marRight w:val="0"/>
          <w:marTop w:val="0"/>
          <w:marBottom w:val="0"/>
          <w:divBdr>
            <w:top w:val="none" w:sz="0" w:space="0" w:color="auto"/>
            <w:left w:val="none" w:sz="0" w:space="0" w:color="auto"/>
            <w:bottom w:val="none" w:sz="0" w:space="0" w:color="auto"/>
            <w:right w:val="none" w:sz="0" w:space="0" w:color="auto"/>
          </w:divBdr>
          <w:divsChild>
            <w:div w:id="117139706">
              <w:marLeft w:val="0"/>
              <w:marRight w:val="0"/>
              <w:marTop w:val="0"/>
              <w:marBottom w:val="0"/>
              <w:divBdr>
                <w:top w:val="none" w:sz="0" w:space="0" w:color="auto"/>
                <w:left w:val="none" w:sz="0" w:space="0" w:color="auto"/>
                <w:bottom w:val="none" w:sz="0" w:space="0" w:color="auto"/>
                <w:right w:val="none" w:sz="0" w:space="0" w:color="auto"/>
              </w:divBdr>
              <w:divsChild>
                <w:div w:id="1072241502">
                  <w:marLeft w:val="0"/>
                  <w:marRight w:val="0"/>
                  <w:marTop w:val="0"/>
                  <w:marBottom w:val="0"/>
                  <w:divBdr>
                    <w:top w:val="none" w:sz="0" w:space="0" w:color="auto"/>
                    <w:left w:val="none" w:sz="0" w:space="0" w:color="auto"/>
                    <w:bottom w:val="none" w:sz="0" w:space="0" w:color="auto"/>
                    <w:right w:val="none" w:sz="0" w:space="0" w:color="auto"/>
                  </w:divBdr>
                  <w:divsChild>
                    <w:div w:id="72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3421">
      <w:bodyDiv w:val="1"/>
      <w:marLeft w:val="0"/>
      <w:marRight w:val="0"/>
      <w:marTop w:val="0"/>
      <w:marBottom w:val="0"/>
      <w:divBdr>
        <w:top w:val="none" w:sz="0" w:space="0" w:color="auto"/>
        <w:left w:val="none" w:sz="0" w:space="0" w:color="auto"/>
        <w:bottom w:val="none" w:sz="0" w:space="0" w:color="auto"/>
        <w:right w:val="none" w:sz="0" w:space="0" w:color="auto"/>
      </w:divBdr>
      <w:divsChild>
        <w:div w:id="1957826270">
          <w:marLeft w:val="0"/>
          <w:marRight w:val="0"/>
          <w:marTop w:val="0"/>
          <w:marBottom w:val="0"/>
          <w:divBdr>
            <w:top w:val="none" w:sz="0" w:space="0" w:color="auto"/>
            <w:left w:val="none" w:sz="0" w:space="0" w:color="auto"/>
            <w:bottom w:val="none" w:sz="0" w:space="0" w:color="auto"/>
            <w:right w:val="none" w:sz="0" w:space="0" w:color="auto"/>
          </w:divBdr>
          <w:divsChild>
            <w:div w:id="824660957">
              <w:marLeft w:val="0"/>
              <w:marRight w:val="0"/>
              <w:marTop w:val="0"/>
              <w:marBottom w:val="0"/>
              <w:divBdr>
                <w:top w:val="none" w:sz="0" w:space="0" w:color="auto"/>
                <w:left w:val="none" w:sz="0" w:space="0" w:color="auto"/>
                <w:bottom w:val="none" w:sz="0" w:space="0" w:color="auto"/>
                <w:right w:val="none" w:sz="0" w:space="0" w:color="auto"/>
              </w:divBdr>
              <w:divsChild>
                <w:div w:id="315494359">
                  <w:marLeft w:val="0"/>
                  <w:marRight w:val="0"/>
                  <w:marTop w:val="0"/>
                  <w:marBottom w:val="0"/>
                  <w:divBdr>
                    <w:top w:val="none" w:sz="0" w:space="0" w:color="auto"/>
                    <w:left w:val="none" w:sz="0" w:space="0" w:color="auto"/>
                    <w:bottom w:val="none" w:sz="0" w:space="0" w:color="auto"/>
                    <w:right w:val="none" w:sz="0" w:space="0" w:color="auto"/>
                  </w:divBdr>
                  <w:divsChild>
                    <w:div w:id="224608594">
                      <w:marLeft w:val="0"/>
                      <w:marRight w:val="0"/>
                      <w:marTop w:val="0"/>
                      <w:marBottom w:val="0"/>
                      <w:divBdr>
                        <w:top w:val="none" w:sz="0" w:space="0" w:color="auto"/>
                        <w:left w:val="none" w:sz="0" w:space="0" w:color="auto"/>
                        <w:bottom w:val="none" w:sz="0" w:space="0" w:color="auto"/>
                        <w:right w:val="none" w:sz="0" w:space="0" w:color="auto"/>
                      </w:divBdr>
                      <w:divsChild>
                        <w:div w:id="731122162">
                          <w:marLeft w:val="0"/>
                          <w:marRight w:val="0"/>
                          <w:marTop w:val="0"/>
                          <w:marBottom w:val="0"/>
                          <w:divBdr>
                            <w:top w:val="none" w:sz="0" w:space="0" w:color="auto"/>
                            <w:left w:val="none" w:sz="0" w:space="0" w:color="auto"/>
                            <w:bottom w:val="none" w:sz="0" w:space="0" w:color="auto"/>
                            <w:right w:val="none" w:sz="0" w:space="0" w:color="auto"/>
                          </w:divBdr>
                          <w:divsChild>
                            <w:div w:id="1274046876">
                              <w:marLeft w:val="0"/>
                              <w:marRight w:val="0"/>
                              <w:marTop w:val="60"/>
                              <w:marBottom w:val="300"/>
                              <w:divBdr>
                                <w:top w:val="none" w:sz="0" w:space="0" w:color="auto"/>
                                <w:left w:val="none" w:sz="0" w:space="0" w:color="auto"/>
                                <w:bottom w:val="none" w:sz="0" w:space="0" w:color="auto"/>
                                <w:right w:val="none" w:sz="0" w:space="0" w:color="auto"/>
                              </w:divBdr>
                              <w:divsChild>
                                <w:div w:id="1660307116">
                                  <w:marLeft w:val="0"/>
                                  <w:marRight w:val="0"/>
                                  <w:marTop w:val="0"/>
                                  <w:marBottom w:val="0"/>
                                  <w:divBdr>
                                    <w:top w:val="none" w:sz="0" w:space="0" w:color="auto"/>
                                    <w:left w:val="none" w:sz="0" w:space="0" w:color="auto"/>
                                    <w:bottom w:val="none" w:sz="0" w:space="0" w:color="auto"/>
                                    <w:right w:val="none" w:sz="0" w:space="0" w:color="auto"/>
                                  </w:divBdr>
                                  <w:divsChild>
                                    <w:div w:id="338823118">
                                      <w:marLeft w:val="0"/>
                                      <w:marRight w:val="0"/>
                                      <w:marTop w:val="0"/>
                                      <w:marBottom w:val="0"/>
                                      <w:divBdr>
                                        <w:top w:val="none" w:sz="0" w:space="0" w:color="auto"/>
                                        <w:left w:val="none" w:sz="0" w:space="0" w:color="auto"/>
                                        <w:bottom w:val="none" w:sz="0" w:space="0" w:color="auto"/>
                                        <w:right w:val="none" w:sz="0" w:space="0" w:color="auto"/>
                                      </w:divBdr>
                                      <w:divsChild>
                                        <w:div w:id="2077392839">
                                          <w:marLeft w:val="0"/>
                                          <w:marRight w:val="0"/>
                                          <w:marTop w:val="0"/>
                                          <w:marBottom w:val="0"/>
                                          <w:divBdr>
                                            <w:top w:val="none" w:sz="0" w:space="0" w:color="auto"/>
                                            <w:left w:val="none" w:sz="0" w:space="0" w:color="auto"/>
                                            <w:bottom w:val="none" w:sz="0" w:space="0" w:color="auto"/>
                                            <w:right w:val="none" w:sz="0" w:space="0" w:color="auto"/>
                                          </w:divBdr>
                                          <w:divsChild>
                                            <w:div w:id="449862032">
                                              <w:marLeft w:val="0"/>
                                              <w:marRight w:val="0"/>
                                              <w:marTop w:val="0"/>
                                              <w:marBottom w:val="0"/>
                                              <w:divBdr>
                                                <w:top w:val="none" w:sz="0" w:space="0" w:color="auto"/>
                                                <w:left w:val="none" w:sz="0" w:space="0" w:color="auto"/>
                                                <w:bottom w:val="none" w:sz="0" w:space="0" w:color="auto"/>
                                                <w:right w:val="none" w:sz="0" w:space="0" w:color="auto"/>
                                              </w:divBdr>
                                              <w:divsChild>
                                                <w:div w:id="1345354373">
                                                  <w:marLeft w:val="0"/>
                                                  <w:marRight w:val="0"/>
                                                  <w:marTop w:val="0"/>
                                                  <w:marBottom w:val="0"/>
                                                  <w:divBdr>
                                                    <w:top w:val="none" w:sz="0" w:space="0" w:color="auto"/>
                                                    <w:left w:val="none" w:sz="0" w:space="0" w:color="auto"/>
                                                    <w:bottom w:val="none" w:sz="0" w:space="0" w:color="auto"/>
                                                    <w:right w:val="none" w:sz="0" w:space="0" w:color="auto"/>
                                                  </w:divBdr>
                                                  <w:divsChild>
                                                    <w:div w:id="2134902897">
                                                      <w:marLeft w:val="0"/>
                                                      <w:marRight w:val="0"/>
                                                      <w:marTop w:val="0"/>
                                                      <w:marBottom w:val="0"/>
                                                      <w:divBdr>
                                                        <w:top w:val="none" w:sz="0" w:space="0" w:color="auto"/>
                                                        <w:left w:val="none" w:sz="0" w:space="0" w:color="auto"/>
                                                        <w:bottom w:val="none" w:sz="0" w:space="0" w:color="auto"/>
                                                        <w:right w:val="none" w:sz="0" w:space="0" w:color="auto"/>
                                                      </w:divBdr>
                                                      <w:divsChild>
                                                        <w:div w:id="55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5078">
                                                  <w:marLeft w:val="0"/>
                                                  <w:marRight w:val="0"/>
                                                  <w:marTop w:val="0"/>
                                                  <w:marBottom w:val="0"/>
                                                  <w:divBdr>
                                                    <w:top w:val="none" w:sz="0" w:space="0" w:color="auto"/>
                                                    <w:left w:val="none" w:sz="0" w:space="0" w:color="auto"/>
                                                    <w:bottom w:val="none" w:sz="0" w:space="0" w:color="auto"/>
                                                    <w:right w:val="none" w:sz="0" w:space="0" w:color="auto"/>
                                                  </w:divBdr>
                                                  <w:divsChild>
                                                    <w:div w:id="487331858">
                                                      <w:marLeft w:val="0"/>
                                                      <w:marRight w:val="0"/>
                                                      <w:marTop w:val="0"/>
                                                      <w:marBottom w:val="0"/>
                                                      <w:divBdr>
                                                        <w:top w:val="none" w:sz="0" w:space="0" w:color="auto"/>
                                                        <w:left w:val="none" w:sz="0" w:space="0" w:color="auto"/>
                                                        <w:bottom w:val="none" w:sz="0" w:space="0" w:color="auto"/>
                                                        <w:right w:val="none" w:sz="0" w:space="0" w:color="auto"/>
                                                      </w:divBdr>
                                                      <w:divsChild>
                                                        <w:div w:id="20817557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5312">
          <w:marLeft w:val="0"/>
          <w:marRight w:val="0"/>
          <w:marTop w:val="0"/>
          <w:marBottom w:val="0"/>
          <w:divBdr>
            <w:top w:val="none" w:sz="0" w:space="0" w:color="auto"/>
            <w:left w:val="none" w:sz="0" w:space="0" w:color="auto"/>
            <w:bottom w:val="none" w:sz="0" w:space="0" w:color="auto"/>
            <w:right w:val="none" w:sz="0" w:space="0" w:color="auto"/>
          </w:divBdr>
          <w:divsChild>
            <w:div w:id="156771666">
              <w:marLeft w:val="0"/>
              <w:marRight w:val="0"/>
              <w:marTop w:val="0"/>
              <w:marBottom w:val="0"/>
              <w:divBdr>
                <w:top w:val="none" w:sz="0" w:space="0" w:color="auto"/>
                <w:left w:val="none" w:sz="0" w:space="0" w:color="auto"/>
                <w:bottom w:val="none" w:sz="0" w:space="0" w:color="auto"/>
                <w:right w:val="none" w:sz="0" w:space="0" w:color="auto"/>
              </w:divBdr>
              <w:divsChild>
                <w:div w:id="2088379692">
                  <w:marLeft w:val="0"/>
                  <w:marRight w:val="0"/>
                  <w:marTop w:val="0"/>
                  <w:marBottom w:val="0"/>
                  <w:divBdr>
                    <w:top w:val="none" w:sz="0" w:space="0" w:color="auto"/>
                    <w:left w:val="none" w:sz="0" w:space="0" w:color="auto"/>
                    <w:bottom w:val="none" w:sz="0" w:space="0" w:color="auto"/>
                    <w:right w:val="none" w:sz="0" w:space="0" w:color="auto"/>
                  </w:divBdr>
                  <w:divsChild>
                    <w:div w:id="1753621089">
                      <w:marLeft w:val="0"/>
                      <w:marRight w:val="0"/>
                      <w:marTop w:val="0"/>
                      <w:marBottom w:val="0"/>
                      <w:divBdr>
                        <w:top w:val="none" w:sz="0" w:space="0" w:color="auto"/>
                        <w:left w:val="none" w:sz="0" w:space="0" w:color="auto"/>
                        <w:bottom w:val="none" w:sz="0" w:space="0" w:color="auto"/>
                        <w:right w:val="none" w:sz="0" w:space="0" w:color="auto"/>
                      </w:divBdr>
                      <w:divsChild>
                        <w:div w:id="1236087591">
                          <w:marLeft w:val="0"/>
                          <w:marRight w:val="0"/>
                          <w:marTop w:val="0"/>
                          <w:marBottom w:val="0"/>
                          <w:divBdr>
                            <w:top w:val="none" w:sz="0" w:space="0" w:color="auto"/>
                            <w:left w:val="none" w:sz="0" w:space="0" w:color="auto"/>
                            <w:bottom w:val="none" w:sz="0" w:space="0" w:color="auto"/>
                            <w:right w:val="none" w:sz="0" w:space="0" w:color="auto"/>
                          </w:divBdr>
                          <w:divsChild>
                            <w:div w:id="1908880223">
                              <w:marLeft w:val="0"/>
                              <w:marRight w:val="0"/>
                              <w:marTop w:val="0"/>
                              <w:marBottom w:val="0"/>
                              <w:divBdr>
                                <w:top w:val="none" w:sz="0" w:space="0" w:color="auto"/>
                                <w:left w:val="none" w:sz="0" w:space="0" w:color="auto"/>
                                <w:bottom w:val="none" w:sz="0" w:space="0" w:color="auto"/>
                                <w:right w:val="none" w:sz="0" w:space="0" w:color="auto"/>
                              </w:divBdr>
                              <w:divsChild>
                                <w:div w:id="1842770064">
                                  <w:marLeft w:val="0"/>
                                  <w:marRight w:val="0"/>
                                  <w:marTop w:val="0"/>
                                  <w:marBottom w:val="0"/>
                                  <w:divBdr>
                                    <w:top w:val="none" w:sz="0" w:space="0" w:color="auto"/>
                                    <w:left w:val="none" w:sz="0" w:space="0" w:color="auto"/>
                                    <w:bottom w:val="none" w:sz="0" w:space="0" w:color="auto"/>
                                    <w:right w:val="none" w:sz="0" w:space="0" w:color="auto"/>
                                  </w:divBdr>
                                  <w:divsChild>
                                    <w:div w:id="214701083">
                                      <w:marLeft w:val="0"/>
                                      <w:marRight w:val="0"/>
                                      <w:marTop w:val="0"/>
                                      <w:marBottom w:val="0"/>
                                      <w:divBdr>
                                        <w:top w:val="none" w:sz="0" w:space="0" w:color="auto"/>
                                        <w:left w:val="none" w:sz="0" w:space="0" w:color="auto"/>
                                        <w:bottom w:val="none" w:sz="0" w:space="0" w:color="auto"/>
                                        <w:right w:val="none" w:sz="0" w:space="0" w:color="auto"/>
                                      </w:divBdr>
                                      <w:divsChild>
                                        <w:div w:id="1348291763">
                                          <w:marLeft w:val="0"/>
                                          <w:marRight w:val="0"/>
                                          <w:marTop w:val="0"/>
                                          <w:marBottom w:val="0"/>
                                          <w:divBdr>
                                            <w:top w:val="none" w:sz="0" w:space="0" w:color="auto"/>
                                            <w:left w:val="none" w:sz="0" w:space="0" w:color="auto"/>
                                            <w:bottom w:val="none" w:sz="0" w:space="0" w:color="auto"/>
                                            <w:right w:val="none" w:sz="0" w:space="0" w:color="auto"/>
                                          </w:divBdr>
                                          <w:divsChild>
                                            <w:div w:id="435708977">
                                              <w:marLeft w:val="0"/>
                                              <w:marRight w:val="0"/>
                                              <w:marTop w:val="0"/>
                                              <w:marBottom w:val="0"/>
                                              <w:divBdr>
                                                <w:top w:val="none" w:sz="0" w:space="0" w:color="auto"/>
                                                <w:left w:val="none" w:sz="0" w:space="0" w:color="auto"/>
                                                <w:bottom w:val="none" w:sz="0" w:space="0" w:color="auto"/>
                                                <w:right w:val="none" w:sz="0" w:space="0" w:color="auto"/>
                                              </w:divBdr>
                                              <w:divsChild>
                                                <w:div w:id="1478647949">
                                                  <w:marLeft w:val="0"/>
                                                  <w:marRight w:val="0"/>
                                                  <w:marTop w:val="0"/>
                                                  <w:marBottom w:val="0"/>
                                                  <w:divBdr>
                                                    <w:top w:val="none" w:sz="0" w:space="0" w:color="auto"/>
                                                    <w:left w:val="none" w:sz="0" w:space="0" w:color="auto"/>
                                                    <w:bottom w:val="none" w:sz="0" w:space="0" w:color="auto"/>
                                                    <w:right w:val="none" w:sz="0" w:space="0" w:color="auto"/>
                                                  </w:divBdr>
                                                  <w:divsChild>
                                                    <w:div w:id="20056187">
                                                      <w:marLeft w:val="0"/>
                                                      <w:marRight w:val="0"/>
                                                      <w:marTop w:val="0"/>
                                                      <w:marBottom w:val="0"/>
                                                      <w:divBdr>
                                                        <w:top w:val="none" w:sz="0" w:space="0" w:color="auto"/>
                                                        <w:left w:val="none" w:sz="0" w:space="0" w:color="auto"/>
                                                        <w:bottom w:val="none" w:sz="0" w:space="0" w:color="auto"/>
                                                        <w:right w:val="none" w:sz="0" w:space="0" w:color="auto"/>
                                                      </w:divBdr>
                                                      <w:divsChild>
                                                        <w:div w:id="1794906073">
                                                          <w:marLeft w:val="0"/>
                                                          <w:marRight w:val="0"/>
                                                          <w:marTop w:val="0"/>
                                                          <w:marBottom w:val="0"/>
                                                          <w:divBdr>
                                                            <w:top w:val="none" w:sz="0" w:space="0" w:color="auto"/>
                                                            <w:left w:val="none" w:sz="0" w:space="0" w:color="auto"/>
                                                            <w:bottom w:val="none" w:sz="0" w:space="0" w:color="auto"/>
                                                            <w:right w:val="none" w:sz="0" w:space="0" w:color="auto"/>
                                                          </w:divBdr>
                                                          <w:divsChild>
                                                            <w:div w:id="2090736074">
                                                              <w:marLeft w:val="0"/>
                                                              <w:marRight w:val="0"/>
                                                              <w:marTop w:val="0"/>
                                                              <w:marBottom w:val="0"/>
                                                              <w:divBdr>
                                                                <w:top w:val="none" w:sz="0" w:space="0" w:color="auto"/>
                                                                <w:left w:val="none" w:sz="0" w:space="0" w:color="auto"/>
                                                                <w:bottom w:val="none" w:sz="0" w:space="0" w:color="auto"/>
                                                                <w:right w:val="none" w:sz="0" w:space="0" w:color="auto"/>
                                                              </w:divBdr>
                                                              <w:divsChild>
                                                                <w:div w:id="792290938">
                                                                  <w:marLeft w:val="0"/>
                                                                  <w:marRight w:val="0"/>
                                                                  <w:marTop w:val="0"/>
                                                                  <w:marBottom w:val="0"/>
                                                                  <w:divBdr>
                                                                    <w:top w:val="none" w:sz="0" w:space="0" w:color="auto"/>
                                                                    <w:left w:val="none" w:sz="0" w:space="0" w:color="auto"/>
                                                                    <w:bottom w:val="none" w:sz="0" w:space="0" w:color="auto"/>
                                                                    <w:right w:val="none" w:sz="0" w:space="0" w:color="auto"/>
                                                                  </w:divBdr>
                                                                  <w:divsChild>
                                                                    <w:div w:id="440882927">
                                                                      <w:marLeft w:val="0"/>
                                                                      <w:marRight w:val="0"/>
                                                                      <w:marTop w:val="0"/>
                                                                      <w:marBottom w:val="0"/>
                                                                      <w:divBdr>
                                                                        <w:top w:val="none" w:sz="0" w:space="0" w:color="auto"/>
                                                                        <w:left w:val="none" w:sz="0" w:space="0" w:color="auto"/>
                                                                        <w:bottom w:val="none" w:sz="0" w:space="0" w:color="auto"/>
                                                                        <w:right w:val="none" w:sz="0" w:space="0" w:color="auto"/>
                                                                      </w:divBdr>
                                                                      <w:divsChild>
                                                                        <w:div w:id="949514569">
                                                                          <w:marLeft w:val="0"/>
                                                                          <w:marRight w:val="0"/>
                                                                          <w:marTop w:val="0"/>
                                                                          <w:marBottom w:val="0"/>
                                                                          <w:divBdr>
                                                                            <w:top w:val="none" w:sz="0" w:space="0" w:color="auto"/>
                                                                            <w:left w:val="none" w:sz="0" w:space="0" w:color="auto"/>
                                                                            <w:bottom w:val="none" w:sz="0" w:space="0" w:color="auto"/>
                                                                            <w:right w:val="none" w:sz="0" w:space="0" w:color="auto"/>
                                                                          </w:divBdr>
                                                                          <w:divsChild>
                                                                            <w:div w:id="1221213667">
                                                                              <w:marLeft w:val="0"/>
                                                                              <w:marRight w:val="0"/>
                                                                              <w:marTop w:val="0"/>
                                                                              <w:marBottom w:val="0"/>
                                                                              <w:divBdr>
                                                                                <w:top w:val="none" w:sz="0" w:space="0" w:color="auto"/>
                                                                                <w:left w:val="none" w:sz="0" w:space="0" w:color="auto"/>
                                                                                <w:bottom w:val="none" w:sz="0" w:space="0" w:color="auto"/>
                                                                                <w:right w:val="none" w:sz="0" w:space="0" w:color="auto"/>
                                                                              </w:divBdr>
                                                                              <w:divsChild>
                                                                                <w:div w:id="1990284372">
                                                                                  <w:marLeft w:val="0"/>
                                                                                  <w:marRight w:val="0"/>
                                                                                  <w:marTop w:val="0"/>
                                                                                  <w:marBottom w:val="0"/>
                                                                                  <w:divBdr>
                                                                                    <w:top w:val="none" w:sz="0" w:space="0" w:color="auto"/>
                                                                                    <w:left w:val="none" w:sz="0" w:space="0" w:color="auto"/>
                                                                                    <w:bottom w:val="none" w:sz="0" w:space="0" w:color="auto"/>
                                                                                    <w:right w:val="none" w:sz="0" w:space="0" w:color="auto"/>
                                                                                  </w:divBdr>
                                                                                  <w:divsChild>
                                                                                    <w:div w:id="1850364953">
                                                                                      <w:marLeft w:val="0"/>
                                                                                      <w:marRight w:val="0"/>
                                                                                      <w:marTop w:val="0"/>
                                                                                      <w:marBottom w:val="0"/>
                                                                                      <w:divBdr>
                                                                                        <w:top w:val="none" w:sz="0" w:space="0" w:color="auto"/>
                                                                                        <w:left w:val="none" w:sz="0" w:space="0" w:color="auto"/>
                                                                                        <w:bottom w:val="none" w:sz="0" w:space="0" w:color="auto"/>
                                                                                        <w:right w:val="none" w:sz="0" w:space="0" w:color="auto"/>
                                                                                      </w:divBdr>
                                                                                      <w:divsChild>
                                                                                        <w:div w:id="2048989902">
                                                                                          <w:marLeft w:val="0"/>
                                                                                          <w:marRight w:val="0"/>
                                                                                          <w:marTop w:val="0"/>
                                                                                          <w:marBottom w:val="0"/>
                                                                                          <w:divBdr>
                                                                                            <w:top w:val="none" w:sz="0" w:space="0" w:color="auto"/>
                                                                                            <w:left w:val="none" w:sz="0" w:space="0" w:color="auto"/>
                                                                                            <w:bottom w:val="none" w:sz="0" w:space="0" w:color="auto"/>
                                                                                            <w:right w:val="none" w:sz="0" w:space="0" w:color="auto"/>
                                                                                          </w:divBdr>
                                                                                          <w:divsChild>
                                                                                            <w:div w:id="1858690508">
                                                                                              <w:marLeft w:val="0"/>
                                                                                              <w:marRight w:val="0"/>
                                                                                              <w:marTop w:val="0"/>
                                                                                              <w:marBottom w:val="0"/>
                                                                                              <w:divBdr>
                                                                                                <w:top w:val="none" w:sz="0" w:space="0" w:color="auto"/>
                                                                                                <w:left w:val="none" w:sz="0" w:space="0" w:color="auto"/>
                                                                                                <w:bottom w:val="none" w:sz="0" w:space="0" w:color="auto"/>
                                                                                                <w:right w:val="none" w:sz="0" w:space="0" w:color="auto"/>
                                                                                              </w:divBdr>
                                                                                              <w:divsChild>
                                                                                                <w:div w:id="2137066510">
                                                                                                  <w:marLeft w:val="0"/>
                                                                                                  <w:marRight w:val="0"/>
                                                                                                  <w:marTop w:val="0"/>
                                                                                                  <w:marBottom w:val="0"/>
                                                                                                  <w:divBdr>
                                                                                                    <w:top w:val="none" w:sz="0" w:space="0" w:color="auto"/>
                                                                                                    <w:left w:val="none" w:sz="0" w:space="0" w:color="auto"/>
                                                                                                    <w:bottom w:val="none" w:sz="0" w:space="0" w:color="auto"/>
                                                                                                    <w:right w:val="none" w:sz="0" w:space="0" w:color="auto"/>
                                                                                                  </w:divBdr>
                                                                                                  <w:divsChild>
                                                                                                    <w:div w:id="1643609454">
                                                                                                      <w:marLeft w:val="0"/>
                                                                                                      <w:marRight w:val="0"/>
                                                                                                      <w:marTop w:val="0"/>
                                                                                                      <w:marBottom w:val="0"/>
                                                                                                      <w:divBdr>
                                                                                                        <w:top w:val="none" w:sz="0" w:space="0" w:color="auto"/>
                                                                                                        <w:left w:val="none" w:sz="0" w:space="0" w:color="auto"/>
                                                                                                        <w:bottom w:val="none" w:sz="0" w:space="0" w:color="auto"/>
                                                                                                        <w:right w:val="none" w:sz="0" w:space="0" w:color="auto"/>
                                                                                                      </w:divBdr>
                                                                                                      <w:divsChild>
                                                                                                        <w:div w:id="19866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254427">
      <w:bodyDiv w:val="1"/>
      <w:marLeft w:val="0"/>
      <w:marRight w:val="0"/>
      <w:marTop w:val="0"/>
      <w:marBottom w:val="0"/>
      <w:divBdr>
        <w:top w:val="none" w:sz="0" w:space="0" w:color="auto"/>
        <w:left w:val="none" w:sz="0" w:space="0" w:color="auto"/>
        <w:bottom w:val="none" w:sz="0" w:space="0" w:color="auto"/>
        <w:right w:val="none" w:sz="0" w:space="0" w:color="auto"/>
      </w:divBdr>
    </w:div>
    <w:div w:id="654921366">
      <w:bodyDiv w:val="1"/>
      <w:marLeft w:val="0"/>
      <w:marRight w:val="0"/>
      <w:marTop w:val="0"/>
      <w:marBottom w:val="0"/>
      <w:divBdr>
        <w:top w:val="none" w:sz="0" w:space="0" w:color="auto"/>
        <w:left w:val="none" w:sz="0" w:space="0" w:color="auto"/>
        <w:bottom w:val="none" w:sz="0" w:space="0" w:color="auto"/>
        <w:right w:val="none" w:sz="0" w:space="0" w:color="auto"/>
      </w:divBdr>
      <w:divsChild>
        <w:div w:id="960570652">
          <w:marLeft w:val="0"/>
          <w:marRight w:val="0"/>
          <w:marTop w:val="0"/>
          <w:marBottom w:val="0"/>
          <w:divBdr>
            <w:top w:val="none" w:sz="0" w:space="0" w:color="auto"/>
            <w:left w:val="none" w:sz="0" w:space="0" w:color="auto"/>
            <w:bottom w:val="none" w:sz="0" w:space="0" w:color="auto"/>
            <w:right w:val="none" w:sz="0" w:space="0" w:color="auto"/>
          </w:divBdr>
          <w:divsChild>
            <w:div w:id="1208177311">
              <w:marLeft w:val="0"/>
              <w:marRight w:val="0"/>
              <w:marTop w:val="0"/>
              <w:marBottom w:val="0"/>
              <w:divBdr>
                <w:top w:val="none" w:sz="0" w:space="0" w:color="auto"/>
                <w:left w:val="none" w:sz="0" w:space="0" w:color="auto"/>
                <w:bottom w:val="none" w:sz="0" w:space="0" w:color="auto"/>
                <w:right w:val="none" w:sz="0" w:space="0" w:color="auto"/>
              </w:divBdr>
              <w:divsChild>
                <w:div w:id="11189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3540">
      <w:bodyDiv w:val="1"/>
      <w:marLeft w:val="0"/>
      <w:marRight w:val="0"/>
      <w:marTop w:val="0"/>
      <w:marBottom w:val="0"/>
      <w:divBdr>
        <w:top w:val="none" w:sz="0" w:space="0" w:color="auto"/>
        <w:left w:val="none" w:sz="0" w:space="0" w:color="auto"/>
        <w:bottom w:val="none" w:sz="0" w:space="0" w:color="auto"/>
        <w:right w:val="none" w:sz="0" w:space="0" w:color="auto"/>
      </w:divBdr>
      <w:divsChild>
        <w:div w:id="295375214">
          <w:marLeft w:val="0"/>
          <w:marRight w:val="0"/>
          <w:marTop w:val="0"/>
          <w:marBottom w:val="0"/>
          <w:divBdr>
            <w:top w:val="none" w:sz="0" w:space="0" w:color="auto"/>
            <w:left w:val="none" w:sz="0" w:space="0" w:color="auto"/>
            <w:bottom w:val="none" w:sz="0" w:space="0" w:color="auto"/>
            <w:right w:val="none" w:sz="0" w:space="0" w:color="auto"/>
          </w:divBdr>
          <w:divsChild>
            <w:div w:id="889000084">
              <w:marLeft w:val="0"/>
              <w:marRight w:val="0"/>
              <w:marTop w:val="0"/>
              <w:marBottom w:val="0"/>
              <w:divBdr>
                <w:top w:val="none" w:sz="0" w:space="0" w:color="auto"/>
                <w:left w:val="none" w:sz="0" w:space="0" w:color="auto"/>
                <w:bottom w:val="none" w:sz="0" w:space="0" w:color="auto"/>
                <w:right w:val="none" w:sz="0" w:space="0" w:color="auto"/>
              </w:divBdr>
              <w:divsChild>
                <w:div w:id="797332941">
                  <w:marLeft w:val="0"/>
                  <w:marRight w:val="0"/>
                  <w:marTop w:val="0"/>
                  <w:marBottom w:val="0"/>
                  <w:divBdr>
                    <w:top w:val="none" w:sz="0" w:space="0" w:color="auto"/>
                    <w:left w:val="none" w:sz="0" w:space="0" w:color="auto"/>
                    <w:bottom w:val="none" w:sz="0" w:space="0" w:color="auto"/>
                    <w:right w:val="none" w:sz="0" w:space="0" w:color="auto"/>
                  </w:divBdr>
                  <w:divsChild>
                    <w:div w:id="1761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29942">
      <w:bodyDiv w:val="1"/>
      <w:marLeft w:val="0"/>
      <w:marRight w:val="0"/>
      <w:marTop w:val="0"/>
      <w:marBottom w:val="0"/>
      <w:divBdr>
        <w:top w:val="none" w:sz="0" w:space="0" w:color="auto"/>
        <w:left w:val="none" w:sz="0" w:space="0" w:color="auto"/>
        <w:bottom w:val="none" w:sz="0" w:space="0" w:color="auto"/>
        <w:right w:val="none" w:sz="0" w:space="0" w:color="auto"/>
      </w:divBdr>
      <w:divsChild>
        <w:div w:id="1574121863">
          <w:marLeft w:val="0"/>
          <w:marRight w:val="0"/>
          <w:marTop w:val="0"/>
          <w:marBottom w:val="0"/>
          <w:divBdr>
            <w:top w:val="none" w:sz="0" w:space="0" w:color="auto"/>
            <w:left w:val="none" w:sz="0" w:space="0" w:color="auto"/>
            <w:bottom w:val="none" w:sz="0" w:space="0" w:color="auto"/>
            <w:right w:val="none" w:sz="0" w:space="0" w:color="auto"/>
          </w:divBdr>
          <w:divsChild>
            <w:div w:id="349919457">
              <w:marLeft w:val="0"/>
              <w:marRight w:val="0"/>
              <w:marTop w:val="0"/>
              <w:marBottom w:val="0"/>
              <w:divBdr>
                <w:top w:val="none" w:sz="0" w:space="0" w:color="auto"/>
                <w:left w:val="none" w:sz="0" w:space="0" w:color="auto"/>
                <w:bottom w:val="none" w:sz="0" w:space="0" w:color="auto"/>
                <w:right w:val="none" w:sz="0" w:space="0" w:color="auto"/>
              </w:divBdr>
              <w:divsChild>
                <w:div w:id="1059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6225">
      <w:bodyDiv w:val="1"/>
      <w:marLeft w:val="0"/>
      <w:marRight w:val="0"/>
      <w:marTop w:val="0"/>
      <w:marBottom w:val="0"/>
      <w:divBdr>
        <w:top w:val="none" w:sz="0" w:space="0" w:color="auto"/>
        <w:left w:val="none" w:sz="0" w:space="0" w:color="auto"/>
        <w:bottom w:val="none" w:sz="0" w:space="0" w:color="auto"/>
        <w:right w:val="none" w:sz="0" w:space="0" w:color="auto"/>
      </w:divBdr>
    </w:div>
    <w:div w:id="661353922">
      <w:bodyDiv w:val="1"/>
      <w:marLeft w:val="0"/>
      <w:marRight w:val="0"/>
      <w:marTop w:val="0"/>
      <w:marBottom w:val="0"/>
      <w:divBdr>
        <w:top w:val="none" w:sz="0" w:space="0" w:color="auto"/>
        <w:left w:val="none" w:sz="0" w:space="0" w:color="auto"/>
        <w:bottom w:val="none" w:sz="0" w:space="0" w:color="auto"/>
        <w:right w:val="none" w:sz="0" w:space="0" w:color="auto"/>
      </w:divBdr>
    </w:div>
    <w:div w:id="664170122">
      <w:bodyDiv w:val="1"/>
      <w:marLeft w:val="0"/>
      <w:marRight w:val="0"/>
      <w:marTop w:val="0"/>
      <w:marBottom w:val="0"/>
      <w:divBdr>
        <w:top w:val="none" w:sz="0" w:space="0" w:color="auto"/>
        <w:left w:val="none" w:sz="0" w:space="0" w:color="auto"/>
        <w:bottom w:val="none" w:sz="0" w:space="0" w:color="auto"/>
        <w:right w:val="none" w:sz="0" w:space="0" w:color="auto"/>
      </w:divBdr>
    </w:div>
    <w:div w:id="664288831">
      <w:bodyDiv w:val="1"/>
      <w:marLeft w:val="0"/>
      <w:marRight w:val="0"/>
      <w:marTop w:val="0"/>
      <w:marBottom w:val="0"/>
      <w:divBdr>
        <w:top w:val="none" w:sz="0" w:space="0" w:color="auto"/>
        <w:left w:val="none" w:sz="0" w:space="0" w:color="auto"/>
        <w:bottom w:val="none" w:sz="0" w:space="0" w:color="auto"/>
        <w:right w:val="none" w:sz="0" w:space="0" w:color="auto"/>
      </w:divBdr>
      <w:divsChild>
        <w:div w:id="72968320">
          <w:marLeft w:val="0"/>
          <w:marRight w:val="0"/>
          <w:marTop w:val="0"/>
          <w:marBottom w:val="0"/>
          <w:divBdr>
            <w:top w:val="none" w:sz="0" w:space="0" w:color="auto"/>
            <w:left w:val="none" w:sz="0" w:space="0" w:color="auto"/>
            <w:bottom w:val="none" w:sz="0" w:space="0" w:color="auto"/>
            <w:right w:val="none" w:sz="0" w:space="0" w:color="auto"/>
          </w:divBdr>
        </w:div>
      </w:divsChild>
    </w:div>
    <w:div w:id="668564638">
      <w:bodyDiv w:val="1"/>
      <w:marLeft w:val="0"/>
      <w:marRight w:val="0"/>
      <w:marTop w:val="0"/>
      <w:marBottom w:val="0"/>
      <w:divBdr>
        <w:top w:val="none" w:sz="0" w:space="0" w:color="auto"/>
        <w:left w:val="none" w:sz="0" w:space="0" w:color="auto"/>
        <w:bottom w:val="none" w:sz="0" w:space="0" w:color="auto"/>
        <w:right w:val="none" w:sz="0" w:space="0" w:color="auto"/>
      </w:divBdr>
    </w:div>
    <w:div w:id="672757471">
      <w:bodyDiv w:val="1"/>
      <w:marLeft w:val="0"/>
      <w:marRight w:val="0"/>
      <w:marTop w:val="0"/>
      <w:marBottom w:val="0"/>
      <w:divBdr>
        <w:top w:val="none" w:sz="0" w:space="0" w:color="auto"/>
        <w:left w:val="none" w:sz="0" w:space="0" w:color="auto"/>
        <w:bottom w:val="none" w:sz="0" w:space="0" w:color="auto"/>
        <w:right w:val="none" w:sz="0" w:space="0" w:color="auto"/>
      </w:divBdr>
    </w:div>
    <w:div w:id="673074744">
      <w:bodyDiv w:val="1"/>
      <w:marLeft w:val="0"/>
      <w:marRight w:val="0"/>
      <w:marTop w:val="0"/>
      <w:marBottom w:val="0"/>
      <w:divBdr>
        <w:top w:val="none" w:sz="0" w:space="0" w:color="auto"/>
        <w:left w:val="none" w:sz="0" w:space="0" w:color="auto"/>
        <w:bottom w:val="none" w:sz="0" w:space="0" w:color="auto"/>
        <w:right w:val="none" w:sz="0" w:space="0" w:color="auto"/>
      </w:divBdr>
      <w:divsChild>
        <w:div w:id="1001539920">
          <w:marLeft w:val="0"/>
          <w:marRight w:val="0"/>
          <w:marTop w:val="0"/>
          <w:marBottom w:val="0"/>
          <w:divBdr>
            <w:top w:val="none" w:sz="0" w:space="0" w:color="auto"/>
            <w:left w:val="none" w:sz="0" w:space="0" w:color="auto"/>
            <w:bottom w:val="none" w:sz="0" w:space="0" w:color="auto"/>
            <w:right w:val="none" w:sz="0" w:space="0" w:color="auto"/>
          </w:divBdr>
          <w:divsChild>
            <w:div w:id="1400396347">
              <w:marLeft w:val="0"/>
              <w:marRight w:val="0"/>
              <w:marTop w:val="0"/>
              <w:marBottom w:val="0"/>
              <w:divBdr>
                <w:top w:val="none" w:sz="0" w:space="0" w:color="auto"/>
                <w:left w:val="none" w:sz="0" w:space="0" w:color="auto"/>
                <w:bottom w:val="none" w:sz="0" w:space="0" w:color="auto"/>
                <w:right w:val="none" w:sz="0" w:space="0" w:color="auto"/>
              </w:divBdr>
              <w:divsChild>
                <w:div w:id="5166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5772">
      <w:bodyDiv w:val="1"/>
      <w:marLeft w:val="0"/>
      <w:marRight w:val="0"/>
      <w:marTop w:val="0"/>
      <w:marBottom w:val="0"/>
      <w:divBdr>
        <w:top w:val="none" w:sz="0" w:space="0" w:color="auto"/>
        <w:left w:val="none" w:sz="0" w:space="0" w:color="auto"/>
        <w:bottom w:val="none" w:sz="0" w:space="0" w:color="auto"/>
        <w:right w:val="none" w:sz="0" w:space="0" w:color="auto"/>
      </w:divBdr>
    </w:div>
    <w:div w:id="675380521">
      <w:bodyDiv w:val="1"/>
      <w:marLeft w:val="0"/>
      <w:marRight w:val="0"/>
      <w:marTop w:val="0"/>
      <w:marBottom w:val="0"/>
      <w:divBdr>
        <w:top w:val="none" w:sz="0" w:space="0" w:color="auto"/>
        <w:left w:val="none" w:sz="0" w:space="0" w:color="auto"/>
        <w:bottom w:val="none" w:sz="0" w:space="0" w:color="auto"/>
        <w:right w:val="none" w:sz="0" w:space="0" w:color="auto"/>
      </w:divBdr>
    </w:div>
    <w:div w:id="676925558">
      <w:bodyDiv w:val="1"/>
      <w:marLeft w:val="0"/>
      <w:marRight w:val="0"/>
      <w:marTop w:val="0"/>
      <w:marBottom w:val="0"/>
      <w:divBdr>
        <w:top w:val="none" w:sz="0" w:space="0" w:color="auto"/>
        <w:left w:val="none" w:sz="0" w:space="0" w:color="auto"/>
        <w:bottom w:val="none" w:sz="0" w:space="0" w:color="auto"/>
        <w:right w:val="none" w:sz="0" w:space="0" w:color="auto"/>
      </w:divBdr>
    </w:div>
    <w:div w:id="679236493">
      <w:bodyDiv w:val="1"/>
      <w:marLeft w:val="0"/>
      <w:marRight w:val="0"/>
      <w:marTop w:val="0"/>
      <w:marBottom w:val="0"/>
      <w:divBdr>
        <w:top w:val="none" w:sz="0" w:space="0" w:color="auto"/>
        <w:left w:val="none" w:sz="0" w:space="0" w:color="auto"/>
        <w:bottom w:val="none" w:sz="0" w:space="0" w:color="auto"/>
        <w:right w:val="none" w:sz="0" w:space="0" w:color="auto"/>
      </w:divBdr>
    </w:div>
    <w:div w:id="680163415">
      <w:bodyDiv w:val="1"/>
      <w:marLeft w:val="0"/>
      <w:marRight w:val="0"/>
      <w:marTop w:val="0"/>
      <w:marBottom w:val="0"/>
      <w:divBdr>
        <w:top w:val="none" w:sz="0" w:space="0" w:color="auto"/>
        <w:left w:val="none" w:sz="0" w:space="0" w:color="auto"/>
        <w:bottom w:val="none" w:sz="0" w:space="0" w:color="auto"/>
        <w:right w:val="none" w:sz="0" w:space="0" w:color="auto"/>
      </w:divBdr>
    </w:div>
    <w:div w:id="682559615">
      <w:bodyDiv w:val="1"/>
      <w:marLeft w:val="0"/>
      <w:marRight w:val="0"/>
      <w:marTop w:val="0"/>
      <w:marBottom w:val="0"/>
      <w:divBdr>
        <w:top w:val="none" w:sz="0" w:space="0" w:color="auto"/>
        <w:left w:val="none" w:sz="0" w:space="0" w:color="auto"/>
        <w:bottom w:val="none" w:sz="0" w:space="0" w:color="auto"/>
        <w:right w:val="none" w:sz="0" w:space="0" w:color="auto"/>
      </w:divBdr>
    </w:div>
    <w:div w:id="684746000">
      <w:bodyDiv w:val="1"/>
      <w:marLeft w:val="0"/>
      <w:marRight w:val="0"/>
      <w:marTop w:val="0"/>
      <w:marBottom w:val="0"/>
      <w:divBdr>
        <w:top w:val="none" w:sz="0" w:space="0" w:color="auto"/>
        <w:left w:val="none" w:sz="0" w:space="0" w:color="auto"/>
        <w:bottom w:val="none" w:sz="0" w:space="0" w:color="auto"/>
        <w:right w:val="none" w:sz="0" w:space="0" w:color="auto"/>
      </w:divBdr>
      <w:divsChild>
        <w:div w:id="2018268787">
          <w:marLeft w:val="0"/>
          <w:marRight w:val="0"/>
          <w:marTop w:val="0"/>
          <w:marBottom w:val="0"/>
          <w:divBdr>
            <w:top w:val="none" w:sz="0" w:space="0" w:color="auto"/>
            <w:left w:val="none" w:sz="0" w:space="0" w:color="auto"/>
            <w:bottom w:val="none" w:sz="0" w:space="0" w:color="auto"/>
            <w:right w:val="none" w:sz="0" w:space="0" w:color="auto"/>
          </w:divBdr>
        </w:div>
      </w:divsChild>
    </w:div>
    <w:div w:id="700977724">
      <w:bodyDiv w:val="1"/>
      <w:marLeft w:val="0"/>
      <w:marRight w:val="0"/>
      <w:marTop w:val="0"/>
      <w:marBottom w:val="0"/>
      <w:divBdr>
        <w:top w:val="none" w:sz="0" w:space="0" w:color="auto"/>
        <w:left w:val="none" w:sz="0" w:space="0" w:color="auto"/>
        <w:bottom w:val="none" w:sz="0" w:space="0" w:color="auto"/>
        <w:right w:val="none" w:sz="0" w:space="0" w:color="auto"/>
      </w:divBdr>
    </w:div>
    <w:div w:id="702631039">
      <w:bodyDiv w:val="1"/>
      <w:marLeft w:val="0"/>
      <w:marRight w:val="0"/>
      <w:marTop w:val="0"/>
      <w:marBottom w:val="0"/>
      <w:divBdr>
        <w:top w:val="none" w:sz="0" w:space="0" w:color="auto"/>
        <w:left w:val="none" w:sz="0" w:space="0" w:color="auto"/>
        <w:bottom w:val="none" w:sz="0" w:space="0" w:color="auto"/>
        <w:right w:val="none" w:sz="0" w:space="0" w:color="auto"/>
      </w:divBdr>
    </w:div>
    <w:div w:id="703018888">
      <w:bodyDiv w:val="1"/>
      <w:marLeft w:val="0"/>
      <w:marRight w:val="0"/>
      <w:marTop w:val="0"/>
      <w:marBottom w:val="0"/>
      <w:divBdr>
        <w:top w:val="none" w:sz="0" w:space="0" w:color="auto"/>
        <w:left w:val="none" w:sz="0" w:space="0" w:color="auto"/>
        <w:bottom w:val="none" w:sz="0" w:space="0" w:color="auto"/>
        <w:right w:val="none" w:sz="0" w:space="0" w:color="auto"/>
      </w:divBdr>
    </w:div>
    <w:div w:id="705524557">
      <w:bodyDiv w:val="1"/>
      <w:marLeft w:val="0"/>
      <w:marRight w:val="0"/>
      <w:marTop w:val="0"/>
      <w:marBottom w:val="0"/>
      <w:divBdr>
        <w:top w:val="none" w:sz="0" w:space="0" w:color="auto"/>
        <w:left w:val="none" w:sz="0" w:space="0" w:color="auto"/>
        <w:bottom w:val="none" w:sz="0" w:space="0" w:color="auto"/>
        <w:right w:val="none" w:sz="0" w:space="0" w:color="auto"/>
      </w:divBdr>
    </w:div>
    <w:div w:id="705908561">
      <w:bodyDiv w:val="1"/>
      <w:marLeft w:val="0"/>
      <w:marRight w:val="0"/>
      <w:marTop w:val="0"/>
      <w:marBottom w:val="0"/>
      <w:divBdr>
        <w:top w:val="none" w:sz="0" w:space="0" w:color="auto"/>
        <w:left w:val="none" w:sz="0" w:space="0" w:color="auto"/>
        <w:bottom w:val="none" w:sz="0" w:space="0" w:color="auto"/>
        <w:right w:val="none" w:sz="0" w:space="0" w:color="auto"/>
      </w:divBdr>
    </w:div>
    <w:div w:id="706685770">
      <w:bodyDiv w:val="1"/>
      <w:marLeft w:val="0"/>
      <w:marRight w:val="0"/>
      <w:marTop w:val="0"/>
      <w:marBottom w:val="0"/>
      <w:divBdr>
        <w:top w:val="none" w:sz="0" w:space="0" w:color="auto"/>
        <w:left w:val="none" w:sz="0" w:space="0" w:color="auto"/>
        <w:bottom w:val="none" w:sz="0" w:space="0" w:color="auto"/>
        <w:right w:val="none" w:sz="0" w:space="0" w:color="auto"/>
      </w:divBdr>
    </w:div>
    <w:div w:id="707754772">
      <w:bodyDiv w:val="1"/>
      <w:marLeft w:val="0"/>
      <w:marRight w:val="0"/>
      <w:marTop w:val="0"/>
      <w:marBottom w:val="0"/>
      <w:divBdr>
        <w:top w:val="none" w:sz="0" w:space="0" w:color="auto"/>
        <w:left w:val="none" w:sz="0" w:space="0" w:color="auto"/>
        <w:bottom w:val="none" w:sz="0" w:space="0" w:color="auto"/>
        <w:right w:val="none" w:sz="0" w:space="0" w:color="auto"/>
      </w:divBdr>
    </w:div>
    <w:div w:id="708141252">
      <w:bodyDiv w:val="1"/>
      <w:marLeft w:val="0"/>
      <w:marRight w:val="0"/>
      <w:marTop w:val="0"/>
      <w:marBottom w:val="0"/>
      <w:divBdr>
        <w:top w:val="none" w:sz="0" w:space="0" w:color="auto"/>
        <w:left w:val="none" w:sz="0" w:space="0" w:color="auto"/>
        <w:bottom w:val="none" w:sz="0" w:space="0" w:color="auto"/>
        <w:right w:val="none" w:sz="0" w:space="0" w:color="auto"/>
      </w:divBdr>
    </w:div>
    <w:div w:id="711275131">
      <w:bodyDiv w:val="1"/>
      <w:marLeft w:val="0"/>
      <w:marRight w:val="0"/>
      <w:marTop w:val="0"/>
      <w:marBottom w:val="0"/>
      <w:divBdr>
        <w:top w:val="none" w:sz="0" w:space="0" w:color="auto"/>
        <w:left w:val="none" w:sz="0" w:space="0" w:color="auto"/>
        <w:bottom w:val="none" w:sz="0" w:space="0" w:color="auto"/>
        <w:right w:val="none" w:sz="0" w:space="0" w:color="auto"/>
      </w:divBdr>
    </w:div>
    <w:div w:id="711348294">
      <w:bodyDiv w:val="1"/>
      <w:marLeft w:val="0"/>
      <w:marRight w:val="0"/>
      <w:marTop w:val="0"/>
      <w:marBottom w:val="0"/>
      <w:divBdr>
        <w:top w:val="none" w:sz="0" w:space="0" w:color="auto"/>
        <w:left w:val="none" w:sz="0" w:space="0" w:color="auto"/>
        <w:bottom w:val="none" w:sz="0" w:space="0" w:color="auto"/>
        <w:right w:val="none" w:sz="0" w:space="0" w:color="auto"/>
      </w:divBdr>
    </w:div>
    <w:div w:id="711616516">
      <w:bodyDiv w:val="1"/>
      <w:marLeft w:val="0"/>
      <w:marRight w:val="0"/>
      <w:marTop w:val="0"/>
      <w:marBottom w:val="0"/>
      <w:divBdr>
        <w:top w:val="none" w:sz="0" w:space="0" w:color="auto"/>
        <w:left w:val="none" w:sz="0" w:space="0" w:color="auto"/>
        <w:bottom w:val="none" w:sz="0" w:space="0" w:color="auto"/>
        <w:right w:val="none" w:sz="0" w:space="0" w:color="auto"/>
      </w:divBdr>
    </w:div>
    <w:div w:id="711686589">
      <w:bodyDiv w:val="1"/>
      <w:marLeft w:val="0"/>
      <w:marRight w:val="0"/>
      <w:marTop w:val="0"/>
      <w:marBottom w:val="0"/>
      <w:divBdr>
        <w:top w:val="none" w:sz="0" w:space="0" w:color="auto"/>
        <w:left w:val="none" w:sz="0" w:space="0" w:color="auto"/>
        <w:bottom w:val="none" w:sz="0" w:space="0" w:color="auto"/>
        <w:right w:val="none" w:sz="0" w:space="0" w:color="auto"/>
      </w:divBdr>
    </w:div>
    <w:div w:id="711736572">
      <w:bodyDiv w:val="1"/>
      <w:marLeft w:val="0"/>
      <w:marRight w:val="0"/>
      <w:marTop w:val="0"/>
      <w:marBottom w:val="0"/>
      <w:divBdr>
        <w:top w:val="none" w:sz="0" w:space="0" w:color="auto"/>
        <w:left w:val="none" w:sz="0" w:space="0" w:color="auto"/>
        <w:bottom w:val="none" w:sz="0" w:space="0" w:color="auto"/>
        <w:right w:val="none" w:sz="0" w:space="0" w:color="auto"/>
      </w:divBdr>
      <w:divsChild>
        <w:div w:id="1885634101">
          <w:marLeft w:val="0"/>
          <w:marRight w:val="0"/>
          <w:marTop w:val="0"/>
          <w:marBottom w:val="0"/>
          <w:divBdr>
            <w:top w:val="none" w:sz="0" w:space="0" w:color="auto"/>
            <w:left w:val="none" w:sz="0" w:space="0" w:color="auto"/>
            <w:bottom w:val="none" w:sz="0" w:space="0" w:color="auto"/>
            <w:right w:val="none" w:sz="0" w:space="0" w:color="auto"/>
          </w:divBdr>
          <w:divsChild>
            <w:div w:id="1947956378">
              <w:marLeft w:val="0"/>
              <w:marRight w:val="0"/>
              <w:marTop w:val="0"/>
              <w:marBottom w:val="0"/>
              <w:divBdr>
                <w:top w:val="none" w:sz="0" w:space="0" w:color="auto"/>
                <w:left w:val="none" w:sz="0" w:space="0" w:color="auto"/>
                <w:bottom w:val="none" w:sz="0" w:space="0" w:color="auto"/>
                <w:right w:val="none" w:sz="0" w:space="0" w:color="auto"/>
              </w:divBdr>
              <w:divsChild>
                <w:div w:id="1137842935">
                  <w:marLeft w:val="0"/>
                  <w:marRight w:val="0"/>
                  <w:marTop w:val="0"/>
                  <w:marBottom w:val="0"/>
                  <w:divBdr>
                    <w:top w:val="none" w:sz="0" w:space="0" w:color="auto"/>
                    <w:left w:val="none" w:sz="0" w:space="0" w:color="auto"/>
                    <w:bottom w:val="none" w:sz="0" w:space="0" w:color="auto"/>
                    <w:right w:val="none" w:sz="0" w:space="0" w:color="auto"/>
                  </w:divBdr>
                  <w:divsChild>
                    <w:div w:id="1589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194">
          <w:marLeft w:val="0"/>
          <w:marRight w:val="0"/>
          <w:marTop w:val="0"/>
          <w:marBottom w:val="0"/>
          <w:divBdr>
            <w:top w:val="none" w:sz="0" w:space="0" w:color="auto"/>
            <w:left w:val="none" w:sz="0" w:space="0" w:color="auto"/>
            <w:bottom w:val="none" w:sz="0" w:space="0" w:color="auto"/>
            <w:right w:val="none" w:sz="0" w:space="0" w:color="auto"/>
          </w:divBdr>
          <w:divsChild>
            <w:div w:id="1002470775">
              <w:marLeft w:val="0"/>
              <w:marRight w:val="0"/>
              <w:marTop w:val="0"/>
              <w:marBottom w:val="0"/>
              <w:divBdr>
                <w:top w:val="none" w:sz="0" w:space="0" w:color="auto"/>
                <w:left w:val="none" w:sz="0" w:space="0" w:color="auto"/>
                <w:bottom w:val="none" w:sz="0" w:space="0" w:color="auto"/>
                <w:right w:val="none" w:sz="0" w:space="0" w:color="auto"/>
              </w:divBdr>
              <w:divsChild>
                <w:div w:id="1613901692">
                  <w:marLeft w:val="0"/>
                  <w:marRight w:val="0"/>
                  <w:marTop w:val="0"/>
                  <w:marBottom w:val="0"/>
                  <w:divBdr>
                    <w:top w:val="none" w:sz="0" w:space="0" w:color="auto"/>
                    <w:left w:val="none" w:sz="0" w:space="0" w:color="auto"/>
                    <w:bottom w:val="none" w:sz="0" w:space="0" w:color="auto"/>
                    <w:right w:val="none" w:sz="0" w:space="0" w:color="auto"/>
                  </w:divBdr>
                  <w:divsChild>
                    <w:div w:id="15620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49314">
      <w:bodyDiv w:val="1"/>
      <w:marLeft w:val="0"/>
      <w:marRight w:val="0"/>
      <w:marTop w:val="0"/>
      <w:marBottom w:val="0"/>
      <w:divBdr>
        <w:top w:val="none" w:sz="0" w:space="0" w:color="auto"/>
        <w:left w:val="none" w:sz="0" w:space="0" w:color="auto"/>
        <w:bottom w:val="none" w:sz="0" w:space="0" w:color="auto"/>
        <w:right w:val="none" w:sz="0" w:space="0" w:color="auto"/>
      </w:divBdr>
      <w:divsChild>
        <w:div w:id="1252549436">
          <w:marLeft w:val="0"/>
          <w:marRight w:val="0"/>
          <w:marTop w:val="0"/>
          <w:marBottom w:val="0"/>
          <w:divBdr>
            <w:top w:val="none" w:sz="0" w:space="0" w:color="auto"/>
            <w:left w:val="none" w:sz="0" w:space="0" w:color="auto"/>
            <w:bottom w:val="none" w:sz="0" w:space="0" w:color="auto"/>
            <w:right w:val="none" w:sz="0" w:space="0" w:color="auto"/>
          </w:divBdr>
          <w:divsChild>
            <w:div w:id="1410804397">
              <w:marLeft w:val="0"/>
              <w:marRight w:val="0"/>
              <w:marTop w:val="0"/>
              <w:marBottom w:val="0"/>
              <w:divBdr>
                <w:top w:val="none" w:sz="0" w:space="0" w:color="auto"/>
                <w:left w:val="none" w:sz="0" w:space="0" w:color="auto"/>
                <w:bottom w:val="none" w:sz="0" w:space="0" w:color="auto"/>
                <w:right w:val="none" w:sz="0" w:space="0" w:color="auto"/>
              </w:divBdr>
              <w:divsChild>
                <w:div w:id="781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9802">
      <w:bodyDiv w:val="1"/>
      <w:marLeft w:val="0"/>
      <w:marRight w:val="0"/>
      <w:marTop w:val="0"/>
      <w:marBottom w:val="0"/>
      <w:divBdr>
        <w:top w:val="none" w:sz="0" w:space="0" w:color="auto"/>
        <w:left w:val="none" w:sz="0" w:space="0" w:color="auto"/>
        <w:bottom w:val="none" w:sz="0" w:space="0" w:color="auto"/>
        <w:right w:val="none" w:sz="0" w:space="0" w:color="auto"/>
      </w:divBdr>
    </w:div>
    <w:div w:id="718241128">
      <w:bodyDiv w:val="1"/>
      <w:marLeft w:val="0"/>
      <w:marRight w:val="0"/>
      <w:marTop w:val="0"/>
      <w:marBottom w:val="0"/>
      <w:divBdr>
        <w:top w:val="none" w:sz="0" w:space="0" w:color="auto"/>
        <w:left w:val="none" w:sz="0" w:space="0" w:color="auto"/>
        <w:bottom w:val="none" w:sz="0" w:space="0" w:color="auto"/>
        <w:right w:val="none" w:sz="0" w:space="0" w:color="auto"/>
      </w:divBdr>
      <w:divsChild>
        <w:div w:id="1288510981">
          <w:marLeft w:val="0"/>
          <w:marRight w:val="0"/>
          <w:marTop w:val="0"/>
          <w:marBottom w:val="0"/>
          <w:divBdr>
            <w:top w:val="none" w:sz="0" w:space="0" w:color="auto"/>
            <w:left w:val="none" w:sz="0" w:space="0" w:color="auto"/>
            <w:bottom w:val="none" w:sz="0" w:space="0" w:color="auto"/>
            <w:right w:val="none" w:sz="0" w:space="0" w:color="auto"/>
          </w:divBdr>
          <w:divsChild>
            <w:div w:id="715660525">
              <w:marLeft w:val="0"/>
              <w:marRight w:val="0"/>
              <w:marTop w:val="0"/>
              <w:marBottom w:val="0"/>
              <w:divBdr>
                <w:top w:val="none" w:sz="0" w:space="0" w:color="auto"/>
                <w:left w:val="none" w:sz="0" w:space="0" w:color="auto"/>
                <w:bottom w:val="none" w:sz="0" w:space="0" w:color="auto"/>
                <w:right w:val="none" w:sz="0" w:space="0" w:color="auto"/>
              </w:divBdr>
              <w:divsChild>
                <w:div w:id="204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4211">
      <w:bodyDiv w:val="1"/>
      <w:marLeft w:val="0"/>
      <w:marRight w:val="0"/>
      <w:marTop w:val="0"/>
      <w:marBottom w:val="0"/>
      <w:divBdr>
        <w:top w:val="none" w:sz="0" w:space="0" w:color="auto"/>
        <w:left w:val="none" w:sz="0" w:space="0" w:color="auto"/>
        <w:bottom w:val="none" w:sz="0" w:space="0" w:color="auto"/>
        <w:right w:val="none" w:sz="0" w:space="0" w:color="auto"/>
      </w:divBdr>
      <w:divsChild>
        <w:div w:id="963578371">
          <w:marLeft w:val="0"/>
          <w:marRight w:val="0"/>
          <w:marTop w:val="0"/>
          <w:marBottom w:val="0"/>
          <w:divBdr>
            <w:top w:val="none" w:sz="0" w:space="0" w:color="auto"/>
            <w:left w:val="none" w:sz="0" w:space="0" w:color="auto"/>
            <w:bottom w:val="none" w:sz="0" w:space="0" w:color="auto"/>
            <w:right w:val="none" w:sz="0" w:space="0" w:color="auto"/>
          </w:divBdr>
          <w:divsChild>
            <w:div w:id="1348020055">
              <w:marLeft w:val="0"/>
              <w:marRight w:val="0"/>
              <w:marTop w:val="0"/>
              <w:marBottom w:val="0"/>
              <w:divBdr>
                <w:top w:val="none" w:sz="0" w:space="0" w:color="auto"/>
                <w:left w:val="none" w:sz="0" w:space="0" w:color="auto"/>
                <w:bottom w:val="none" w:sz="0" w:space="0" w:color="auto"/>
                <w:right w:val="none" w:sz="0" w:space="0" w:color="auto"/>
              </w:divBdr>
              <w:divsChild>
                <w:div w:id="6521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07911">
      <w:bodyDiv w:val="1"/>
      <w:marLeft w:val="0"/>
      <w:marRight w:val="0"/>
      <w:marTop w:val="0"/>
      <w:marBottom w:val="0"/>
      <w:divBdr>
        <w:top w:val="none" w:sz="0" w:space="0" w:color="auto"/>
        <w:left w:val="none" w:sz="0" w:space="0" w:color="auto"/>
        <w:bottom w:val="none" w:sz="0" w:space="0" w:color="auto"/>
        <w:right w:val="none" w:sz="0" w:space="0" w:color="auto"/>
      </w:divBdr>
    </w:div>
    <w:div w:id="720522540">
      <w:bodyDiv w:val="1"/>
      <w:marLeft w:val="0"/>
      <w:marRight w:val="0"/>
      <w:marTop w:val="0"/>
      <w:marBottom w:val="0"/>
      <w:divBdr>
        <w:top w:val="none" w:sz="0" w:space="0" w:color="auto"/>
        <w:left w:val="none" w:sz="0" w:space="0" w:color="auto"/>
        <w:bottom w:val="none" w:sz="0" w:space="0" w:color="auto"/>
        <w:right w:val="none" w:sz="0" w:space="0" w:color="auto"/>
      </w:divBdr>
      <w:divsChild>
        <w:div w:id="2005084919">
          <w:marLeft w:val="0"/>
          <w:marRight w:val="0"/>
          <w:marTop w:val="0"/>
          <w:marBottom w:val="0"/>
          <w:divBdr>
            <w:top w:val="none" w:sz="0" w:space="0" w:color="auto"/>
            <w:left w:val="none" w:sz="0" w:space="0" w:color="auto"/>
            <w:bottom w:val="none" w:sz="0" w:space="0" w:color="auto"/>
            <w:right w:val="none" w:sz="0" w:space="0" w:color="auto"/>
          </w:divBdr>
        </w:div>
        <w:div w:id="1542016373">
          <w:marLeft w:val="0"/>
          <w:marRight w:val="0"/>
          <w:marTop w:val="0"/>
          <w:marBottom w:val="0"/>
          <w:divBdr>
            <w:top w:val="none" w:sz="0" w:space="0" w:color="auto"/>
            <w:left w:val="none" w:sz="0" w:space="0" w:color="auto"/>
            <w:bottom w:val="none" w:sz="0" w:space="0" w:color="auto"/>
            <w:right w:val="none" w:sz="0" w:space="0" w:color="auto"/>
          </w:divBdr>
        </w:div>
      </w:divsChild>
    </w:div>
    <w:div w:id="726102154">
      <w:bodyDiv w:val="1"/>
      <w:marLeft w:val="0"/>
      <w:marRight w:val="0"/>
      <w:marTop w:val="0"/>
      <w:marBottom w:val="0"/>
      <w:divBdr>
        <w:top w:val="none" w:sz="0" w:space="0" w:color="auto"/>
        <w:left w:val="none" w:sz="0" w:space="0" w:color="auto"/>
        <w:bottom w:val="none" w:sz="0" w:space="0" w:color="auto"/>
        <w:right w:val="none" w:sz="0" w:space="0" w:color="auto"/>
      </w:divBdr>
    </w:div>
    <w:div w:id="727727203">
      <w:bodyDiv w:val="1"/>
      <w:marLeft w:val="0"/>
      <w:marRight w:val="0"/>
      <w:marTop w:val="0"/>
      <w:marBottom w:val="0"/>
      <w:divBdr>
        <w:top w:val="none" w:sz="0" w:space="0" w:color="auto"/>
        <w:left w:val="none" w:sz="0" w:space="0" w:color="auto"/>
        <w:bottom w:val="none" w:sz="0" w:space="0" w:color="auto"/>
        <w:right w:val="none" w:sz="0" w:space="0" w:color="auto"/>
      </w:divBdr>
      <w:divsChild>
        <w:div w:id="1381397840">
          <w:marLeft w:val="0"/>
          <w:marRight w:val="0"/>
          <w:marTop w:val="0"/>
          <w:marBottom w:val="0"/>
          <w:divBdr>
            <w:top w:val="none" w:sz="0" w:space="0" w:color="auto"/>
            <w:left w:val="none" w:sz="0" w:space="0" w:color="auto"/>
            <w:bottom w:val="none" w:sz="0" w:space="0" w:color="auto"/>
            <w:right w:val="none" w:sz="0" w:space="0" w:color="auto"/>
          </w:divBdr>
          <w:divsChild>
            <w:div w:id="395515047">
              <w:marLeft w:val="0"/>
              <w:marRight w:val="0"/>
              <w:marTop w:val="0"/>
              <w:marBottom w:val="0"/>
              <w:divBdr>
                <w:top w:val="none" w:sz="0" w:space="0" w:color="auto"/>
                <w:left w:val="none" w:sz="0" w:space="0" w:color="auto"/>
                <w:bottom w:val="none" w:sz="0" w:space="0" w:color="auto"/>
                <w:right w:val="none" w:sz="0" w:space="0" w:color="auto"/>
              </w:divBdr>
              <w:divsChild>
                <w:div w:id="20185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6888">
      <w:bodyDiv w:val="1"/>
      <w:marLeft w:val="0"/>
      <w:marRight w:val="0"/>
      <w:marTop w:val="0"/>
      <w:marBottom w:val="0"/>
      <w:divBdr>
        <w:top w:val="none" w:sz="0" w:space="0" w:color="auto"/>
        <w:left w:val="none" w:sz="0" w:space="0" w:color="auto"/>
        <w:bottom w:val="none" w:sz="0" w:space="0" w:color="auto"/>
        <w:right w:val="none" w:sz="0" w:space="0" w:color="auto"/>
      </w:divBdr>
    </w:div>
    <w:div w:id="737872429">
      <w:bodyDiv w:val="1"/>
      <w:marLeft w:val="0"/>
      <w:marRight w:val="0"/>
      <w:marTop w:val="0"/>
      <w:marBottom w:val="0"/>
      <w:divBdr>
        <w:top w:val="none" w:sz="0" w:space="0" w:color="auto"/>
        <w:left w:val="none" w:sz="0" w:space="0" w:color="auto"/>
        <w:bottom w:val="none" w:sz="0" w:space="0" w:color="auto"/>
        <w:right w:val="none" w:sz="0" w:space="0" w:color="auto"/>
      </w:divBdr>
      <w:divsChild>
        <w:div w:id="894008283">
          <w:marLeft w:val="0"/>
          <w:marRight w:val="0"/>
          <w:marTop w:val="0"/>
          <w:marBottom w:val="0"/>
          <w:divBdr>
            <w:top w:val="none" w:sz="0" w:space="0" w:color="auto"/>
            <w:left w:val="none" w:sz="0" w:space="0" w:color="auto"/>
            <w:bottom w:val="none" w:sz="0" w:space="0" w:color="auto"/>
            <w:right w:val="none" w:sz="0" w:space="0" w:color="auto"/>
          </w:divBdr>
          <w:divsChild>
            <w:div w:id="825777653">
              <w:marLeft w:val="0"/>
              <w:marRight w:val="0"/>
              <w:marTop w:val="0"/>
              <w:marBottom w:val="0"/>
              <w:divBdr>
                <w:top w:val="none" w:sz="0" w:space="0" w:color="auto"/>
                <w:left w:val="none" w:sz="0" w:space="0" w:color="auto"/>
                <w:bottom w:val="none" w:sz="0" w:space="0" w:color="auto"/>
                <w:right w:val="none" w:sz="0" w:space="0" w:color="auto"/>
              </w:divBdr>
              <w:divsChild>
                <w:div w:id="19268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90066">
      <w:bodyDiv w:val="1"/>
      <w:marLeft w:val="0"/>
      <w:marRight w:val="0"/>
      <w:marTop w:val="0"/>
      <w:marBottom w:val="0"/>
      <w:divBdr>
        <w:top w:val="none" w:sz="0" w:space="0" w:color="auto"/>
        <w:left w:val="none" w:sz="0" w:space="0" w:color="auto"/>
        <w:bottom w:val="none" w:sz="0" w:space="0" w:color="auto"/>
        <w:right w:val="none" w:sz="0" w:space="0" w:color="auto"/>
      </w:divBdr>
      <w:divsChild>
        <w:div w:id="1928996223">
          <w:marLeft w:val="0"/>
          <w:marRight w:val="0"/>
          <w:marTop w:val="0"/>
          <w:marBottom w:val="0"/>
          <w:divBdr>
            <w:top w:val="none" w:sz="0" w:space="0" w:color="auto"/>
            <w:left w:val="none" w:sz="0" w:space="0" w:color="auto"/>
            <w:bottom w:val="none" w:sz="0" w:space="0" w:color="auto"/>
            <w:right w:val="none" w:sz="0" w:space="0" w:color="auto"/>
          </w:divBdr>
        </w:div>
        <w:div w:id="308755032">
          <w:marLeft w:val="0"/>
          <w:marRight w:val="0"/>
          <w:marTop w:val="0"/>
          <w:marBottom w:val="0"/>
          <w:divBdr>
            <w:top w:val="none" w:sz="0" w:space="0" w:color="auto"/>
            <w:left w:val="none" w:sz="0" w:space="0" w:color="auto"/>
            <w:bottom w:val="none" w:sz="0" w:space="0" w:color="auto"/>
            <w:right w:val="none" w:sz="0" w:space="0" w:color="auto"/>
          </w:divBdr>
        </w:div>
        <w:div w:id="1360206704">
          <w:marLeft w:val="0"/>
          <w:marRight w:val="0"/>
          <w:marTop w:val="0"/>
          <w:marBottom w:val="0"/>
          <w:divBdr>
            <w:top w:val="none" w:sz="0" w:space="0" w:color="auto"/>
            <w:left w:val="none" w:sz="0" w:space="0" w:color="auto"/>
            <w:bottom w:val="none" w:sz="0" w:space="0" w:color="auto"/>
            <w:right w:val="none" w:sz="0" w:space="0" w:color="auto"/>
          </w:divBdr>
        </w:div>
      </w:divsChild>
    </w:div>
    <w:div w:id="740560793">
      <w:bodyDiv w:val="1"/>
      <w:marLeft w:val="0"/>
      <w:marRight w:val="0"/>
      <w:marTop w:val="0"/>
      <w:marBottom w:val="0"/>
      <w:divBdr>
        <w:top w:val="none" w:sz="0" w:space="0" w:color="auto"/>
        <w:left w:val="none" w:sz="0" w:space="0" w:color="auto"/>
        <w:bottom w:val="none" w:sz="0" w:space="0" w:color="auto"/>
        <w:right w:val="none" w:sz="0" w:space="0" w:color="auto"/>
      </w:divBdr>
      <w:divsChild>
        <w:div w:id="1558780894">
          <w:marLeft w:val="0"/>
          <w:marRight w:val="0"/>
          <w:marTop w:val="0"/>
          <w:marBottom w:val="0"/>
          <w:divBdr>
            <w:top w:val="none" w:sz="0" w:space="0" w:color="auto"/>
            <w:left w:val="none" w:sz="0" w:space="0" w:color="auto"/>
            <w:bottom w:val="none" w:sz="0" w:space="0" w:color="auto"/>
            <w:right w:val="none" w:sz="0" w:space="0" w:color="auto"/>
          </w:divBdr>
          <w:divsChild>
            <w:div w:id="681856101">
              <w:marLeft w:val="0"/>
              <w:marRight w:val="0"/>
              <w:marTop w:val="0"/>
              <w:marBottom w:val="0"/>
              <w:divBdr>
                <w:top w:val="none" w:sz="0" w:space="0" w:color="auto"/>
                <w:left w:val="none" w:sz="0" w:space="0" w:color="auto"/>
                <w:bottom w:val="none" w:sz="0" w:space="0" w:color="auto"/>
                <w:right w:val="none" w:sz="0" w:space="0" w:color="auto"/>
              </w:divBdr>
              <w:divsChild>
                <w:div w:id="1746491950">
                  <w:marLeft w:val="0"/>
                  <w:marRight w:val="0"/>
                  <w:marTop w:val="0"/>
                  <w:marBottom w:val="0"/>
                  <w:divBdr>
                    <w:top w:val="none" w:sz="0" w:space="0" w:color="auto"/>
                    <w:left w:val="none" w:sz="0" w:space="0" w:color="auto"/>
                    <w:bottom w:val="none" w:sz="0" w:space="0" w:color="auto"/>
                    <w:right w:val="none" w:sz="0" w:space="0" w:color="auto"/>
                  </w:divBdr>
                  <w:divsChild>
                    <w:div w:id="12448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20394">
      <w:bodyDiv w:val="1"/>
      <w:marLeft w:val="0"/>
      <w:marRight w:val="0"/>
      <w:marTop w:val="0"/>
      <w:marBottom w:val="0"/>
      <w:divBdr>
        <w:top w:val="none" w:sz="0" w:space="0" w:color="auto"/>
        <w:left w:val="none" w:sz="0" w:space="0" w:color="auto"/>
        <w:bottom w:val="none" w:sz="0" w:space="0" w:color="auto"/>
        <w:right w:val="none" w:sz="0" w:space="0" w:color="auto"/>
      </w:divBdr>
    </w:div>
    <w:div w:id="750084449">
      <w:bodyDiv w:val="1"/>
      <w:marLeft w:val="0"/>
      <w:marRight w:val="0"/>
      <w:marTop w:val="0"/>
      <w:marBottom w:val="0"/>
      <w:divBdr>
        <w:top w:val="none" w:sz="0" w:space="0" w:color="auto"/>
        <w:left w:val="none" w:sz="0" w:space="0" w:color="auto"/>
        <w:bottom w:val="none" w:sz="0" w:space="0" w:color="auto"/>
        <w:right w:val="none" w:sz="0" w:space="0" w:color="auto"/>
      </w:divBdr>
      <w:divsChild>
        <w:div w:id="2138641320">
          <w:marLeft w:val="0"/>
          <w:marRight w:val="0"/>
          <w:marTop w:val="0"/>
          <w:marBottom w:val="0"/>
          <w:divBdr>
            <w:top w:val="none" w:sz="0" w:space="0" w:color="auto"/>
            <w:left w:val="none" w:sz="0" w:space="0" w:color="auto"/>
            <w:bottom w:val="none" w:sz="0" w:space="0" w:color="auto"/>
            <w:right w:val="none" w:sz="0" w:space="0" w:color="auto"/>
          </w:divBdr>
          <w:divsChild>
            <w:div w:id="1234659509">
              <w:marLeft w:val="0"/>
              <w:marRight w:val="0"/>
              <w:marTop w:val="0"/>
              <w:marBottom w:val="0"/>
              <w:divBdr>
                <w:top w:val="none" w:sz="0" w:space="0" w:color="auto"/>
                <w:left w:val="none" w:sz="0" w:space="0" w:color="auto"/>
                <w:bottom w:val="none" w:sz="0" w:space="0" w:color="auto"/>
                <w:right w:val="none" w:sz="0" w:space="0" w:color="auto"/>
              </w:divBdr>
              <w:divsChild>
                <w:div w:id="6841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7514">
      <w:bodyDiv w:val="1"/>
      <w:marLeft w:val="0"/>
      <w:marRight w:val="0"/>
      <w:marTop w:val="0"/>
      <w:marBottom w:val="0"/>
      <w:divBdr>
        <w:top w:val="none" w:sz="0" w:space="0" w:color="auto"/>
        <w:left w:val="none" w:sz="0" w:space="0" w:color="auto"/>
        <w:bottom w:val="none" w:sz="0" w:space="0" w:color="auto"/>
        <w:right w:val="none" w:sz="0" w:space="0" w:color="auto"/>
      </w:divBdr>
    </w:div>
    <w:div w:id="753939083">
      <w:bodyDiv w:val="1"/>
      <w:marLeft w:val="0"/>
      <w:marRight w:val="0"/>
      <w:marTop w:val="0"/>
      <w:marBottom w:val="0"/>
      <w:divBdr>
        <w:top w:val="none" w:sz="0" w:space="0" w:color="auto"/>
        <w:left w:val="none" w:sz="0" w:space="0" w:color="auto"/>
        <w:bottom w:val="none" w:sz="0" w:space="0" w:color="auto"/>
        <w:right w:val="none" w:sz="0" w:space="0" w:color="auto"/>
      </w:divBdr>
      <w:divsChild>
        <w:div w:id="1879857453">
          <w:marLeft w:val="0"/>
          <w:marRight w:val="0"/>
          <w:marTop w:val="0"/>
          <w:marBottom w:val="0"/>
          <w:divBdr>
            <w:top w:val="none" w:sz="0" w:space="0" w:color="auto"/>
            <w:left w:val="none" w:sz="0" w:space="0" w:color="auto"/>
            <w:bottom w:val="none" w:sz="0" w:space="0" w:color="auto"/>
            <w:right w:val="none" w:sz="0" w:space="0" w:color="auto"/>
          </w:divBdr>
          <w:divsChild>
            <w:div w:id="1298949410">
              <w:marLeft w:val="0"/>
              <w:marRight w:val="0"/>
              <w:marTop w:val="0"/>
              <w:marBottom w:val="0"/>
              <w:divBdr>
                <w:top w:val="none" w:sz="0" w:space="0" w:color="auto"/>
                <w:left w:val="none" w:sz="0" w:space="0" w:color="auto"/>
                <w:bottom w:val="none" w:sz="0" w:space="0" w:color="auto"/>
                <w:right w:val="none" w:sz="0" w:space="0" w:color="auto"/>
              </w:divBdr>
              <w:divsChild>
                <w:div w:id="1934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715">
      <w:bodyDiv w:val="1"/>
      <w:marLeft w:val="0"/>
      <w:marRight w:val="0"/>
      <w:marTop w:val="0"/>
      <w:marBottom w:val="0"/>
      <w:divBdr>
        <w:top w:val="none" w:sz="0" w:space="0" w:color="auto"/>
        <w:left w:val="none" w:sz="0" w:space="0" w:color="auto"/>
        <w:bottom w:val="none" w:sz="0" w:space="0" w:color="auto"/>
        <w:right w:val="none" w:sz="0" w:space="0" w:color="auto"/>
      </w:divBdr>
    </w:div>
    <w:div w:id="755790458">
      <w:bodyDiv w:val="1"/>
      <w:marLeft w:val="0"/>
      <w:marRight w:val="0"/>
      <w:marTop w:val="0"/>
      <w:marBottom w:val="0"/>
      <w:divBdr>
        <w:top w:val="none" w:sz="0" w:space="0" w:color="auto"/>
        <w:left w:val="none" w:sz="0" w:space="0" w:color="auto"/>
        <w:bottom w:val="none" w:sz="0" w:space="0" w:color="auto"/>
        <w:right w:val="none" w:sz="0" w:space="0" w:color="auto"/>
      </w:divBdr>
    </w:div>
    <w:div w:id="763841278">
      <w:bodyDiv w:val="1"/>
      <w:marLeft w:val="0"/>
      <w:marRight w:val="0"/>
      <w:marTop w:val="0"/>
      <w:marBottom w:val="0"/>
      <w:divBdr>
        <w:top w:val="none" w:sz="0" w:space="0" w:color="auto"/>
        <w:left w:val="none" w:sz="0" w:space="0" w:color="auto"/>
        <w:bottom w:val="none" w:sz="0" w:space="0" w:color="auto"/>
        <w:right w:val="none" w:sz="0" w:space="0" w:color="auto"/>
      </w:divBdr>
    </w:div>
    <w:div w:id="766580680">
      <w:bodyDiv w:val="1"/>
      <w:marLeft w:val="0"/>
      <w:marRight w:val="0"/>
      <w:marTop w:val="0"/>
      <w:marBottom w:val="0"/>
      <w:divBdr>
        <w:top w:val="none" w:sz="0" w:space="0" w:color="auto"/>
        <w:left w:val="none" w:sz="0" w:space="0" w:color="auto"/>
        <w:bottom w:val="none" w:sz="0" w:space="0" w:color="auto"/>
        <w:right w:val="none" w:sz="0" w:space="0" w:color="auto"/>
      </w:divBdr>
    </w:div>
    <w:div w:id="766652143">
      <w:bodyDiv w:val="1"/>
      <w:marLeft w:val="0"/>
      <w:marRight w:val="0"/>
      <w:marTop w:val="0"/>
      <w:marBottom w:val="0"/>
      <w:divBdr>
        <w:top w:val="none" w:sz="0" w:space="0" w:color="auto"/>
        <w:left w:val="none" w:sz="0" w:space="0" w:color="auto"/>
        <w:bottom w:val="none" w:sz="0" w:space="0" w:color="auto"/>
        <w:right w:val="none" w:sz="0" w:space="0" w:color="auto"/>
      </w:divBdr>
    </w:div>
    <w:div w:id="767778416">
      <w:bodyDiv w:val="1"/>
      <w:marLeft w:val="0"/>
      <w:marRight w:val="0"/>
      <w:marTop w:val="0"/>
      <w:marBottom w:val="0"/>
      <w:divBdr>
        <w:top w:val="none" w:sz="0" w:space="0" w:color="auto"/>
        <w:left w:val="none" w:sz="0" w:space="0" w:color="auto"/>
        <w:bottom w:val="none" w:sz="0" w:space="0" w:color="auto"/>
        <w:right w:val="none" w:sz="0" w:space="0" w:color="auto"/>
      </w:divBdr>
    </w:div>
    <w:div w:id="769354121">
      <w:bodyDiv w:val="1"/>
      <w:marLeft w:val="0"/>
      <w:marRight w:val="0"/>
      <w:marTop w:val="0"/>
      <w:marBottom w:val="0"/>
      <w:divBdr>
        <w:top w:val="none" w:sz="0" w:space="0" w:color="auto"/>
        <w:left w:val="none" w:sz="0" w:space="0" w:color="auto"/>
        <w:bottom w:val="none" w:sz="0" w:space="0" w:color="auto"/>
        <w:right w:val="none" w:sz="0" w:space="0" w:color="auto"/>
      </w:divBdr>
    </w:div>
    <w:div w:id="773598013">
      <w:bodyDiv w:val="1"/>
      <w:marLeft w:val="0"/>
      <w:marRight w:val="0"/>
      <w:marTop w:val="0"/>
      <w:marBottom w:val="0"/>
      <w:divBdr>
        <w:top w:val="none" w:sz="0" w:space="0" w:color="auto"/>
        <w:left w:val="none" w:sz="0" w:space="0" w:color="auto"/>
        <w:bottom w:val="none" w:sz="0" w:space="0" w:color="auto"/>
        <w:right w:val="none" w:sz="0" w:space="0" w:color="auto"/>
      </w:divBdr>
    </w:div>
    <w:div w:id="775949043">
      <w:bodyDiv w:val="1"/>
      <w:marLeft w:val="0"/>
      <w:marRight w:val="0"/>
      <w:marTop w:val="0"/>
      <w:marBottom w:val="0"/>
      <w:divBdr>
        <w:top w:val="none" w:sz="0" w:space="0" w:color="auto"/>
        <w:left w:val="none" w:sz="0" w:space="0" w:color="auto"/>
        <w:bottom w:val="none" w:sz="0" w:space="0" w:color="auto"/>
        <w:right w:val="none" w:sz="0" w:space="0" w:color="auto"/>
      </w:divBdr>
      <w:divsChild>
        <w:div w:id="1928926654">
          <w:marLeft w:val="0"/>
          <w:marRight w:val="0"/>
          <w:marTop w:val="0"/>
          <w:marBottom w:val="0"/>
          <w:divBdr>
            <w:top w:val="none" w:sz="0" w:space="0" w:color="auto"/>
            <w:left w:val="none" w:sz="0" w:space="0" w:color="auto"/>
            <w:bottom w:val="none" w:sz="0" w:space="0" w:color="auto"/>
            <w:right w:val="none" w:sz="0" w:space="0" w:color="auto"/>
          </w:divBdr>
          <w:divsChild>
            <w:div w:id="528294781">
              <w:marLeft w:val="0"/>
              <w:marRight w:val="0"/>
              <w:marTop w:val="0"/>
              <w:marBottom w:val="0"/>
              <w:divBdr>
                <w:top w:val="none" w:sz="0" w:space="0" w:color="auto"/>
                <w:left w:val="none" w:sz="0" w:space="0" w:color="auto"/>
                <w:bottom w:val="none" w:sz="0" w:space="0" w:color="auto"/>
                <w:right w:val="none" w:sz="0" w:space="0" w:color="auto"/>
              </w:divBdr>
              <w:divsChild>
                <w:div w:id="933632726">
                  <w:marLeft w:val="0"/>
                  <w:marRight w:val="0"/>
                  <w:marTop w:val="0"/>
                  <w:marBottom w:val="0"/>
                  <w:divBdr>
                    <w:top w:val="none" w:sz="0" w:space="0" w:color="auto"/>
                    <w:left w:val="none" w:sz="0" w:space="0" w:color="auto"/>
                    <w:bottom w:val="none" w:sz="0" w:space="0" w:color="auto"/>
                    <w:right w:val="none" w:sz="0" w:space="0" w:color="auto"/>
                  </w:divBdr>
                  <w:divsChild>
                    <w:div w:id="1319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175107">
      <w:bodyDiv w:val="1"/>
      <w:marLeft w:val="0"/>
      <w:marRight w:val="0"/>
      <w:marTop w:val="0"/>
      <w:marBottom w:val="0"/>
      <w:divBdr>
        <w:top w:val="none" w:sz="0" w:space="0" w:color="auto"/>
        <w:left w:val="none" w:sz="0" w:space="0" w:color="auto"/>
        <w:bottom w:val="none" w:sz="0" w:space="0" w:color="auto"/>
        <w:right w:val="none" w:sz="0" w:space="0" w:color="auto"/>
      </w:divBdr>
    </w:div>
    <w:div w:id="776296608">
      <w:bodyDiv w:val="1"/>
      <w:marLeft w:val="0"/>
      <w:marRight w:val="0"/>
      <w:marTop w:val="0"/>
      <w:marBottom w:val="0"/>
      <w:divBdr>
        <w:top w:val="none" w:sz="0" w:space="0" w:color="auto"/>
        <w:left w:val="none" w:sz="0" w:space="0" w:color="auto"/>
        <w:bottom w:val="none" w:sz="0" w:space="0" w:color="auto"/>
        <w:right w:val="none" w:sz="0" w:space="0" w:color="auto"/>
      </w:divBdr>
      <w:divsChild>
        <w:div w:id="2136678787">
          <w:marLeft w:val="0"/>
          <w:marRight w:val="0"/>
          <w:marTop w:val="0"/>
          <w:marBottom w:val="0"/>
          <w:divBdr>
            <w:top w:val="none" w:sz="0" w:space="0" w:color="auto"/>
            <w:left w:val="none" w:sz="0" w:space="0" w:color="auto"/>
            <w:bottom w:val="none" w:sz="0" w:space="0" w:color="auto"/>
            <w:right w:val="none" w:sz="0" w:space="0" w:color="auto"/>
          </w:divBdr>
        </w:div>
      </w:divsChild>
    </w:div>
    <w:div w:id="781997369">
      <w:bodyDiv w:val="1"/>
      <w:marLeft w:val="0"/>
      <w:marRight w:val="0"/>
      <w:marTop w:val="0"/>
      <w:marBottom w:val="0"/>
      <w:divBdr>
        <w:top w:val="none" w:sz="0" w:space="0" w:color="auto"/>
        <w:left w:val="none" w:sz="0" w:space="0" w:color="auto"/>
        <w:bottom w:val="none" w:sz="0" w:space="0" w:color="auto"/>
        <w:right w:val="none" w:sz="0" w:space="0" w:color="auto"/>
      </w:divBdr>
    </w:div>
    <w:div w:id="789010531">
      <w:bodyDiv w:val="1"/>
      <w:marLeft w:val="0"/>
      <w:marRight w:val="0"/>
      <w:marTop w:val="0"/>
      <w:marBottom w:val="0"/>
      <w:divBdr>
        <w:top w:val="none" w:sz="0" w:space="0" w:color="auto"/>
        <w:left w:val="none" w:sz="0" w:space="0" w:color="auto"/>
        <w:bottom w:val="none" w:sz="0" w:space="0" w:color="auto"/>
        <w:right w:val="none" w:sz="0" w:space="0" w:color="auto"/>
      </w:divBdr>
      <w:divsChild>
        <w:div w:id="1039814703">
          <w:marLeft w:val="0"/>
          <w:marRight w:val="0"/>
          <w:marTop w:val="0"/>
          <w:marBottom w:val="0"/>
          <w:divBdr>
            <w:top w:val="none" w:sz="0" w:space="0" w:color="auto"/>
            <w:left w:val="none" w:sz="0" w:space="0" w:color="auto"/>
            <w:bottom w:val="none" w:sz="0" w:space="0" w:color="auto"/>
            <w:right w:val="none" w:sz="0" w:space="0" w:color="auto"/>
          </w:divBdr>
          <w:divsChild>
            <w:div w:id="1962418847">
              <w:marLeft w:val="0"/>
              <w:marRight w:val="0"/>
              <w:marTop w:val="0"/>
              <w:marBottom w:val="0"/>
              <w:divBdr>
                <w:top w:val="none" w:sz="0" w:space="0" w:color="auto"/>
                <w:left w:val="none" w:sz="0" w:space="0" w:color="auto"/>
                <w:bottom w:val="none" w:sz="0" w:space="0" w:color="auto"/>
                <w:right w:val="none" w:sz="0" w:space="0" w:color="auto"/>
              </w:divBdr>
              <w:divsChild>
                <w:div w:id="1647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7764">
      <w:bodyDiv w:val="1"/>
      <w:marLeft w:val="0"/>
      <w:marRight w:val="0"/>
      <w:marTop w:val="0"/>
      <w:marBottom w:val="0"/>
      <w:divBdr>
        <w:top w:val="none" w:sz="0" w:space="0" w:color="auto"/>
        <w:left w:val="none" w:sz="0" w:space="0" w:color="auto"/>
        <w:bottom w:val="none" w:sz="0" w:space="0" w:color="auto"/>
        <w:right w:val="none" w:sz="0" w:space="0" w:color="auto"/>
      </w:divBdr>
    </w:div>
    <w:div w:id="791242657">
      <w:bodyDiv w:val="1"/>
      <w:marLeft w:val="0"/>
      <w:marRight w:val="0"/>
      <w:marTop w:val="0"/>
      <w:marBottom w:val="0"/>
      <w:divBdr>
        <w:top w:val="none" w:sz="0" w:space="0" w:color="auto"/>
        <w:left w:val="none" w:sz="0" w:space="0" w:color="auto"/>
        <w:bottom w:val="none" w:sz="0" w:space="0" w:color="auto"/>
        <w:right w:val="none" w:sz="0" w:space="0" w:color="auto"/>
      </w:divBdr>
      <w:divsChild>
        <w:div w:id="45296754">
          <w:marLeft w:val="0"/>
          <w:marRight w:val="0"/>
          <w:marTop w:val="0"/>
          <w:marBottom w:val="0"/>
          <w:divBdr>
            <w:top w:val="none" w:sz="0" w:space="0" w:color="auto"/>
            <w:left w:val="none" w:sz="0" w:space="0" w:color="auto"/>
            <w:bottom w:val="none" w:sz="0" w:space="0" w:color="auto"/>
            <w:right w:val="none" w:sz="0" w:space="0" w:color="auto"/>
          </w:divBdr>
        </w:div>
        <w:div w:id="492139606">
          <w:marLeft w:val="0"/>
          <w:marRight w:val="0"/>
          <w:marTop w:val="0"/>
          <w:marBottom w:val="0"/>
          <w:divBdr>
            <w:top w:val="none" w:sz="0" w:space="0" w:color="auto"/>
            <w:left w:val="none" w:sz="0" w:space="0" w:color="auto"/>
            <w:bottom w:val="none" w:sz="0" w:space="0" w:color="auto"/>
            <w:right w:val="none" w:sz="0" w:space="0" w:color="auto"/>
          </w:divBdr>
        </w:div>
      </w:divsChild>
    </w:div>
    <w:div w:id="793329437">
      <w:bodyDiv w:val="1"/>
      <w:marLeft w:val="0"/>
      <w:marRight w:val="0"/>
      <w:marTop w:val="0"/>
      <w:marBottom w:val="0"/>
      <w:divBdr>
        <w:top w:val="none" w:sz="0" w:space="0" w:color="auto"/>
        <w:left w:val="none" w:sz="0" w:space="0" w:color="auto"/>
        <w:bottom w:val="none" w:sz="0" w:space="0" w:color="auto"/>
        <w:right w:val="none" w:sz="0" w:space="0" w:color="auto"/>
      </w:divBdr>
    </w:div>
    <w:div w:id="797341392">
      <w:bodyDiv w:val="1"/>
      <w:marLeft w:val="0"/>
      <w:marRight w:val="0"/>
      <w:marTop w:val="0"/>
      <w:marBottom w:val="0"/>
      <w:divBdr>
        <w:top w:val="none" w:sz="0" w:space="0" w:color="auto"/>
        <w:left w:val="none" w:sz="0" w:space="0" w:color="auto"/>
        <w:bottom w:val="none" w:sz="0" w:space="0" w:color="auto"/>
        <w:right w:val="none" w:sz="0" w:space="0" w:color="auto"/>
      </w:divBdr>
      <w:divsChild>
        <w:div w:id="1824546854">
          <w:marLeft w:val="0"/>
          <w:marRight w:val="0"/>
          <w:marTop w:val="0"/>
          <w:marBottom w:val="0"/>
          <w:divBdr>
            <w:top w:val="none" w:sz="0" w:space="0" w:color="auto"/>
            <w:left w:val="none" w:sz="0" w:space="0" w:color="auto"/>
            <w:bottom w:val="none" w:sz="0" w:space="0" w:color="auto"/>
            <w:right w:val="none" w:sz="0" w:space="0" w:color="auto"/>
          </w:divBdr>
          <w:divsChild>
            <w:div w:id="940382626">
              <w:marLeft w:val="0"/>
              <w:marRight w:val="0"/>
              <w:marTop w:val="0"/>
              <w:marBottom w:val="0"/>
              <w:divBdr>
                <w:top w:val="none" w:sz="0" w:space="0" w:color="auto"/>
                <w:left w:val="none" w:sz="0" w:space="0" w:color="auto"/>
                <w:bottom w:val="none" w:sz="0" w:space="0" w:color="auto"/>
                <w:right w:val="none" w:sz="0" w:space="0" w:color="auto"/>
              </w:divBdr>
              <w:divsChild>
                <w:div w:id="12875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5686">
      <w:bodyDiv w:val="1"/>
      <w:marLeft w:val="0"/>
      <w:marRight w:val="0"/>
      <w:marTop w:val="0"/>
      <w:marBottom w:val="0"/>
      <w:divBdr>
        <w:top w:val="none" w:sz="0" w:space="0" w:color="auto"/>
        <w:left w:val="none" w:sz="0" w:space="0" w:color="auto"/>
        <w:bottom w:val="none" w:sz="0" w:space="0" w:color="auto"/>
        <w:right w:val="none" w:sz="0" w:space="0" w:color="auto"/>
      </w:divBdr>
    </w:div>
    <w:div w:id="799223497">
      <w:bodyDiv w:val="1"/>
      <w:marLeft w:val="0"/>
      <w:marRight w:val="0"/>
      <w:marTop w:val="0"/>
      <w:marBottom w:val="0"/>
      <w:divBdr>
        <w:top w:val="none" w:sz="0" w:space="0" w:color="auto"/>
        <w:left w:val="none" w:sz="0" w:space="0" w:color="auto"/>
        <w:bottom w:val="none" w:sz="0" w:space="0" w:color="auto"/>
        <w:right w:val="none" w:sz="0" w:space="0" w:color="auto"/>
      </w:divBdr>
    </w:div>
    <w:div w:id="800071449">
      <w:bodyDiv w:val="1"/>
      <w:marLeft w:val="0"/>
      <w:marRight w:val="0"/>
      <w:marTop w:val="0"/>
      <w:marBottom w:val="0"/>
      <w:divBdr>
        <w:top w:val="none" w:sz="0" w:space="0" w:color="auto"/>
        <w:left w:val="none" w:sz="0" w:space="0" w:color="auto"/>
        <w:bottom w:val="none" w:sz="0" w:space="0" w:color="auto"/>
        <w:right w:val="none" w:sz="0" w:space="0" w:color="auto"/>
      </w:divBdr>
    </w:div>
    <w:div w:id="801074508">
      <w:bodyDiv w:val="1"/>
      <w:marLeft w:val="0"/>
      <w:marRight w:val="0"/>
      <w:marTop w:val="0"/>
      <w:marBottom w:val="0"/>
      <w:divBdr>
        <w:top w:val="none" w:sz="0" w:space="0" w:color="auto"/>
        <w:left w:val="none" w:sz="0" w:space="0" w:color="auto"/>
        <w:bottom w:val="none" w:sz="0" w:space="0" w:color="auto"/>
        <w:right w:val="none" w:sz="0" w:space="0" w:color="auto"/>
      </w:divBdr>
      <w:divsChild>
        <w:div w:id="1107122157">
          <w:marLeft w:val="0"/>
          <w:marRight w:val="0"/>
          <w:marTop w:val="0"/>
          <w:marBottom w:val="0"/>
          <w:divBdr>
            <w:top w:val="none" w:sz="0" w:space="0" w:color="auto"/>
            <w:left w:val="none" w:sz="0" w:space="0" w:color="auto"/>
            <w:bottom w:val="none" w:sz="0" w:space="0" w:color="auto"/>
            <w:right w:val="none" w:sz="0" w:space="0" w:color="auto"/>
          </w:divBdr>
          <w:divsChild>
            <w:div w:id="1933778678">
              <w:marLeft w:val="0"/>
              <w:marRight w:val="0"/>
              <w:marTop w:val="0"/>
              <w:marBottom w:val="0"/>
              <w:divBdr>
                <w:top w:val="none" w:sz="0" w:space="0" w:color="auto"/>
                <w:left w:val="none" w:sz="0" w:space="0" w:color="auto"/>
                <w:bottom w:val="none" w:sz="0" w:space="0" w:color="auto"/>
                <w:right w:val="none" w:sz="0" w:space="0" w:color="auto"/>
              </w:divBdr>
              <w:divsChild>
                <w:div w:id="899097021">
                  <w:marLeft w:val="0"/>
                  <w:marRight w:val="0"/>
                  <w:marTop w:val="0"/>
                  <w:marBottom w:val="0"/>
                  <w:divBdr>
                    <w:top w:val="none" w:sz="0" w:space="0" w:color="auto"/>
                    <w:left w:val="none" w:sz="0" w:space="0" w:color="auto"/>
                    <w:bottom w:val="none" w:sz="0" w:space="0" w:color="auto"/>
                    <w:right w:val="none" w:sz="0" w:space="0" w:color="auto"/>
                  </w:divBdr>
                  <w:divsChild>
                    <w:div w:id="1530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39668">
      <w:bodyDiv w:val="1"/>
      <w:marLeft w:val="0"/>
      <w:marRight w:val="0"/>
      <w:marTop w:val="0"/>
      <w:marBottom w:val="0"/>
      <w:divBdr>
        <w:top w:val="none" w:sz="0" w:space="0" w:color="auto"/>
        <w:left w:val="none" w:sz="0" w:space="0" w:color="auto"/>
        <w:bottom w:val="none" w:sz="0" w:space="0" w:color="auto"/>
        <w:right w:val="none" w:sz="0" w:space="0" w:color="auto"/>
      </w:divBdr>
      <w:divsChild>
        <w:div w:id="856188489">
          <w:marLeft w:val="0"/>
          <w:marRight w:val="0"/>
          <w:marTop w:val="0"/>
          <w:marBottom w:val="0"/>
          <w:divBdr>
            <w:top w:val="none" w:sz="0" w:space="0" w:color="auto"/>
            <w:left w:val="none" w:sz="0" w:space="0" w:color="auto"/>
            <w:bottom w:val="none" w:sz="0" w:space="0" w:color="auto"/>
            <w:right w:val="none" w:sz="0" w:space="0" w:color="auto"/>
          </w:divBdr>
        </w:div>
      </w:divsChild>
    </w:div>
    <w:div w:id="801920546">
      <w:bodyDiv w:val="1"/>
      <w:marLeft w:val="0"/>
      <w:marRight w:val="0"/>
      <w:marTop w:val="0"/>
      <w:marBottom w:val="0"/>
      <w:divBdr>
        <w:top w:val="none" w:sz="0" w:space="0" w:color="auto"/>
        <w:left w:val="none" w:sz="0" w:space="0" w:color="auto"/>
        <w:bottom w:val="none" w:sz="0" w:space="0" w:color="auto"/>
        <w:right w:val="none" w:sz="0" w:space="0" w:color="auto"/>
      </w:divBdr>
    </w:div>
    <w:div w:id="802425054">
      <w:bodyDiv w:val="1"/>
      <w:marLeft w:val="0"/>
      <w:marRight w:val="0"/>
      <w:marTop w:val="0"/>
      <w:marBottom w:val="0"/>
      <w:divBdr>
        <w:top w:val="none" w:sz="0" w:space="0" w:color="auto"/>
        <w:left w:val="none" w:sz="0" w:space="0" w:color="auto"/>
        <w:bottom w:val="none" w:sz="0" w:space="0" w:color="auto"/>
        <w:right w:val="none" w:sz="0" w:space="0" w:color="auto"/>
      </w:divBdr>
    </w:div>
    <w:div w:id="802578485">
      <w:bodyDiv w:val="1"/>
      <w:marLeft w:val="0"/>
      <w:marRight w:val="0"/>
      <w:marTop w:val="0"/>
      <w:marBottom w:val="0"/>
      <w:divBdr>
        <w:top w:val="none" w:sz="0" w:space="0" w:color="auto"/>
        <w:left w:val="none" w:sz="0" w:space="0" w:color="auto"/>
        <w:bottom w:val="none" w:sz="0" w:space="0" w:color="auto"/>
        <w:right w:val="none" w:sz="0" w:space="0" w:color="auto"/>
      </w:divBdr>
    </w:div>
    <w:div w:id="803695046">
      <w:bodyDiv w:val="1"/>
      <w:marLeft w:val="0"/>
      <w:marRight w:val="0"/>
      <w:marTop w:val="0"/>
      <w:marBottom w:val="0"/>
      <w:divBdr>
        <w:top w:val="none" w:sz="0" w:space="0" w:color="auto"/>
        <w:left w:val="none" w:sz="0" w:space="0" w:color="auto"/>
        <w:bottom w:val="none" w:sz="0" w:space="0" w:color="auto"/>
        <w:right w:val="none" w:sz="0" w:space="0" w:color="auto"/>
      </w:divBdr>
      <w:divsChild>
        <w:div w:id="1184242941">
          <w:marLeft w:val="0"/>
          <w:marRight w:val="0"/>
          <w:marTop w:val="0"/>
          <w:marBottom w:val="0"/>
          <w:divBdr>
            <w:top w:val="none" w:sz="0" w:space="0" w:color="auto"/>
            <w:left w:val="none" w:sz="0" w:space="0" w:color="auto"/>
            <w:bottom w:val="none" w:sz="0" w:space="0" w:color="auto"/>
            <w:right w:val="none" w:sz="0" w:space="0" w:color="auto"/>
          </w:divBdr>
          <w:divsChild>
            <w:div w:id="1179659032">
              <w:marLeft w:val="0"/>
              <w:marRight w:val="0"/>
              <w:marTop w:val="0"/>
              <w:marBottom w:val="0"/>
              <w:divBdr>
                <w:top w:val="none" w:sz="0" w:space="0" w:color="auto"/>
                <w:left w:val="none" w:sz="0" w:space="0" w:color="auto"/>
                <w:bottom w:val="none" w:sz="0" w:space="0" w:color="auto"/>
                <w:right w:val="none" w:sz="0" w:space="0" w:color="auto"/>
              </w:divBdr>
              <w:divsChild>
                <w:div w:id="9519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5161">
      <w:bodyDiv w:val="1"/>
      <w:marLeft w:val="0"/>
      <w:marRight w:val="0"/>
      <w:marTop w:val="0"/>
      <w:marBottom w:val="0"/>
      <w:divBdr>
        <w:top w:val="none" w:sz="0" w:space="0" w:color="auto"/>
        <w:left w:val="none" w:sz="0" w:space="0" w:color="auto"/>
        <w:bottom w:val="none" w:sz="0" w:space="0" w:color="auto"/>
        <w:right w:val="none" w:sz="0" w:space="0" w:color="auto"/>
      </w:divBdr>
    </w:div>
    <w:div w:id="808015554">
      <w:bodyDiv w:val="1"/>
      <w:marLeft w:val="0"/>
      <w:marRight w:val="0"/>
      <w:marTop w:val="0"/>
      <w:marBottom w:val="0"/>
      <w:divBdr>
        <w:top w:val="none" w:sz="0" w:space="0" w:color="auto"/>
        <w:left w:val="none" w:sz="0" w:space="0" w:color="auto"/>
        <w:bottom w:val="none" w:sz="0" w:space="0" w:color="auto"/>
        <w:right w:val="none" w:sz="0" w:space="0" w:color="auto"/>
      </w:divBdr>
      <w:divsChild>
        <w:div w:id="491410903">
          <w:marLeft w:val="0"/>
          <w:marRight w:val="0"/>
          <w:marTop w:val="0"/>
          <w:marBottom w:val="0"/>
          <w:divBdr>
            <w:top w:val="none" w:sz="0" w:space="0" w:color="auto"/>
            <w:left w:val="none" w:sz="0" w:space="0" w:color="auto"/>
            <w:bottom w:val="none" w:sz="0" w:space="0" w:color="auto"/>
            <w:right w:val="none" w:sz="0" w:space="0" w:color="auto"/>
          </w:divBdr>
          <w:divsChild>
            <w:div w:id="1650934326">
              <w:marLeft w:val="0"/>
              <w:marRight w:val="0"/>
              <w:marTop w:val="0"/>
              <w:marBottom w:val="0"/>
              <w:divBdr>
                <w:top w:val="none" w:sz="0" w:space="0" w:color="auto"/>
                <w:left w:val="none" w:sz="0" w:space="0" w:color="auto"/>
                <w:bottom w:val="none" w:sz="0" w:space="0" w:color="auto"/>
                <w:right w:val="none" w:sz="0" w:space="0" w:color="auto"/>
              </w:divBdr>
              <w:divsChild>
                <w:div w:id="2117820095">
                  <w:marLeft w:val="0"/>
                  <w:marRight w:val="0"/>
                  <w:marTop w:val="0"/>
                  <w:marBottom w:val="0"/>
                  <w:divBdr>
                    <w:top w:val="none" w:sz="0" w:space="0" w:color="auto"/>
                    <w:left w:val="none" w:sz="0" w:space="0" w:color="auto"/>
                    <w:bottom w:val="none" w:sz="0" w:space="0" w:color="auto"/>
                    <w:right w:val="none" w:sz="0" w:space="0" w:color="auto"/>
                  </w:divBdr>
                  <w:divsChild>
                    <w:div w:id="5064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5968">
      <w:bodyDiv w:val="1"/>
      <w:marLeft w:val="0"/>
      <w:marRight w:val="0"/>
      <w:marTop w:val="0"/>
      <w:marBottom w:val="0"/>
      <w:divBdr>
        <w:top w:val="none" w:sz="0" w:space="0" w:color="auto"/>
        <w:left w:val="none" w:sz="0" w:space="0" w:color="auto"/>
        <w:bottom w:val="none" w:sz="0" w:space="0" w:color="auto"/>
        <w:right w:val="none" w:sz="0" w:space="0" w:color="auto"/>
      </w:divBdr>
      <w:divsChild>
        <w:div w:id="226843125">
          <w:marLeft w:val="0"/>
          <w:marRight w:val="0"/>
          <w:marTop w:val="0"/>
          <w:marBottom w:val="0"/>
          <w:divBdr>
            <w:top w:val="none" w:sz="0" w:space="0" w:color="auto"/>
            <w:left w:val="none" w:sz="0" w:space="0" w:color="auto"/>
            <w:bottom w:val="none" w:sz="0" w:space="0" w:color="auto"/>
            <w:right w:val="none" w:sz="0" w:space="0" w:color="auto"/>
          </w:divBdr>
        </w:div>
      </w:divsChild>
    </w:div>
    <w:div w:id="812139154">
      <w:bodyDiv w:val="1"/>
      <w:marLeft w:val="0"/>
      <w:marRight w:val="0"/>
      <w:marTop w:val="0"/>
      <w:marBottom w:val="0"/>
      <w:divBdr>
        <w:top w:val="none" w:sz="0" w:space="0" w:color="auto"/>
        <w:left w:val="none" w:sz="0" w:space="0" w:color="auto"/>
        <w:bottom w:val="none" w:sz="0" w:space="0" w:color="auto"/>
        <w:right w:val="none" w:sz="0" w:space="0" w:color="auto"/>
      </w:divBdr>
    </w:div>
    <w:div w:id="815872854">
      <w:bodyDiv w:val="1"/>
      <w:marLeft w:val="0"/>
      <w:marRight w:val="0"/>
      <w:marTop w:val="0"/>
      <w:marBottom w:val="0"/>
      <w:divBdr>
        <w:top w:val="none" w:sz="0" w:space="0" w:color="auto"/>
        <w:left w:val="none" w:sz="0" w:space="0" w:color="auto"/>
        <w:bottom w:val="none" w:sz="0" w:space="0" w:color="auto"/>
        <w:right w:val="none" w:sz="0" w:space="0" w:color="auto"/>
      </w:divBdr>
      <w:divsChild>
        <w:div w:id="680937495">
          <w:marLeft w:val="0"/>
          <w:marRight w:val="0"/>
          <w:marTop w:val="0"/>
          <w:marBottom w:val="0"/>
          <w:divBdr>
            <w:top w:val="none" w:sz="0" w:space="0" w:color="auto"/>
            <w:left w:val="none" w:sz="0" w:space="0" w:color="auto"/>
            <w:bottom w:val="none" w:sz="0" w:space="0" w:color="auto"/>
            <w:right w:val="none" w:sz="0" w:space="0" w:color="auto"/>
          </w:divBdr>
          <w:divsChild>
            <w:div w:id="970208674">
              <w:marLeft w:val="0"/>
              <w:marRight w:val="0"/>
              <w:marTop w:val="0"/>
              <w:marBottom w:val="0"/>
              <w:divBdr>
                <w:top w:val="none" w:sz="0" w:space="0" w:color="auto"/>
                <w:left w:val="none" w:sz="0" w:space="0" w:color="auto"/>
                <w:bottom w:val="none" w:sz="0" w:space="0" w:color="auto"/>
                <w:right w:val="none" w:sz="0" w:space="0" w:color="auto"/>
              </w:divBdr>
              <w:divsChild>
                <w:div w:id="1404836874">
                  <w:marLeft w:val="0"/>
                  <w:marRight w:val="0"/>
                  <w:marTop w:val="0"/>
                  <w:marBottom w:val="0"/>
                  <w:divBdr>
                    <w:top w:val="none" w:sz="0" w:space="0" w:color="auto"/>
                    <w:left w:val="none" w:sz="0" w:space="0" w:color="auto"/>
                    <w:bottom w:val="none" w:sz="0" w:space="0" w:color="auto"/>
                    <w:right w:val="none" w:sz="0" w:space="0" w:color="auto"/>
                  </w:divBdr>
                  <w:divsChild>
                    <w:div w:id="5548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5202">
      <w:bodyDiv w:val="1"/>
      <w:marLeft w:val="0"/>
      <w:marRight w:val="0"/>
      <w:marTop w:val="0"/>
      <w:marBottom w:val="0"/>
      <w:divBdr>
        <w:top w:val="none" w:sz="0" w:space="0" w:color="auto"/>
        <w:left w:val="none" w:sz="0" w:space="0" w:color="auto"/>
        <w:bottom w:val="none" w:sz="0" w:space="0" w:color="auto"/>
        <w:right w:val="none" w:sz="0" w:space="0" w:color="auto"/>
      </w:divBdr>
    </w:div>
    <w:div w:id="817528477">
      <w:bodyDiv w:val="1"/>
      <w:marLeft w:val="0"/>
      <w:marRight w:val="0"/>
      <w:marTop w:val="0"/>
      <w:marBottom w:val="0"/>
      <w:divBdr>
        <w:top w:val="none" w:sz="0" w:space="0" w:color="auto"/>
        <w:left w:val="none" w:sz="0" w:space="0" w:color="auto"/>
        <w:bottom w:val="none" w:sz="0" w:space="0" w:color="auto"/>
        <w:right w:val="none" w:sz="0" w:space="0" w:color="auto"/>
      </w:divBdr>
    </w:div>
    <w:div w:id="821432877">
      <w:bodyDiv w:val="1"/>
      <w:marLeft w:val="0"/>
      <w:marRight w:val="0"/>
      <w:marTop w:val="0"/>
      <w:marBottom w:val="0"/>
      <w:divBdr>
        <w:top w:val="none" w:sz="0" w:space="0" w:color="auto"/>
        <w:left w:val="none" w:sz="0" w:space="0" w:color="auto"/>
        <w:bottom w:val="none" w:sz="0" w:space="0" w:color="auto"/>
        <w:right w:val="none" w:sz="0" w:space="0" w:color="auto"/>
      </w:divBdr>
    </w:div>
    <w:div w:id="825559707">
      <w:bodyDiv w:val="1"/>
      <w:marLeft w:val="0"/>
      <w:marRight w:val="0"/>
      <w:marTop w:val="0"/>
      <w:marBottom w:val="0"/>
      <w:divBdr>
        <w:top w:val="none" w:sz="0" w:space="0" w:color="auto"/>
        <w:left w:val="none" w:sz="0" w:space="0" w:color="auto"/>
        <w:bottom w:val="none" w:sz="0" w:space="0" w:color="auto"/>
        <w:right w:val="none" w:sz="0" w:space="0" w:color="auto"/>
      </w:divBdr>
    </w:div>
    <w:div w:id="826746160">
      <w:bodyDiv w:val="1"/>
      <w:marLeft w:val="0"/>
      <w:marRight w:val="0"/>
      <w:marTop w:val="0"/>
      <w:marBottom w:val="0"/>
      <w:divBdr>
        <w:top w:val="none" w:sz="0" w:space="0" w:color="auto"/>
        <w:left w:val="none" w:sz="0" w:space="0" w:color="auto"/>
        <w:bottom w:val="none" w:sz="0" w:space="0" w:color="auto"/>
        <w:right w:val="none" w:sz="0" w:space="0" w:color="auto"/>
      </w:divBdr>
    </w:div>
    <w:div w:id="827477012">
      <w:bodyDiv w:val="1"/>
      <w:marLeft w:val="0"/>
      <w:marRight w:val="0"/>
      <w:marTop w:val="0"/>
      <w:marBottom w:val="0"/>
      <w:divBdr>
        <w:top w:val="none" w:sz="0" w:space="0" w:color="auto"/>
        <w:left w:val="none" w:sz="0" w:space="0" w:color="auto"/>
        <w:bottom w:val="none" w:sz="0" w:space="0" w:color="auto"/>
        <w:right w:val="none" w:sz="0" w:space="0" w:color="auto"/>
      </w:divBdr>
      <w:divsChild>
        <w:div w:id="280113510">
          <w:marLeft w:val="0"/>
          <w:marRight w:val="0"/>
          <w:marTop w:val="60"/>
          <w:marBottom w:val="255"/>
          <w:divBdr>
            <w:top w:val="none" w:sz="0" w:space="0" w:color="auto"/>
            <w:left w:val="none" w:sz="0" w:space="0" w:color="auto"/>
            <w:bottom w:val="none" w:sz="0" w:space="0" w:color="auto"/>
            <w:right w:val="none" w:sz="0" w:space="0" w:color="auto"/>
          </w:divBdr>
          <w:divsChild>
            <w:div w:id="405765653">
              <w:marLeft w:val="0"/>
              <w:marRight w:val="0"/>
              <w:marTop w:val="0"/>
              <w:marBottom w:val="0"/>
              <w:divBdr>
                <w:top w:val="none" w:sz="0" w:space="0" w:color="auto"/>
                <w:left w:val="none" w:sz="0" w:space="0" w:color="auto"/>
                <w:bottom w:val="none" w:sz="0" w:space="0" w:color="auto"/>
                <w:right w:val="none" w:sz="0" w:space="0" w:color="auto"/>
              </w:divBdr>
              <w:divsChild>
                <w:div w:id="2147232314">
                  <w:marLeft w:val="0"/>
                  <w:marRight w:val="0"/>
                  <w:marTop w:val="0"/>
                  <w:marBottom w:val="0"/>
                  <w:divBdr>
                    <w:top w:val="none" w:sz="0" w:space="0" w:color="auto"/>
                    <w:left w:val="none" w:sz="0" w:space="0" w:color="auto"/>
                    <w:bottom w:val="none" w:sz="0" w:space="0" w:color="auto"/>
                    <w:right w:val="none" w:sz="0" w:space="0" w:color="auto"/>
                  </w:divBdr>
                  <w:divsChild>
                    <w:div w:id="1369914442">
                      <w:marLeft w:val="0"/>
                      <w:marRight w:val="0"/>
                      <w:marTop w:val="0"/>
                      <w:marBottom w:val="0"/>
                      <w:divBdr>
                        <w:top w:val="none" w:sz="0" w:space="0" w:color="auto"/>
                        <w:left w:val="none" w:sz="0" w:space="0" w:color="auto"/>
                        <w:bottom w:val="none" w:sz="0" w:space="0" w:color="auto"/>
                        <w:right w:val="none" w:sz="0" w:space="0" w:color="auto"/>
                      </w:divBdr>
                      <w:divsChild>
                        <w:div w:id="1634948474">
                          <w:marLeft w:val="0"/>
                          <w:marRight w:val="0"/>
                          <w:marTop w:val="0"/>
                          <w:marBottom w:val="0"/>
                          <w:divBdr>
                            <w:top w:val="none" w:sz="0" w:space="0" w:color="auto"/>
                            <w:left w:val="none" w:sz="0" w:space="0" w:color="auto"/>
                            <w:bottom w:val="none" w:sz="0" w:space="0" w:color="auto"/>
                            <w:right w:val="none" w:sz="0" w:space="0" w:color="auto"/>
                          </w:divBdr>
                          <w:divsChild>
                            <w:div w:id="647788957">
                              <w:marLeft w:val="0"/>
                              <w:marRight w:val="0"/>
                              <w:marTop w:val="0"/>
                              <w:marBottom w:val="0"/>
                              <w:divBdr>
                                <w:top w:val="none" w:sz="0" w:space="0" w:color="auto"/>
                                <w:left w:val="none" w:sz="0" w:space="0" w:color="auto"/>
                                <w:bottom w:val="none" w:sz="0" w:space="0" w:color="auto"/>
                                <w:right w:val="none" w:sz="0" w:space="0" w:color="auto"/>
                              </w:divBdr>
                              <w:divsChild>
                                <w:div w:id="1722900711">
                                  <w:marLeft w:val="0"/>
                                  <w:marRight w:val="0"/>
                                  <w:marTop w:val="0"/>
                                  <w:marBottom w:val="0"/>
                                  <w:divBdr>
                                    <w:top w:val="none" w:sz="0" w:space="0" w:color="auto"/>
                                    <w:left w:val="none" w:sz="0" w:space="0" w:color="auto"/>
                                    <w:bottom w:val="none" w:sz="0" w:space="0" w:color="auto"/>
                                    <w:right w:val="none" w:sz="0" w:space="0" w:color="auto"/>
                                  </w:divBdr>
                                  <w:divsChild>
                                    <w:div w:id="3858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806">
                              <w:marLeft w:val="0"/>
                              <w:marRight w:val="0"/>
                              <w:marTop w:val="0"/>
                              <w:marBottom w:val="0"/>
                              <w:divBdr>
                                <w:top w:val="none" w:sz="0" w:space="0" w:color="auto"/>
                                <w:left w:val="none" w:sz="0" w:space="0" w:color="auto"/>
                                <w:bottom w:val="none" w:sz="0" w:space="0" w:color="auto"/>
                                <w:right w:val="none" w:sz="0" w:space="0" w:color="auto"/>
                              </w:divBdr>
                              <w:divsChild>
                                <w:div w:id="226305784">
                                  <w:marLeft w:val="0"/>
                                  <w:marRight w:val="0"/>
                                  <w:marTop w:val="0"/>
                                  <w:marBottom w:val="0"/>
                                  <w:divBdr>
                                    <w:top w:val="none" w:sz="0" w:space="0" w:color="auto"/>
                                    <w:left w:val="none" w:sz="0" w:space="0" w:color="auto"/>
                                    <w:bottom w:val="none" w:sz="0" w:space="0" w:color="auto"/>
                                    <w:right w:val="none" w:sz="0" w:space="0" w:color="auto"/>
                                  </w:divBdr>
                                  <w:divsChild>
                                    <w:div w:id="649596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4256">
      <w:bodyDiv w:val="1"/>
      <w:marLeft w:val="0"/>
      <w:marRight w:val="0"/>
      <w:marTop w:val="0"/>
      <w:marBottom w:val="0"/>
      <w:divBdr>
        <w:top w:val="none" w:sz="0" w:space="0" w:color="auto"/>
        <w:left w:val="none" w:sz="0" w:space="0" w:color="auto"/>
        <w:bottom w:val="none" w:sz="0" w:space="0" w:color="auto"/>
        <w:right w:val="none" w:sz="0" w:space="0" w:color="auto"/>
      </w:divBdr>
      <w:divsChild>
        <w:div w:id="1910385739">
          <w:marLeft w:val="0"/>
          <w:marRight w:val="0"/>
          <w:marTop w:val="0"/>
          <w:marBottom w:val="0"/>
          <w:divBdr>
            <w:top w:val="none" w:sz="0" w:space="0" w:color="auto"/>
            <w:left w:val="none" w:sz="0" w:space="0" w:color="auto"/>
            <w:bottom w:val="none" w:sz="0" w:space="0" w:color="auto"/>
            <w:right w:val="none" w:sz="0" w:space="0" w:color="auto"/>
          </w:divBdr>
          <w:divsChild>
            <w:div w:id="136118585">
              <w:marLeft w:val="0"/>
              <w:marRight w:val="0"/>
              <w:marTop w:val="0"/>
              <w:marBottom w:val="0"/>
              <w:divBdr>
                <w:top w:val="none" w:sz="0" w:space="0" w:color="auto"/>
                <w:left w:val="none" w:sz="0" w:space="0" w:color="auto"/>
                <w:bottom w:val="none" w:sz="0" w:space="0" w:color="auto"/>
                <w:right w:val="none" w:sz="0" w:space="0" w:color="auto"/>
              </w:divBdr>
            </w:div>
          </w:divsChild>
        </w:div>
        <w:div w:id="1514760574">
          <w:marLeft w:val="0"/>
          <w:marRight w:val="0"/>
          <w:marTop w:val="0"/>
          <w:marBottom w:val="0"/>
          <w:divBdr>
            <w:top w:val="none" w:sz="0" w:space="0" w:color="auto"/>
            <w:left w:val="none" w:sz="0" w:space="0" w:color="auto"/>
            <w:bottom w:val="none" w:sz="0" w:space="0" w:color="auto"/>
            <w:right w:val="none" w:sz="0" w:space="0" w:color="auto"/>
          </w:divBdr>
          <w:divsChild>
            <w:div w:id="13051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624">
      <w:bodyDiv w:val="1"/>
      <w:marLeft w:val="0"/>
      <w:marRight w:val="0"/>
      <w:marTop w:val="0"/>
      <w:marBottom w:val="0"/>
      <w:divBdr>
        <w:top w:val="none" w:sz="0" w:space="0" w:color="auto"/>
        <w:left w:val="none" w:sz="0" w:space="0" w:color="auto"/>
        <w:bottom w:val="none" w:sz="0" w:space="0" w:color="auto"/>
        <w:right w:val="none" w:sz="0" w:space="0" w:color="auto"/>
      </w:divBdr>
      <w:divsChild>
        <w:div w:id="79699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1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141688">
      <w:bodyDiv w:val="1"/>
      <w:marLeft w:val="0"/>
      <w:marRight w:val="0"/>
      <w:marTop w:val="0"/>
      <w:marBottom w:val="0"/>
      <w:divBdr>
        <w:top w:val="none" w:sz="0" w:space="0" w:color="auto"/>
        <w:left w:val="none" w:sz="0" w:space="0" w:color="auto"/>
        <w:bottom w:val="none" w:sz="0" w:space="0" w:color="auto"/>
        <w:right w:val="none" w:sz="0" w:space="0" w:color="auto"/>
      </w:divBdr>
    </w:div>
    <w:div w:id="833762924">
      <w:bodyDiv w:val="1"/>
      <w:marLeft w:val="0"/>
      <w:marRight w:val="0"/>
      <w:marTop w:val="0"/>
      <w:marBottom w:val="0"/>
      <w:divBdr>
        <w:top w:val="none" w:sz="0" w:space="0" w:color="auto"/>
        <w:left w:val="none" w:sz="0" w:space="0" w:color="auto"/>
        <w:bottom w:val="none" w:sz="0" w:space="0" w:color="auto"/>
        <w:right w:val="none" w:sz="0" w:space="0" w:color="auto"/>
      </w:divBdr>
    </w:div>
    <w:div w:id="837232503">
      <w:bodyDiv w:val="1"/>
      <w:marLeft w:val="0"/>
      <w:marRight w:val="0"/>
      <w:marTop w:val="0"/>
      <w:marBottom w:val="0"/>
      <w:divBdr>
        <w:top w:val="none" w:sz="0" w:space="0" w:color="auto"/>
        <w:left w:val="none" w:sz="0" w:space="0" w:color="auto"/>
        <w:bottom w:val="none" w:sz="0" w:space="0" w:color="auto"/>
        <w:right w:val="none" w:sz="0" w:space="0" w:color="auto"/>
      </w:divBdr>
    </w:div>
    <w:div w:id="840587831">
      <w:bodyDiv w:val="1"/>
      <w:marLeft w:val="0"/>
      <w:marRight w:val="0"/>
      <w:marTop w:val="0"/>
      <w:marBottom w:val="0"/>
      <w:divBdr>
        <w:top w:val="none" w:sz="0" w:space="0" w:color="auto"/>
        <w:left w:val="none" w:sz="0" w:space="0" w:color="auto"/>
        <w:bottom w:val="none" w:sz="0" w:space="0" w:color="auto"/>
        <w:right w:val="none" w:sz="0" w:space="0" w:color="auto"/>
      </w:divBdr>
    </w:div>
    <w:div w:id="841237025">
      <w:bodyDiv w:val="1"/>
      <w:marLeft w:val="0"/>
      <w:marRight w:val="0"/>
      <w:marTop w:val="0"/>
      <w:marBottom w:val="0"/>
      <w:divBdr>
        <w:top w:val="none" w:sz="0" w:space="0" w:color="auto"/>
        <w:left w:val="none" w:sz="0" w:space="0" w:color="auto"/>
        <w:bottom w:val="none" w:sz="0" w:space="0" w:color="auto"/>
        <w:right w:val="none" w:sz="0" w:space="0" w:color="auto"/>
      </w:divBdr>
    </w:div>
    <w:div w:id="842623341">
      <w:bodyDiv w:val="1"/>
      <w:marLeft w:val="0"/>
      <w:marRight w:val="0"/>
      <w:marTop w:val="0"/>
      <w:marBottom w:val="0"/>
      <w:divBdr>
        <w:top w:val="none" w:sz="0" w:space="0" w:color="auto"/>
        <w:left w:val="none" w:sz="0" w:space="0" w:color="auto"/>
        <w:bottom w:val="none" w:sz="0" w:space="0" w:color="auto"/>
        <w:right w:val="none" w:sz="0" w:space="0" w:color="auto"/>
      </w:divBdr>
    </w:div>
    <w:div w:id="845362013">
      <w:bodyDiv w:val="1"/>
      <w:marLeft w:val="0"/>
      <w:marRight w:val="0"/>
      <w:marTop w:val="0"/>
      <w:marBottom w:val="0"/>
      <w:divBdr>
        <w:top w:val="none" w:sz="0" w:space="0" w:color="auto"/>
        <w:left w:val="none" w:sz="0" w:space="0" w:color="auto"/>
        <w:bottom w:val="none" w:sz="0" w:space="0" w:color="auto"/>
        <w:right w:val="none" w:sz="0" w:space="0" w:color="auto"/>
      </w:divBdr>
      <w:divsChild>
        <w:div w:id="1861773854">
          <w:marLeft w:val="0"/>
          <w:marRight w:val="0"/>
          <w:marTop w:val="0"/>
          <w:marBottom w:val="0"/>
          <w:divBdr>
            <w:top w:val="none" w:sz="0" w:space="0" w:color="auto"/>
            <w:left w:val="none" w:sz="0" w:space="0" w:color="auto"/>
            <w:bottom w:val="none" w:sz="0" w:space="0" w:color="auto"/>
            <w:right w:val="none" w:sz="0" w:space="0" w:color="auto"/>
          </w:divBdr>
          <w:divsChild>
            <w:div w:id="132142559">
              <w:marLeft w:val="0"/>
              <w:marRight w:val="0"/>
              <w:marTop w:val="0"/>
              <w:marBottom w:val="0"/>
              <w:divBdr>
                <w:top w:val="none" w:sz="0" w:space="0" w:color="auto"/>
                <w:left w:val="none" w:sz="0" w:space="0" w:color="auto"/>
                <w:bottom w:val="none" w:sz="0" w:space="0" w:color="auto"/>
                <w:right w:val="none" w:sz="0" w:space="0" w:color="auto"/>
              </w:divBdr>
              <w:divsChild>
                <w:div w:id="7016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57780">
      <w:bodyDiv w:val="1"/>
      <w:marLeft w:val="0"/>
      <w:marRight w:val="0"/>
      <w:marTop w:val="0"/>
      <w:marBottom w:val="0"/>
      <w:divBdr>
        <w:top w:val="none" w:sz="0" w:space="0" w:color="auto"/>
        <w:left w:val="none" w:sz="0" w:space="0" w:color="auto"/>
        <w:bottom w:val="none" w:sz="0" w:space="0" w:color="auto"/>
        <w:right w:val="none" w:sz="0" w:space="0" w:color="auto"/>
      </w:divBdr>
    </w:div>
    <w:div w:id="847982459">
      <w:bodyDiv w:val="1"/>
      <w:marLeft w:val="0"/>
      <w:marRight w:val="0"/>
      <w:marTop w:val="0"/>
      <w:marBottom w:val="0"/>
      <w:divBdr>
        <w:top w:val="none" w:sz="0" w:space="0" w:color="auto"/>
        <w:left w:val="none" w:sz="0" w:space="0" w:color="auto"/>
        <w:bottom w:val="none" w:sz="0" w:space="0" w:color="auto"/>
        <w:right w:val="none" w:sz="0" w:space="0" w:color="auto"/>
      </w:divBdr>
    </w:div>
    <w:div w:id="847988801">
      <w:bodyDiv w:val="1"/>
      <w:marLeft w:val="0"/>
      <w:marRight w:val="0"/>
      <w:marTop w:val="0"/>
      <w:marBottom w:val="0"/>
      <w:divBdr>
        <w:top w:val="none" w:sz="0" w:space="0" w:color="auto"/>
        <w:left w:val="none" w:sz="0" w:space="0" w:color="auto"/>
        <w:bottom w:val="none" w:sz="0" w:space="0" w:color="auto"/>
        <w:right w:val="none" w:sz="0" w:space="0" w:color="auto"/>
      </w:divBdr>
    </w:div>
    <w:div w:id="849299112">
      <w:bodyDiv w:val="1"/>
      <w:marLeft w:val="0"/>
      <w:marRight w:val="0"/>
      <w:marTop w:val="0"/>
      <w:marBottom w:val="0"/>
      <w:divBdr>
        <w:top w:val="none" w:sz="0" w:space="0" w:color="auto"/>
        <w:left w:val="none" w:sz="0" w:space="0" w:color="auto"/>
        <w:bottom w:val="none" w:sz="0" w:space="0" w:color="auto"/>
        <w:right w:val="none" w:sz="0" w:space="0" w:color="auto"/>
      </w:divBdr>
    </w:div>
    <w:div w:id="857817883">
      <w:bodyDiv w:val="1"/>
      <w:marLeft w:val="0"/>
      <w:marRight w:val="0"/>
      <w:marTop w:val="0"/>
      <w:marBottom w:val="0"/>
      <w:divBdr>
        <w:top w:val="none" w:sz="0" w:space="0" w:color="auto"/>
        <w:left w:val="none" w:sz="0" w:space="0" w:color="auto"/>
        <w:bottom w:val="none" w:sz="0" w:space="0" w:color="auto"/>
        <w:right w:val="none" w:sz="0" w:space="0" w:color="auto"/>
      </w:divBdr>
      <w:divsChild>
        <w:div w:id="1534033513">
          <w:marLeft w:val="0"/>
          <w:marRight w:val="0"/>
          <w:marTop w:val="0"/>
          <w:marBottom w:val="0"/>
          <w:divBdr>
            <w:top w:val="none" w:sz="0" w:space="0" w:color="auto"/>
            <w:left w:val="none" w:sz="0" w:space="0" w:color="auto"/>
            <w:bottom w:val="none" w:sz="0" w:space="0" w:color="auto"/>
            <w:right w:val="none" w:sz="0" w:space="0" w:color="auto"/>
          </w:divBdr>
          <w:divsChild>
            <w:div w:id="1395085787">
              <w:marLeft w:val="0"/>
              <w:marRight w:val="0"/>
              <w:marTop w:val="0"/>
              <w:marBottom w:val="0"/>
              <w:divBdr>
                <w:top w:val="none" w:sz="0" w:space="0" w:color="auto"/>
                <w:left w:val="none" w:sz="0" w:space="0" w:color="auto"/>
                <w:bottom w:val="none" w:sz="0" w:space="0" w:color="auto"/>
                <w:right w:val="none" w:sz="0" w:space="0" w:color="auto"/>
              </w:divBdr>
              <w:divsChild>
                <w:div w:id="335035341">
                  <w:marLeft w:val="0"/>
                  <w:marRight w:val="0"/>
                  <w:marTop w:val="0"/>
                  <w:marBottom w:val="0"/>
                  <w:divBdr>
                    <w:top w:val="none" w:sz="0" w:space="0" w:color="auto"/>
                    <w:left w:val="none" w:sz="0" w:space="0" w:color="auto"/>
                    <w:bottom w:val="none" w:sz="0" w:space="0" w:color="auto"/>
                    <w:right w:val="none" w:sz="0" w:space="0" w:color="auto"/>
                  </w:divBdr>
                  <w:divsChild>
                    <w:div w:id="20740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4027">
      <w:bodyDiv w:val="1"/>
      <w:marLeft w:val="0"/>
      <w:marRight w:val="0"/>
      <w:marTop w:val="0"/>
      <w:marBottom w:val="0"/>
      <w:divBdr>
        <w:top w:val="none" w:sz="0" w:space="0" w:color="auto"/>
        <w:left w:val="none" w:sz="0" w:space="0" w:color="auto"/>
        <w:bottom w:val="none" w:sz="0" w:space="0" w:color="auto"/>
        <w:right w:val="none" w:sz="0" w:space="0" w:color="auto"/>
      </w:divBdr>
    </w:div>
    <w:div w:id="867374859">
      <w:bodyDiv w:val="1"/>
      <w:marLeft w:val="0"/>
      <w:marRight w:val="0"/>
      <w:marTop w:val="0"/>
      <w:marBottom w:val="0"/>
      <w:divBdr>
        <w:top w:val="none" w:sz="0" w:space="0" w:color="auto"/>
        <w:left w:val="none" w:sz="0" w:space="0" w:color="auto"/>
        <w:bottom w:val="none" w:sz="0" w:space="0" w:color="auto"/>
        <w:right w:val="none" w:sz="0" w:space="0" w:color="auto"/>
      </w:divBdr>
      <w:divsChild>
        <w:div w:id="2135976245">
          <w:marLeft w:val="0"/>
          <w:marRight w:val="0"/>
          <w:marTop w:val="0"/>
          <w:marBottom w:val="0"/>
          <w:divBdr>
            <w:top w:val="none" w:sz="0" w:space="0" w:color="auto"/>
            <w:left w:val="none" w:sz="0" w:space="0" w:color="auto"/>
            <w:bottom w:val="none" w:sz="0" w:space="0" w:color="auto"/>
            <w:right w:val="none" w:sz="0" w:space="0" w:color="auto"/>
          </w:divBdr>
          <w:divsChild>
            <w:div w:id="733892043">
              <w:marLeft w:val="0"/>
              <w:marRight w:val="0"/>
              <w:marTop w:val="0"/>
              <w:marBottom w:val="0"/>
              <w:divBdr>
                <w:top w:val="none" w:sz="0" w:space="0" w:color="auto"/>
                <w:left w:val="none" w:sz="0" w:space="0" w:color="auto"/>
                <w:bottom w:val="none" w:sz="0" w:space="0" w:color="auto"/>
                <w:right w:val="none" w:sz="0" w:space="0" w:color="auto"/>
              </w:divBdr>
              <w:divsChild>
                <w:div w:id="574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20882">
      <w:bodyDiv w:val="1"/>
      <w:marLeft w:val="0"/>
      <w:marRight w:val="0"/>
      <w:marTop w:val="0"/>
      <w:marBottom w:val="0"/>
      <w:divBdr>
        <w:top w:val="none" w:sz="0" w:space="0" w:color="auto"/>
        <w:left w:val="none" w:sz="0" w:space="0" w:color="auto"/>
        <w:bottom w:val="none" w:sz="0" w:space="0" w:color="auto"/>
        <w:right w:val="none" w:sz="0" w:space="0" w:color="auto"/>
      </w:divBdr>
      <w:divsChild>
        <w:div w:id="1887912649">
          <w:marLeft w:val="0"/>
          <w:marRight w:val="0"/>
          <w:marTop w:val="0"/>
          <w:marBottom w:val="0"/>
          <w:divBdr>
            <w:top w:val="none" w:sz="0" w:space="0" w:color="auto"/>
            <w:left w:val="none" w:sz="0" w:space="0" w:color="auto"/>
            <w:bottom w:val="none" w:sz="0" w:space="0" w:color="auto"/>
            <w:right w:val="none" w:sz="0" w:space="0" w:color="auto"/>
          </w:divBdr>
          <w:divsChild>
            <w:div w:id="753015579">
              <w:marLeft w:val="0"/>
              <w:marRight w:val="0"/>
              <w:marTop w:val="0"/>
              <w:marBottom w:val="0"/>
              <w:divBdr>
                <w:top w:val="none" w:sz="0" w:space="0" w:color="auto"/>
                <w:left w:val="none" w:sz="0" w:space="0" w:color="auto"/>
                <w:bottom w:val="none" w:sz="0" w:space="0" w:color="auto"/>
                <w:right w:val="none" w:sz="0" w:space="0" w:color="auto"/>
              </w:divBdr>
              <w:divsChild>
                <w:div w:id="1874030477">
                  <w:marLeft w:val="0"/>
                  <w:marRight w:val="0"/>
                  <w:marTop w:val="0"/>
                  <w:marBottom w:val="0"/>
                  <w:divBdr>
                    <w:top w:val="none" w:sz="0" w:space="0" w:color="auto"/>
                    <w:left w:val="none" w:sz="0" w:space="0" w:color="auto"/>
                    <w:bottom w:val="none" w:sz="0" w:space="0" w:color="auto"/>
                    <w:right w:val="none" w:sz="0" w:space="0" w:color="auto"/>
                  </w:divBdr>
                  <w:divsChild>
                    <w:div w:id="20104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2472">
      <w:bodyDiv w:val="1"/>
      <w:marLeft w:val="0"/>
      <w:marRight w:val="0"/>
      <w:marTop w:val="0"/>
      <w:marBottom w:val="0"/>
      <w:divBdr>
        <w:top w:val="none" w:sz="0" w:space="0" w:color="auto"/>
        <w:left w:val="none" w:sz="0" w:space="0" w:color="auto"/>
        <w:bottom w:val="none" w:sz="0" w:space="0" w:color="auto"/>
        <w:right w:val="none" w:sz="0" w:space="0" w:color="auto"/>
      </w:divBdr>
      <w:divsChild>
        <w:div w:id="239367411">
          <w:marLeft w:val="0"/>
          <w:marRight w:val="0"/>
          <w:marTop w:val="0"/>
          <w:marBottom w:val="0"/>
          <w:divBdr>
            <w:top w:val="none" w:sz="0" w:space="0" w:color="auto"/>
            <w:left w:val="none" w:sz="0" w:space="0" w:color="auto"/>
            <w:bottom w:val="none" w:sz="0" w:space="0" w:color="auto"/>
            <w:right w:val="none" w:sz="0" w:space="0" w:color="auto"/>
          </w:divBdr>
          <w:divsChild>
            <w:div w:id="906107060">
              <w:marLeft w:val="0"/>
              <w:marRight w:val="0"/>
              <w:marTop w:val="0"/>
              <w:marBottom w:val="0"/>
              <w:divBdr>
                <w:top w:val="none" w:sz="0" w:space="0" w:color="auto"/>
                <w:left w:val="none" w:sz="0" w:space="0" w:color="auto"/>
                <w:bottom w:val="none" w:sz="0" w:space="0" w:color="auto"/>
                <w:right w:val="none" w:sz="0" w:space="0" w:color="auto"/>
              </w:divBdr>
              <w:divsChild>
                <w:div w:id="1717199917">
                  <w:marLeft w:val="0"/>
                  <w:marRight w:val="0"/>
                  <w:marTop w:val="0"/>
                  <w:marBottom w:val="0"/>
                  <w:divBdr>
                    <w:top w:val="none" w:sz="0" w:space="0" w:color="auto"/>
                    <w:left w:val="none" w:sz="0" w:space="0" w:color="auto"/>
                    <w:bottom w:val="none" w:sz="0" w:space="0" w:color="auto"/>
                    <w:right w:val="none" w:sz="0" w:space="0" w:color="auto"/>
                  </w:divBdr>
                  <w:divsChild>
                    <w:div w:id="1005128637">
                      <w:marLeft w:val="0"/>
                      <w:marRight w:val="0"/>
                      <w:marTop w:val="0"/>
                      <w:marBottom w:val="0"/>
                      <w:divBdr>
                        <w:top w:val="none" w:sz="0" w:space="0" w:color="auto"/>
                        <w:left w:val="none" w:sz="0" w:space="0" w:color="auto"/>
                        <w:bottom w:val="none" w:sz="0" w:space="0" w:color="auto"/>
                        <w:right w:val="none" w:sz="0" w:space="0" w:color="auto"/>
                      </w:divBdr>
                      <w:divsChild>
                        <w:div w:id="378168232">
                          <w:marLeft w:val="0"/>
                          <w:marRight w:val="0"/>
                          <w:marTop w:val="0"/>
                          <w:marBottom w:val="0"/>
                          <w:divBdr>
                            <w:top w:val="none" w:sz="0" w:space="0" w:color="auto"/>
                            <w:left w:val="none" w:sz="0" w:space="0" w:color="auto"/>
                            <w:bottom w:val="none" w:sz="0" w:space="0" w:color="auto"/>
                            <w:right w:val="none" w:sz="0" w:space="0" w:color="auto"/>
                          </w:divBdr>
                          <w:divsChild>
                            <w:div w:id="773282412">
                              <w:marLeft w:val="0"/>
                              <w:marRight w:val="0"/>
                              <w:marTop w:val="0"/>
                              <w:marBottom w:val="0"/>
                              <w:divBdr>
                                <w:top w:val="none" w:sz="0" w:space="0" w:color="auto"/>
                                <w:left w:val="none" w:sz="0" w:space="0" w:color="auto"/>
                                <w:bottom w:val="none" w:sz="0" w:space="0" w:color="auto"/>
                                <w:right w:val="none" w:sz="0" w:space="0" w:color="auto"/>
                              </w:divBdr>
                              <w:divsChild>
                                <w:div w:id="724644155">
                                  <w:marLeft w:val="0"/>
                                  <w:marRight w:val="0"/>
                                  <w:marTop w:val="0"/>
                                  <w:marBottom w:val="0"/>
                                  <w:divBdr>
                                    <w:top w:val="none" w:sz="0" w:space="0" w:color="auto"/>
                                    <w:left w:val="none" w:sz="0" w:space="0" w:color="auto"/>
                                    <w:bottom w:val="none" w:sz="0" w:space="0" w:color="auto"/>
                                    <w:right w:val="none" w:sz="0" w:space="0" w:color="auto"/>
                                  </w:divBdr>
                                  <w:divsChild>
                                    <w:div w:id="1934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961013">
              <w:marLeft w:val="0"/>
              <w:marRight w:val="0"/>
              <w:marTop w:val="0"/>
              <w:marBottom w:val="0"/>
              <w:divBdr>
                <w:top w:val="none" w:sz="0" w:space="0" w:color="auto"/>
                <w:left w:val="none" w:sz="0" w:space="0" w:color="auto"/>
                <w:bottom w:val="none" w:sz="0" w:space="0" w:color="auto"/>
                <w:right w:val="none" w:sz="0" w:space="0" w:color="auto"/>
              </w:divBdr>
              <w:divsChild>
                <w:div w:id="529223459">
                  <w:marLeft w:val="0"/>
                  <w:marRight w:val="0"/>
                  <w:marTop w:val="0"/>
                  <w:marBottom w:val="0"/>
                  <w:divBdr>
                    <w:top w:val="none" w:sz="0" w:space="0" w:color="auto"/>
                    <w:left w:val="none" w:sz="0" w:space="0" w:color="auto"/>
                    <w:bottom w:val="none" w:sz="0" w:space="0" w:color="auto"/>
                    <w:right w:val="none" w:sz="0" w:space="0" w:color="auto"/>
                  </w:divBdr>
                  <w:divsChild>
                    <w:div w:id="1818499077">
                      <w:marLeft w:val="0"/>
                      <w:marRight w:val="0"/>
                      <w:marTop w:val="0"/>
                      <w:marBottom w:val="0"/>
                      <w:divBdr>
                        <w:top w:val="none" w:sz="0" w:space="0" w:color="auto"/>
                        <w:left w:val="none" w:sz="0" w:space="0" w:color="auto"/>
                        <w:bottom w:val="none" w:sz="0" w:space="0" w:color="auto"/>
                        <w:right w:val="none" w:sz="0" w:space="0" w:color="auto"/>
                      </w:divBdr>
                      <w:divsChild>
                        <w:div w:id="225990431">
                          <w:marLeft w:val="0"/>
                          <w:marRight w:val="0"/>
                          <w:marTop w:val="0"/>
                          <w:marBottom w:val="0"/>
                          <w:divBdr>
                            <w:top w:val="none" w:sz="0" w:space="0" w:color="auto"/>
                            <w:left w:val="none" w:sz="0" w:space="0" w:color="auto"/>
                            <w:bottom w:val="none" w:sz="0" w:space="0" w:color="auto"/>
                            <w:right w:val="none" w:sz="0" w:space="0" w:color="auto"/>
                          </w:divBdr>
                          <w:divsChild>
                            <w:div w:id="727265697">
                              <w:marLeft w:val="0"/>
                              <w:marRight w:val="0"/>
                              <w:marTop w:val="0"/>
                              <w:marBottom w:val="0"/>
                              <w:divBdr>
                                <w:top w:val="none" w:sz="0" w:space="0" w:color="auto"/>
                                <w:left w:val="none" w:sz="0" w:space="0" w:color="auto"/>
                                <w:bottom w:val="none" w:sz="0" w:space="0" w:color="auto"/>
                                <w:right w:val="none" w:sz="0" w:space="0" w:color="auto"/>
                              </w:divBdr>
                              <w:divsChild>
                                <w:div w:id="74283484">
                                  <w:marLeft w:val="0"/>
                                  <w:marRight w:val="0"/>
                                  <w:marTop w:val="0"/>
                                  <w:marBottom w:val="0"/>
                                  <w:divBdr>
                                    <w:top w:val="none" w:sz="0" w:space="0" w:color="auto"/>
                                    <w:left w:val="none" w:sz="0" w:space="0" w:color="auto"/>
                                    <w:bottom w:val="none" w:sz="0" w:space="0" w:color="auto"/>
                                    <w:right w:val="none" w:sz="0" w:space="0" w:color="auto"/>
                                  </w:divBdr>
                                  <w:divsChild>
                                    <w:div w:id="2041590043">
                                      <w:marLeft w:val="0"/>
                                      <w:marRight w:val="0"/>
                                      <w:marTop w:val="0"/>
                                      <w:marBottom w:val="0"/>
                                      <w:divBdr>
                                        <w:top w:val="none" w:sz="0" w:space="0" w:color="auto"/>
                                        <w:left w:val="none" w:sz="0" w:space="0" w:color="auto"/>
                                        <w:bottom w:val="none" w:sz="0" w:space="0" w:color="auto"/>
                                        <w:right w:val="none" w:sz="0" w:space="0" w:color="auto"/>
                                      </w:divBdr>
                                      <w:divsChild>
                                        <w:div w:id="1229461395">
                                          <w:marLeft w:val="0"/>
                                          <w:marRight w:val="0"/>
                                          <w:marTop w:val="0"/>
                                          <w:marBottom w:val="0"/>
                                          <w:divBdr>
                                            <w:top w:val="none" w:sz="0" w:space="0" w:color="auto"/>
                                            <w:left w:val="none" w:sz="0" w:space="0" w:color="auto"/>
                                            <w:bottom w:val="none" w:sz="0" w:space="0" w:color="auto"/>
                                            <w:right w:val="none" w:sz="0" w:space="0" w:color="auto"/>
                                          </w:divBdr>
                                        </w:div>
                                      </w:divsChild>
                                    </w:div>
                                    <w:div w:id="1182431671">
                                      <w:marLeft w:val="0"/>
                                      <w:marRight w:val="0"/>
                                      <w:marTop w:val="0"/>
                                      <w:marBottom w:val="0"/>
                                      <w:divBdr>
                                        <w:top w:val="none" w:sz="0" w:space="0" w:color="auto"/>
                                        <w:left w:val="none" w:sz="0" w:space="0" w:color="auto"/>
                                        <w:bottom w:val="none" w:sz="0" w:space="0" w:color="auto"/>
                                        <w:right w:val="none" w:sz="0" w:space="0" w:color="auto"/>
                                      </w:divBdr>
                                      <w:divsChild>
                                        <w:div w:id="696126577">
                                          <w:marLeft w:val="0"/>
                                          <w:marRight w:val="0"/>
                                          <w:marTop w:val="0"/>
                                          <w:marBottom w:val="0"/>
                                          <w:divBdr>
                                            <w:top w:val="none" w:sz="0" w:space="0" w:color="auto"/>
                                            <w:left w:val="none" w:sz="0" w:space="0" w:color="auto"/>
                                            <w:bottom w:val="none" w:sz="0" w:space="0" w:color="auto"/>
                                            <w:right w:val="none" w:sz="0" w:space="0" w:color="auto"/>
                                          </w:divBdr>
                                          <w:divsChild>
                                            <w:div w:id="826170235">
                                              <w:marLeft w:val="0"/>
                                              <w:marRight w:val="0"/>
                                              <w:marTop w:val="0"/>
                                              <w:marBottom w:val="0"/>
                                              <w:divBdr>
                                                <w:top w:val="none" w:sz="0" w:space="0" w:color="auto"/>
                                                <w:left w:val="none" w:sz="0" w:space="0" w:color="auto"/>
                                                <w:bottom w:val="none" w:sz="0" w:space="0" w:color="auto"/>
                                                <w:right w:val="none" w:sz="0" w:space="0" w:color="auto"/>
                                              </w:divBdr>
                                              <w:divsChild>
                                                <w:div w:id="2132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98866">
                      <w:marLeft w:val="0"/>
                      <w:marRight w:val="0"/>
                      <w:marTop w:val="0"/>
                      <w:marBottom w:val="0"/>
                      <w:divBdr>
                        <w:top w:val="none" w:sz="0" w:space="0" w:color="auto"/>
                        <w:left w:val="none" w:sz="0" w:space="0" w:color="auto"/>
                        <w:bottom w:val="none" w:sz="0" w:space="0" w:color="auto"/>
                        <w:right w:val="none" w:sz="0" w:space="0" w:color="auto"/>
                      </w:divBdr>
                      <w:divsChild>
                        <w:div w:id="381095969">
                          <w:marLeft w:val="0"/>
                          <w:marRight w:val="0"/>
                          <w:marTop w:val="0"/>
                          <w:marBottom w:val="0"/>
                          <w:divBdr>
                            <w:top w:val="none" w:sz="0" w:space="0" w:color="auto"/>
                            <w:left w:val="none" w:sz="0" w:space="0" w:color="auto"/>
                            <w:bottom w:val="none" w:sz="0" w:space="0" w:color="auto"/>
                            <w:right w:val="none" w:sz="0" w:space="0" w:color="auto"/>
                          </w:divBdr>
                          <w:divsChild>
                            <w:div w:id="945111999">
                              <w:marLeft w:val="0"/>
                              <w:marRight w:val="0"/>
                              <w:marTop w:val="0"/>
                              <w:marBottom w:val="0"/>
                              <w:divBdr>
                                <w:top w:val="none" w:sz="0" w:space="0" w:color="auto"/>
                                <w:left w:val="none" w:sz="0" w:space="0" w:color="auto"/>
                                <w:bottom w:val="none" w:sz="0" w:space="0" w:color="auto"/>
                                <w:right w:val="none" w:sz="0" w:space="0" w:color="auto"/>
                              </w:divBdr>
                              <w:divsChild>
                                <w:div w:id="959729354">
                                  <w:marLeft w:val="0"/>
                                  <w:marRight w:val="0"/>
                                  <w:marTop w:val="0"/>
                                  <w:marBottom w:val="0"/>
                                  <w:divBdr>
                                    <w:top w:val="none" w:sz="0" w:space="0" w:color="auto"/>
                                    <w:left w:val="none" w:sz="0" w:space="0" w:color="auto"/>
                                    <w:bottom w:val="none" w:sz="0" w:space="0" w:color="auto"/>
                                    <w:right w:val="none" w:sz="0" w:space="0" w:color="auto"/>
                                  </w:divBdr>
                                  <w:divsChild>
                                    <w:div w:id="579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9963">
                          <w:marLeft w:val="0"/>
                          <w:marRight w:val="0"/>
                          <w:marTop w:val="0"/>
                          <w:marBottom w:val="0"/>
                          <w:divBdr>
                            <w:top w:val="none" w:sz="0" w:space="0" w:color="auto"/>
                            <w:left w:val="none" w:sz="0" w:space="0" w:color="auto"/>
                            <w:bottom w:val="none" w:sz="0" w:space="0" w:color="auto"/>
                            <w:right w:val="none" w:sz="0" w:space="0" w:color="auto"/>
                          </w:divBdr>
                          <w:divsChild>
                            <w:div w:id="424347738">
                              <w:marLeft w:val="0"/>
                              <w:marRight w:val="0"/>
                              <w:marTop w:val="0"/>
                              <w:marBottom w:val="0"/>
                              <w:divBdr>
                                <w:top w:val="none" w:sz="0" w:space="0" w:color="auto"/>
                                <w:left w:val="none" w:sz="0" w:space="0" w:color="auto"/>
                                <w:bottom w:val="none" w:sz="0" w:space="0" w:color="auto"/>
                                <w:right w:val="none" w:sz="0" w:space="0" w:color="auto"/>
                              </w:divBdr>
                              <w:divsChild>
                                <w:div w:id="1120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68482">
              <w:marLeft w:val="0"/>
              <w:marRight w:val="0"/>
              <w:marTop w:val="0"/>
              <w:marBottom w:val="0"/>
              <w:divBdr>
                <w:top w:val="none" w:sz="0" w:space="0" w:color="auto"/>
                <w:left w:val="none" w:sz="0" w:space="0" w:color="auto"/>
                <w:bottom w:val="none" w:sz="0" w:space="0" w:color="auto"/>
                <w:right w:val="none" w:sz="0" w:space="0" w:color="auto"/>
              </w:divBdr>
              <w:divsChild>
                <w:div w:id="1745838726">
                  <w:marLeft w:val="0"/>
                  <w:marRight w:val="0"/>
                  <w:marTop w:val="0"/>
                  <w:marBottom w:val="0"/>
                  <w:divBdr>
                    <w:top w:val="none" w:sz="0" w:space="0" w:color="auto"/>
                    <w:left w:val="none" w:sz="0" w:space="0" w:color="auto"/>
                    <w:bottom w:val="none" w:sz="0" w:space="0" w:color="auto"/>
                    <w:right w:val="none" w:sz="0" w:space="0" w:color="auto"/>
                  </w:divBdr>
                  <w:divsChild>
                    <w:div w:id="115762276">
                      <w:marLeft w:val="0"/>
                      <w:marRight w:val="0"/>
                      <w:marTop w:val="0"/>
                      <w:marBottom w:val="0"/>
                      <w:divBdr>
                        <w:top w:val="none" w:sz="0" w:space="0" w:color="auto"/>
                        <w:left w:val="none" w:sz="0" w:space="0" w:color="auto"/>
                        <w:bottom w:val="none" w:sz="0" w:space="0" w:color="auto"/>
                        <w:right w:val="none" w:sz="0" w:space="0" w:color="auto"/>
                      </w:divBdr>
                      <w:divsChild>
                        <w:div w:id="1735155292">
                          <w:marLeft w:val="0"/>
                          <w:marRight w:val="0"/>
                          <w:marTop w:val="0"/>
                          <w:marBottom w:val="0"/>
                          <w:divBdr>
                            <w:top w:val="none" w:sz="0" w:space="0" w:color="auto"/>
                            <w:left w:val="none" w:sz="0" w:space="0" w:color="auto"/>
                            <w:bottom w:val="none" w:sz="0" w:space="0" w:color="auto"/>
                            <w:right w:val="none" w:sz="0" w:space="0" w:color="auto"/>
                          </w:divBdr>
                          <w:divsChild>
                            <w:div w:id="1444301074">
                              <w:marLeft w:val="0"/>
                              <w:marRight w:val="0"/>
                              <w:marTop w:val="0"/>
                              <w:marBottom w:val="0"/>
                              <w:divBdr>
                                <w:top w:val="none" w:sz="0" w:space="0" w:color="auto"/>
                                <w:left w:val="none" w:sz="0" w:space="0" w:color="auto"/>
                                <w:bottom w:val="none" w:sz="0" w:space="0" w:color="auto"/>
                                <w:right w:val="none" w:sz="0" w:space="0" w:color="auto"/>
                              </w:divBdr>
                              <w:divsChild>
                                <w:div w:id="682588424">
                                  <w:marLeft w:val="0"/>
                                  <w:marRight w:val="0"/>
                                  <w:marTop w:val="0"/>
                                  <w:marBottom w:val="0"/>
                                  <w:divBdr>
                                    <w:top w:val="none" w:sz="0" w:space="0" w:color="auto"/>
                                    <w:left w:val="none" w:sz="0" w:space="0" w:color="auto"/>
                                    <w:bottom w:val="none" w:sz="0" w:space="0" w:color="auto"/>
                                    <w:right w:val="none" w:sz="0" w:space="0" w:color="auto"/>
                                  </w:divBdr>
                                  <w:divsChild>
                                    <w:div w:id="1226063819">
                                      <w:marLeft w:val="0"/>
                                      <w:marRight w:val="0"/>
                                      <w:marTop w:val="0"/>
                                      <w:marBottom w:val="0"/>
                                      <w:divBdr>
                                        <w:top w:val="none" w:sz="0" w:space="0" w:color="auto"/>
                                        <w:left w:val="none" w:sz="0" w:space="0" w:color="auto"/>
                                        <w:bottom w:val="none" w:sz="0" w:space="0" w:color="auto"/>
                                        <w:right w:val="none" w:sz="0" w:space="0" w:color="auto"/>
                                      </w:divBdr>
                                      <w:divsChild>
                                        <w:div w:id="1726219453">
                                          <w:marLeft w:val="0"/>
                                          <w:marRight w:val="0"/>
                                          <w:marTop w:val="0"/>
                                          <w:marBottom w:val="0"/>
                                          <w:divBdr>
                                            <w:top w:val="none" w:sz="0" w:space="0" w:color="auto"/>
                                            <w:left w:val="none" w:sz="0" w:space="0" w:color="auto"/>
                                            <w:bottom w:val="none" w:sz="0" w:space="0" w:color="auto"/>
                                            <w:right w:val="none" w:sz="0" w:space="0" w:color="auto"/>
                                          </w:divBdr>
                                        </w:div>
                                      </w:divsChild>
                                    </w:div>
                                    <w:div w:id="1271356311">
                                      <w:marLeft w:val="0"/>
                                      <w:marRight w:val="0"/>
                                      <w:marTop w:val="0"/>
                                      <w:marBottom w:val="0"/>
                                      <w:divBdr>
                                        <w:top w:val="none" w:sz="0" w:space="0" w:color="auto"/>
                                        <w:left w:val="none" w:sz="0" w:space="0" w:color="auto"/>
                                        <w:bottom w:val="none" w:sz="0" w:space="0" w:color="auto"/>
                                        <w:right w:val="none" w:sz="0" w:space="0" w:color="auto"/>
                                      </w:divBdr>
                                      <w:divsChild>
                                        <w:div w:id="573248672">
                                          <w:marLeft w:val="0"/>
                                          <w:marRight w:val="0"/>
                                          <w:marTop w:val="0"/>
                                          <w:marBottom w:val="0"/>
                                          <w:divBdr>
                                            <w:top w:val="none" w:sz="0" w:space="0" w:color="auto"/>
                                            <w:left w:val="none" w:sz="0" w:space="0" w:color="auto"/>
                                            <w:bottom w:val="none" w:sz="0" w:space="0" w:color="auto"/>
                                            <w:right w:val="none" w:sz="0" w:space="0" w:color="auto"/>
                                          </w:divBdr>
                                        </w:div>
                                      </w:divsChild>
                                    </w:div>
                                    <w:div w:id="656302715">
                                      <w:marLeft w:val="0"/>
                                      <w:marRight w:val="0"/>
                                      <w:marTop w:val="0"/>
                                      <w:marBottom w:val="0"/>
                                      <w:divBdr>
                                        <w:top w:val="none" w:sz="0" w:space="0" w:color="auto"/>
                                        <w:left w:val="none" w:sz="0" w:space="0" w:color="auto"/>
                                        <w:bottom w:val="none" w:sz="0" w:space="0" w:color="auto"/>
                                        <w:right w:val="none" w:sz="0" w:space="0" w:color="auto"/>
                                      </w:divBdr>
                                      <w:divsChild>
                                        <w:div w:id="15148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417375">
              <w:marLeft w:val="0"/>
              <w:marRight w:val="0"/>
              <w:marTop w:val="0"/>
              <w:marBottom w:val="0"/>
              <w:divBdr>
                <w:top w:val="none" w:sz="0" w:space="0" w:color="auto"/>
                <w:left w:val="none" w:sz="0" w:space="0" w:color="auto"/>
                <w:bottom w:val="none" w:sz="0" w:space="0" w:color="auto"/>
                <w:right w:val="none" w:sz="0" w:space="0" w:color="auto"/>
              </w:divBdr>
              <w:divsChild>
                <w:div w:id="1641572467">
                  <w:marLeft w:val="0"/>
                  <w:marRight w:val="0"/>
                  <w:marTop w:val="0"/>
                  <w:marBottom w:val="0"/>
                  <w:divBdr>
                    <w:top w:val="none" w:sz="0" w:space="0" w:color="auto"/>
                    <w:left w:val="none" w:sz="0" w:space="0" w:color="auto"/>
                    <w:bottom w:val="none" w:sz="0" w:space="0" w:color="auto"/>
                    <w:right w:val="none" w:sz="0" w:space="0" w:color="auto"/>
                  </w:divBdr>
                  <w:divsChild>
                    <w:div w:id="1749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759883">
      <w:bodyDiv w:val="1"/>
      <w:marLeft w:val="0"/>
      <w:marRight w:val="0"/>
      <w:marTop w:val="0"/>
      <w:marBottom w:val="0"/>
      <w:divBdr>
        <w:top w:val="none" w:sz="0" w:space="0" w:color="auto"/>
        <w:left w:val="none" w:sz="0" w:space="0" w:color="auto"/>
        <w:bottom w:val="none" w:sz="0" w:space="0" w:color="auto"/>
        <w:right w:val="none" w:sz="0" w:space="0" w:color="auto"/>
      </w:divBdr>
    </w:div>
    <w:div w:id="869146552">
      <w:bodyDiv w:val="1"/>
      <w:marLeft w:val="0"/>
      <w:marRight w:val="0"/>
      <w:marTop w:val="0"/>
      <w:marBottom w:val="0"/>
      <w:divBdr>
        <w:top w:val="none" w:sz="0" w:space="0" w:color="auto"/>
        <w:left w:val="none" w:sz="0" w:space="0" w:color="auto"/>
        <w:bottom w:val="none" w:sz="0" w:space="0" w:color="auto"/>
        <w:right w:val="none" w:sz="0" w:space="0" w:color="auto"/>
      </w:divBdr>
      <w:divsChild>
        <w:div w:id="1101802650">
          <w:marLeft w:val="0"/>
          <w:marRight w:val="0"/>
          <w:marTop w:val="0"/>
          <w:marBottom w:val="0"/>
          <w:divBdr>
            <w:top w:val="none" w:sz="0" w:space="0" w:color="auto"/>
            <w:left w:val="none" w:sz="0" w:space="0" w:color="auto"/>
            <w:bottom w:val="none" w:sz="0" w:space="0" w:color="auto"/>
            <w:right w:val="none" w:sz="0" w:space="0" w:color="auto"/>
          </w:divBdr>
          <w:divsChild>
            <w:div w:id="1256396843">
              <w:marLeft w:val="0"/>
              <w:marRight w:val="0"/>
              <w:marTop w:val="0"/>
              <w:marBottom w:val="0"/>
              <w:divBdr>
                <w:top w:val="none" w:sz="0" w:space="0" w:color="auto"/>
                <w:left w:val="none" w:sz="0" w:space="0" w:color="auto"/>
                <w:bottom w:val="none" w:sz="0" w:space="0" w:color="auto"/>
                <w:right w:val="none" w:sz="0" w:space="0" w:color="auto"/>
              </w:divBdr>
              <w:divsChild>
                <w:div w:id="1724284592">
                  <w:marLeft w:val="0"/>
                  <w:marRight w:val="0"/>
                  <w:marTop w:val="0"/>
                  <w:marBottom w:val="0"/>
                  <w:divBdr>
                    <w:top w:val="none" w:sz="0" w:space="0" w:color="auto"/>
                    <w:left w:val="none" w:sz="0" w:space="0" w:color="auto"/>
                    <w:bottom w:val="none" w:sz="0" w:space="0" w:color="auto"/>
                    <w:right w:val="none" w:sz="0" w:space="0" w:color="auto"/>
                  </w:divBdr>
                  <w:divsChild>
                    <w:div w:id="831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46319">
      <w:bodyDiv w:val="1"/>
      <w:marLeft w:val="0"/>
      <w:marRight w:val="0"/>
      <w:marTop w:val="0"/>
      <w:marBottom w:val="0"/>
      <w:divBdr>
        <w:top w:val="none" w:sz="0" w:space="0" w:color="auto"/>
        <w:left w:val="none" w:sz="0" w:space="0" w:color="auto"/>
        <w:bottom w:val="none" w:sz="0" w:space="0" w:color="auto"/>
        <w:right w:val="none" w:sz="0" w:space="0" w:color="auto"/>
      </w:divBdr>
    </w:div>
    <w:div w:id="873272676">
      <w:bodyDiv w:val="1"/>
      <w:marLeft w:val="0"/>
      <w:marRight w:val="0"/>
      <w:marTop w:val="0"/>
      <w:marBottom w:val="0"/>
      <w:divBdr>
        <w:top w:val="none" w:sz="0" w:space="0" w:color="auto"/>
        <w:left w:val="none" w:sz="0" w:space="0" w:color="auto"/>
        <w:bottom w:val="none" w:sz="0" w:space="0" w:color="auto"/>
        <w:right w:val="none" w:sz="0" w:space="0" w:color="auto"/>
      </w:divBdr>
      <w:divsChild>
        <w:div w:id="1118641979">
          <w:marLeft w:val="0"/>
          <w:marRight w:val="0"/>
          <w:marTop w:val="0"/>
          <w:marBottom w:val="0"/>
          <w:divBdr>
            <w:top w:val="none" w:sz="0" w:space="0" w:color="auto"/>
            <w:left w:val="none" w:sz="0" w:space="0" w:color="auto"/>
            <w:bottom w:val="none" w:sz="0" w:space="0" w:color="auto"/>
            <w:right w:val="none" w:sz="0" w:space="0" w:color="auto"/>
          </w:divBdr>
          <w:divsChild>
            <w:div w:id="652831553">
              <w:marLeft w:val="0"/>
              <w:marRight w:val="0"/>
              <w:marTop w:val="0"/>
              <w:marBottom w:val="0"/>
              <w:divBdr>
                <w:top w:val="none" w:sz="0" w:space="0" w:color="auto"/>
                <w:left w:val="none" w:sz="0" w:space="0" w:color="auto"/>
                <w:bottom w:val="none" w:sz="0" w:space="0" w:color="auto"/>
                <w:right w:val="none" w:sz="0" w:space="0" w:color="auto"/>
              </w:divBdr>
              <w:divsChild>
                <w:div w:id="1223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6509">
      <w:bodyDiv w:val="1"/>
      <w:marLeft w:val="0"/>
      <w:marRight w:val="0"/>
      <w:marTop w:val="0"/>
      <w:marBottom w:val="0"/>
      <w:divBdr>
        <w:top w:val="none" w:sz="0" w:space="0" w:color="auto"/>
        <w:left w:val="none" w:sz="0" w:space="0" w:color="auto"/>
        <w:bottom w:val="none" w:sz="0" w:space="0" w:color="auto"/>
        <w:right w:val="none" w:sz="0" w:space="0" w:color="auto"/>
      </w:divBdr>
    </w:div>
    <w:div w:id="878008591">
      <w:bodyDiv w:val="1"/>
      <w:marLeft w:val="0"/>
      <w:marRight w:val="0"/>
      <w:marTop w:val="0"/>
      <w:marBottom w:val="0"/>
      <w:divBdr>
        <w:top w:val="none" w:sz="0" w:space="0" w:color="auto"/>
        <w:left w:val="none" w:sz="0" w:space="0" w:color="auto"/>
        <w:bottom w:val="none" w:sz="0" w:space="0" w:color="auto"/>
        <w:right w:val="none" w:sz="0" w:space="0" w:color="auto"/>
      </w:divBdr>
    </w:div>
    <w:div w:id="880090854">
      <w:bodyDiv w:val="1"/>
      <w:marLeft w:val="0"/>
      <w:marRight w:val="0"/>
      <w:marTop w:val="0"/>
      <w:marBottom w:val="0"/>
      <w:divBdr>
        <w:top w:val="none" w:sz="0" w:space="0" w:color="auto"/>
        <w:left w:val="none" w:sz="0" w:space="0" w:color="auto"/>
        <w:bottom w:val="none" w:sz="0" w:space="0" w:color="auto"/>
        <w:right w:val="none" w:sz="0" w:space="0" w:color="auto"/>
      </w:divBdr>
    </w:div>
    <w:div w:id="880478856">
      <w:bodyDiv w:val="1"/>
      <w:marLeft w:val="0"/>
      <w:marRight w:val="0"/>
      <w:marTop w:val="0"/>
      <w:marBottom w:val="0"/>
      <w:divBdr>
        <w:top w:val="none" w:sz="0" w:space="0" w:color="auto"/>
        <w:left w:val="none" w:sz="0" w:space="0" w:color="auto"/>
        <w:bottom w:val="none" w:sz="0" w:space="0" w:color="auto"/>
        <w:right w:val="none" w:sz="0" w:space="0" w:color="auto"/>
      </w:divBdr>
    </w:div>
    <w:div w:id="881137888">
      <w:bodyDiv w:val="1"/>
      <w:marLeft w:val="0"/>
      <w:marRight w:val="0"/>
      <w:marTop w:val="0"/>
      <w:marBottom w:val="0"/>
      <w:divBdr>
        <w:top w:val="none" w:sz="0" w:space="0" w:color="auto"/>
        <w:left w:val="none" w:sz="0" w:space="0" w:color="auto"/>
        <w:bottom w:val="none" w:sz="0" w:space="0" w:color="auto"/>
        <w:right w:val="none" w:sz="0" w:space="0" w:color="auto"/>
      </w:divBdr>
    </w:div>
    <w:div w:id="882062973">
      <w:bodyDiv w:val="1"/>
      <w:marLeft w:val="0"/>
      <w:marRight w:val="0"/>
      <w:marTop w:val="0"/>
      <w:marBottom w:val="0"/>
      <w:divBdr>
        <w:top w:val="none" w:sz="0" w:space="0" w:color="auto"/>
        <w:left w:val="none" w:sz="0" w:space="0" w:color="auto"/>
        <w:bottom w:val="none" w:sz="0" w:space="0" w:color="auto"/>
        <w:right w:val="none" w:sz="0" w:space="0" w:color="auto"/>
      </w:divBdr>
    </w:div>
    <w:div w:id="882255529">
      <w:bodyDiv w:val="1"/>
      <w:marLeft w:val="0"/>
      <w:marRight w:val="0"/>
      <w:marTop w:val="0"/>
      <w:marBottom w:val="0"/>
      <w:divBdr>
        <w:top w:val="none" w:sz="0" w:space="0" w:color="auto"/>
        <w:left w:val="none" w:sz="0" w:space="0" w:color="auto"/>
        <w:bottom w:val="none" w:sz="0" w:space="0" w:color="auto"/>
        <w:right w:val="none" w:sz="0" w:space="0" w:color="auto"/>
      </w:divBdr>
      <w:divsChild>
        <w:div w:id="462428103">
          <w:marLeft w:val="0"/>
          <w:marRight w:val="0"/>
          <w:marTop w:val="0"/>
          <w:marBottom w:val="0"/>
          <w:divBdr>
            <w:top w:val="none" w:sz="0" w:space="0" w:color="auto"/>
            <w:left w:val="none" w:sz="0" w:space="0" w:color="auto"/>
            <w:bottom w:val="none" w:sz="0" w:space="0" w:color="auto"/>
            <w:right w:val="none" w:sz="0" w:space="0" w:color="auto"/>
          </w:divBdr>
          <w:divsChild>
            <w:div w:id="545533832">
              <w:marLeft w:val="0"/>
              <w:marRight w:val="0"/>
              <w:marTop w:val="0"/>
              <w:marBottom w:val="0"/>
              <w:divBdr>
                <w:top w:val="none" w:sz="0" w:space="0" w:color="auto"/>
                <w:left w:val="none" w:sz="0" w:space="0" w:color="auto"/>
                <w:bottom w:val="none" w:sz="0" w:space="0" w:color="auto"/>
                <w:right w:val="none" w:sz="0" w:space="0" w:color="auto"/>
              </w:divBdr>
              <w:divsChild>
                <w:div w:id="7658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5366">
      <w:bodyDiv w:val="1"/>
      <w:marLeft w:val="0"/>
      <w:marRight w:val="0"/>
      <w:marTop w:val="0"/>
      <w:marBottom w:val="0"/>
      <w:divBdr>
        <w:top w:val="none" w:sz="0" w:space="0" w:color="auto"/>
        <w:left w:val="none" w:sz="0" w:space="0" w:color="auto"/>
        <w:bottom w:val="none" w:sz="0" w:space="0" w:color="auto"/>
        <w:right w:val="none" w:sz="0" w:space="0" w:color="auto"/>
      </w:divBdr>
    </w:div>
    <w:div w:id="884490077">
      <w:bodyDiv w:val="1"/>
      <w:marLeft w:val="0"/>
      <w:marRight w:val="0"/>
      <w:marTop w:val="0"/>
      <w:marBottom w:val="0"/>
      <w:divBdr>
        <w:top w:val="none" w:sz="0" w:space="0" w:color="auto"/>
        <w:left w:val="none" w:sz="0" w:space="0" w:color="auto"/>
        <w:bottom w:val="none" w:sz="0" w:space="0" w:color="auto"/>
        <w:right w:val="none" w:sz="0" w:space="0" w:color="auto"/>
      </w:divBdr>
    </w:div>
    <w:div w:id="885334896">
      <w:bodyDiv w:val="1"/>
      <w:marLeft w:val="0"/>
      <w:marRight w:val="0"/>
      <w:marTop w:val="0"/>
      <w:marBottom w:val="0"/>
      <w:divBdr>
        <w:top w:val="none" w:sz="0" w:space="0" w:color="auto"/>
        <w:left w:val="none" w:sz="0" w:space="0" w:color="auto"/>
        <w:bottom w:val="none" w:sz="0" w:space="0" w:color="auto"/>
        <w:right w:val="none" w:sz="0" w:space="0" w:color="auto"/>
      </w:divBdr>
    </w:div>
    <w:div w:id="891772016">
      <w:bodyDiv w:val="1"/>
      <w:marLeft w:val="0"/>
      <w:marRight w:val="0"/>
      <w:marTop w:val="0"/>
      <w:marBottom w:val="0"/>
      <w:divBdr>
        <w:top w:val="none" w:sz="0" w:space="0" w:color="auto"/>
        <w:left w:val="none" w:sz="0" w:space="0" w:color="auto"/>
        <w:bottom w:val="none" w:sz="0" w:space="0" w:color="auto"/>
        <w:right w:val="none" w:sz="0" w:space="0" w:color="auto"/>
      </w:divBdr>
    </w:div>
    <w:div w:id="892812537">
      <w:bodyDiv w:val="1"/>
      <w:marLeft w:val="0"/>
      <w:marRight w:val="0"/>
      <w:marTop w:val="0"/>
      <w:marBottom w:val="0"/>
      <w:divBdr>
        <w:top w:val="none" w:sz="0" w:space="0" w:color="auto"/>
        <w:left w:val="none" w:sz="0" w:space="0" w:color="auto"/>
        <w:bottom w:val="none" w:sz="0" w:space="0" w:color="auto"/>
        <w:right w:val="none" w:sz="0" w:space="0" w:color="auto"/>
      </w:divBdr>
      <w:divsChild>
        <w:div w:id="958952574">
          <w:marLeft w:val="0"/>
          <w:marRight w:val="0"/>
          <w:marTop w:val="0"/>
          <w:marBottom w:val="0"/>
          <w:divBdr>
            <w:top w:val="none" w:sz="0" w:space="0" w:color="auto"/>
            <w:left w:val="none" w:sz="0" w:space="0" w:color="auto"/>
            <w:bottom w:val="none" w:sz="0" w:space="0" w:color="auto"/>
            <w:right w:val="none" w:sz="0" w:space="0" w:color="auto"/>
          </w:divBdr>
          <w:divsChild>
            <w:div w:id="552277435">
              <w:marLeft w:val="0"/>
              <w:marRight w:val="0"/>
              <w:marTop w:val="0"/>
              <w:marBottom w:val="0"/>
              <w:divBdr>
                <w:top w:val="none" w:sz="0" w:space="0" w:color="auto"/>
                <w:left w:val="none" w:sz="0" w:space="0" w:color="auto"/>
                <w:bottom w:val="none" w:sz="0" w:space="0" w:color="auto"/>
                <w:right w:val="none" w:sz="0" w:space="0" w:color="auto"/>
              </w:divBdr>
              <w:divsChild>
                <w:div w:id="17898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58111">
      <w:bodyDiv w:val="1"/>
      <w:marLeft w:val="0"/>
      <w:marRight w:val="0"/>
      <w:marTop w:val="0"/>
      <w:marBottom w:val="0"/>
      <w:divBdr>
        <w:top w:val="none" w:sz="0" w:space="0" w:color="auto"/>
        <w:left w:val="none" w:sz="0" w:space="0" w:color="auto"/>
        <w:bottom w:val="none" w:sz="0" w:space="0" w:color="auto"/>
        <w:right w:val="none" w:sz="0" w:space="0" w:color="auto"/>
      </w:divBdr>
    </w:div>
    <w:div w:id="897133407">
      <w:bodyDiv w:val="1"/>
      <w:marLeft w:val="0"/>
      <w:marRight w:val="0"/>
      <w:marTop w:val="0"/>
      <w:marBottom w:val="0"/>
      <w:divBdr>
        <w:top w:val="none" w:sz="0" w:space="0" w:color="auto"/>
        <w:left w:val="none" w:sz="0" w:space="0" w:color="auto"/>
        <w:bottom w:val="none" w:sz="0" w:space="0" w:color="auto"/>
        <w:right w:val="none" w:sz="0" w:space="0" w:color="auto"/>
      </w:divBdr>
    </w:div>
    <w:div w:id="897203404">
      <w:bodyDiv w:val="1"/>
      <w:marLeft w:val="0"/>
      <w:marRight w:val="0"/>
      <w:marTop w:val="0"/>
      <w:marBottom w:val="0"/>
      <w:divBdr>
        <w:top w:val="none" w:sz="0" w:space="0" w:color="auto"/>
        <w:left w:val="none" w:sz="0" w:space="0" w:color="auto"/>
        <w:bottom w:val="none" w:sz="0" w:space="0" w:color="auto"/>
        <w:right w:val="none" w:sz="0" w:space="0" w:color="auto"/>
      </w:divBdr>
      <w:divsChild>
        <w:div w:id="1997760450">
          <w:marLeft w:val="0"/>
          <w:marRight w:val="0"/>
          <w:marTop w:val="0"/>
          <w:marBottom w:val="0"/>
          <w:divBdr>
            <w:top w:val="none" w:sz="0" w:space="0" w:color="auto"/>
            <w:left w:val="none" w:sz="0" w:space="0" w:color="auto"/>
            <w:bottom w:val="none" w:sz="0" w:space="0" w:color="auto"/>
            <w:right w:val="none" w:sz="0" w:space="0" w:color="auto"/>
          </w:divBdr>
          <w:divsChild>
            <w:div w:id="548424399">
              <w:marLeft w:val="0"/>
              <w:marRight w:val="0"/>
              <w:marTop w:val="0"/>
              <w:marBottom w:val="0"/>
              <w:divBdr>
                <w:top w:val="none" w:sz="0" w:space="0" w:color="auto"/>
                <w:left w:val="none" w:sz="0" w:space="0" w:color="auto"/>
                <w:bottom w:val="none" w:sz="0" w:space="0" w:color="auto"/>
                <w:right w:val="none" w:sz="0" w:space="0" w:color="auto"/>
              </w:divBdr>
              <w:divsChild>
                <w:div w:id="7773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6241">
      <w:bodyDiv w:val="1"/>
      <w:marLeft w:val="0"/>
      <w:marRight w:val="0"/>
      <w:marTop w:val="0"/>
      <w:marBottom w:val="0"/>
      <w:divBdr>
        <w:top w:val="none" w:sz="0" w:space="0" w:color="auto"/>
        <w:left w:val="none" w:sz="0" w:space="0" w:color="auto"/>
        <w:bottom w:val="none" w:sz="0" w:space="0" w:color="auto"/>
        <w:right w:val="none" w:sz="0" w:space="0" w:color="auto"/>
      </w:divBdr>
    </w:div>
    <w:div w:id="906844787">
      <w:bodyDiv w:val="1"/>
      <w:marLeft w:val="0"/>
      <w:marRight w:val="0"/>
      <w:marTop w:val="0"/>
      <w:marBottom w:val="0"/>
      <w:divBdr>
        <w:top w:val="none" w:sz="0" w:space="0" w:color="auto"/>
        <w:left w:val="none" w:sz="0" w:space="0" w:color="auto"/>
        <w:bottom w:val="none" w:sz="0" w:space="0" w:color="auto"/>
        <w:right w:val="none" w:sz="0" w:space="0" w:color="auto"/>
      </w:divBdr>
    </w:div>
    <w:div w:id="907810982">
      <w:bodyDiv w:val="1"/>
      <w:marLeft w:val="0"/>
      <w:marRight w:val="0"/>
      <w:marTop w:val="0"/>
      <w:marBottom w:val="0"/>
      <w:divBdr>
        <w:top w:val="none" w:sz="0" w:space="0" w:color="auto"/>
        <w:left w:val="none" w:sz="0" w:space="0" w:color="auto"/>
        <w:bottom w:val="none" w:sz="0" w:space="0" w:color="auto"/>
        <w:right w:val="none" w:sz="0" w:space="0" w:color="auto"/>
      </w:divBdr>
    </w:div>
    <w:div w:id="910819455">
      <w:bodyDiv w:val="1"/>
      <w:marLeft w:val="0"/>
      <w:marRight w:val="0"/>
      <w:marTop w:val="0"/>
      <w:marBottom w:val="0"/>
      <w:divBdr>
        <w:top w:val="none" w:sz="0" w:space="0" w:color="auto"/>
        <w:left w:val="none" w:sz="0" w:space="0" w:color="auto"/>
        <w:bottom w:val="none" w:sz="0" w:space="0" w:color="auto"/>
        <w:right w:val="none" w:sz="0" w:space="0" w:color="auto"/>
      </w:divBdr>
    </w:div>
    <w:div w:id="911349301">
      <w:bodyDiv w:val="1"/>
      <w:marLeft w:val="0"/>
      <w:marRight w:val="0"/>
      <w:marTop w:val="0"/>
      <w:marBottom w:val="0"/>
      <w:divBdr>
        <w:top w:val="none" w:sz="0" w:space="0" w:color="auto"/>
        <w:left w:val="none" w:sz="0" w:space="0" w:color="auto"/>
        <w:bottom w:val="none" w:sz="0" w:space="0" w:color="auto"/>
        <w:right w:val="none" w:sz="0" w:space="0" w:color="auto"/>
      </w:divBdr>
    </w:div>
    <w:div w:id="913053698">
      <w:bodyDiv w:val="1"/>
      <w:marLeft w:val="0"/>
      <w:marRight w:val="0"/>
      <w:marTop w:val="0"/>
      <w:marBottom w:val="0"/>
      <w:divBdr>
        <w:top w:val="none" w:sz="0" w:space="0" w:color="auto"/>
        <w:left w:val="none" w:sz="0" w:space="0" w:color="auto"/>
        <w:bottom w:val="none" w:sz="0" w:space="0" w:color="auto"/>
        <w:right w:val="none" w:sz="0" w:space="0" w:color="auto"/>
      </w:divBdr>
      <w:divsChild>
        <w:div w:id="547685027">
          <w:marLeft w:val="0"/>
          <w:marRight w:val="0"/>
          <w:marTop w:val="0"/>
          <w:marBottom w:val="0"/>
          <w:divBdr>
            <w:top w:val="none" w:sz="0" w:space="0" w:color="auto"/>
            <w:left w:val="none" w:sz="0" w:space="0" w:color="auto"/>
            <w:bottom w:val="none" w:sz="0" w:space="0" w:color="auto"/>
            <w:right w:val="none" w:sz="0" w:space="0" w:color="auto"/>
          </w:divBdr>
          <w:divsChild>
            <w:div w:id="1545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95">
      <w:bodyDiv w:val="1"/>
      <w:marLeft w:val="0"/>
      <w:marRight w:val="0"/>
      <w:marTop w:val="0"/>
      <w:marBottom w:val="0"/>
      <w:divBdr>
        <w:top w:val="none" w:sz="0" w:space="0" w:color="auto"/>
        <w:left w:val="none" w:sz="0" w:space="0" w:color="auto"/>
        <w:bottom w:val="none" w:sz="0" w:space="0" w:color="auto"/>
        <w:right w:val="none" w:sz="0" w:space="0" w:color="auto"/>
      </w:divBdr>
      <w:divsChild>
        <w:div w:id="1470660435">
          <w:marLeft w:val="0"/>
          <w:marRight w:val="0"/>
          <w:marTop w:val="0"/>
          <w:marBottom w:val="0"/>
          <w:divBdr>
            <w:top w:val="none" w:sz="0" w:space="0" w:color="auto"/>
            <w:left w:val="none" w:sz="0" w:space="0" w:color="auto"/>
            <w:bottom w:val="none" w:sz="0" w:space="0" w:color="auto"/>
            <w:right w:val="none" w:sz="0" w:space="0" w:color="auto"/>
          </w:divBdr>
          <w:divsChild>
            <w:div w:id="1128472971">
              <w:marLeft w:val="0"/>
              <w:marRight w:val="0"/>
              <w:marTop w:val="0"/>
              <w:marBottom w:val="0"/>
              <w:divBdr>
                <w:top w:val="none" w:sz="0" w:space="0" w:color="auto"/>
                <w:left w:val="none" w:sz="0" w:space="0" w:color="auto"/>
                <w:bottom w:val="none" w:sz="0" w:space="0" w:color="auto"/>
                <w:right w:val="none" w:sz="0" w:space="0" w:color="auto"/>
              </w:divBdr>
              <w:divsChild>
                <w:div w:id="1109549985">
                  <w:marLeft w:val="0"/>
                  <w:marRight w:val="0"/>
                  <w:marTop w:val="0"/>
                  <w:marBottom w:val="0"/>
                  <w:divBdr>
                    <w:top w:val="none" w:sz="0" w:space="0" w:color="auto"/>
                    <w:left w:val="none" w:sz="0" w:space="0" w:color="auto"/>
                    <w:bottom w:val="none" w:sz="0" w:space="0" w:color="auto"/>
                    <w:right w:val="none" w:sz="0" w:space="0" w:color="auto"/>
                  </w:divBdr>
                  <w:divsChild>
                    <w:div w:id="706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981820">
      <w:bodyDiv w:val="1"/>
      <w:marLeft w:val="0"/>
      <w:marRight w:val="0"/>
      <w:marTop w:val="0"/>
      <w:marBottom w:val="0"/>
      <w:divBdr>
        <w:top w:val="none" w:sz="0" w:space="0" w:color="auto"/>
        <w:left w:val="none" w:sz="0" w:space="0" w:color="auto"/>
        <w:bottom w:val="none" w:sz="0" w:space="0" w:color="auto"/>
        <w:right w:val="none" w:sz="0" w:space="0" w:color="auto"/>
      </w:divBdr>
    </w:div>
    <w:div w:id="917249107">
      <w:bodyDiv w:val="1"/>
      <w:marLeft w:val="0"/>
      <w:marRight w:val="0"/>
      <w:marTop w:val="0"/>
      <w:marBottom w:val="0"/>
      <w:divBdr>
        <w:top w:val="none" w:sz="0" w:space="0" w:color="auto"/>
        <w:left w:val="none" w:sz="0" w:space="0" w:color="auto"/>
        <w:bottom w:val="none" w:sz="0" w:space="0" w:color="auto"/>
        <w:right w:val="none" w:sz="0" w:space="0" w:color="auto"/>
      </w:divBdr>
    </w:div>
    <w:div w:id="918371887">
      <w:bodyDiv w:val="1"/>
      <w:marLeft w:val="0"/>
      <w:marRight w:val="0"/>
      <w:marTop w:val="0"/>
      <w:marBottom w:val="0"/>
      <w:divBdr>
        <w:top w:val="none" w:sz="0" w:space="0" w:color="auto"/>
        <w:left w:val="none" w:sz="0" w:space="0" w:color="auto"/>
        <w:bottom w:val="none" w:sz="0" w:space="0" w:color="auto"/>
        <w:right w:val="none" w:sz="0" w:space="0" w:color="auto"/>
      </w:divBdr>
      <w:divsChild>
        <w:div w:id="111484077">
          <w:marLeft w:val="0"/>
          <w:marRight w:val="0"/>
          <w:marTop w:val="0"/>
          <w:marBottom w:val="0"/>
          <w:divBdr>
            <w:top w:val="none" w:sz="0" w:space="0" w:color="auto"/>
            <w:left w:val="none" w:sz="0" w:space="0" w:color="auto"/>
            <w:bottom w:val="none" w:sz="0" w:space="0" w:color="auto"/>
            <w:right w:val="none" w:sz="0" w:space="0" w:color="auto"/>
          </w:divBdr>
          <w:divsChild>
            <w:div w:id="1064136228">
              <w:marLeft w:val="0"/>
              <w:marRight w:val="0"/>
              <w:marTop w:val="0"/>
              <w:marBottom w:val="0"/>
              <w:divBdr>
                <w:top w:val="none" w:sz="0" w:space="0" w:color="auto"/>
                <w:left w:val="none" w:sz="0" w:space="0" w:color="auto"/>
                <w:bottom w:val="none" w:sz="0" w:space="0" w:color="auto"/>
                <w:right w:val="none" w:sz="0" w:space="0" w:color="auto"/>
              </w:divBdr>
              <w:divsChild>
                <w:div w:id="8661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72983">
      <w:bodyDiv w:val="1"/>
      <w:marLeft w:val="0"/>
      <w:marRight w:val="0"/>
      <w:marTop w:val="0"/>
      <w:marBottom w:val="0"/>
      <w:divBdr>
        <w:top w:val="none" w:sz="0" w:space="0" w:color="auto"/>
        <w:left w:val="none" w:sz="0" w:space="0" w:color="auto"/>
        <w:bottom w:val="none" w:sz="0" w:space="0" w:color="auto"/>
        <w:right w:val="none" w:sz="0" w:space="0" w:color="auto"/>
      </w:divBdr>
    </w:div>
    <w:div w:id="925916942">
      <w:bodyDiv w:val="1"/>
      <w:marLeft w:val="0"/>
      <w:marRight w:val="0"/>
      <w:marTop w:val="0"/>
      <w:marBottom w:val="0"/>
      <w:divBdr>
        <w:top w:val="none" w:sz="0" w:space="0" w:color="auto"/>
        <w:left w:val="none" w:sz="0" w:space="0" w:color="auto"/>
        <w:bottom w:val="none" w:sz="0" w:space="0" w:color="auto"/>
        <w:right w:val="none" w:sz="0" w:space="0" w:color="auto"/>
      </w:divBdr>
    </w:div>
    <w:div w:id="927353228">
      <w:bodyDiv w:val="1"/>
      <w:marLeft w:val="0"/>
      <w:marRight w:val="0"/>
      <w:marTop w:val="0"/>
      <w:marBottom w:val="0"/>
      <w:divBdr>
        <w:top w:val="none" w:sz="0" w:space="0" w:color="auto"/>
        <w:left w:val="none" w:sz="0" w:space="0" w:color="auto"/>
        <w:bottom w:val="none" w:sz="0" w:space="0" w:color="auto"/>
        <w:right w:val="none" w:sz="0" w:space="0" w:color="auto"/>
      </w:divBdr>
    </w:div>
    <w:div w:id="928925651">
      <w:bodyDiv w:val="1"/>
      <w:marLeft w:val="0"/>
      <w:marRight w:val="0"/>
      <w:marTop w:val="0"/>
      <w:marBottom w:val="0"/>
      <w:divBdr>
        <w:top w:val="none" w:sz="0" w:space="0" w:color="auto"/>
        <w:left w:val="none" w:sz="0" w:space="0" w:color="auto"/>
        <w:bottom w:val="none" w:sz="0" w:space="0" w:color="auto"/>
        <w:right w:val="none" w:sz="0" w:space="0" w:color="auto"/>
      </w:divBdr>
      <w:divsChild>
        <w:div w:id="1587231182">
          <w:marLeft w:val="0"/>
          <w:marRight w:val="0"/>
          <w:marTop w:val="0"/>
          <w:marBottom w:val="0"/>
          <w:divBdr>
            <w:top w:val="none" w:sz="0" w:space="0" w:color="auto"/>
            <w:left w:val="none" w:sz="0" w:space="0" w:color="auto"/>
            <w:bottom w:val="none" w:sz="0" w:space="0" w:color="auto"/>
            <w:right w:val="none" w:sz="0" w:space="0" w:color="auto"/>
          </w:divBdr>
          <w:divsChild>
            <w:div w:id="1690329364">
              <w:marLeft w:val="0"/>
              <w:marRight w:val="0"/>
              <w:marTop w:val="0"/>
              <w:marBottom w:val="0"/>
              <w:divBdr>
                <w:top w:val="none" w:sz="0" w:space="0" w:color="auto"/>
                <w:left w:val="none" w:sz="0" w:space="0" w:color="auto"/>
                <w:bottom w:val="none" w:sz="0" w:space="0" w:color="auto"/>
                <w:right w:val="none" w:sz="0" w:space="0" w:color="auto"/>
              </w:divBdr>
              <w:divsChild>
                <w:div w:id="645860465">
                  <w:marLeft w:val="0"/>
                  <w:marRight w:val="0"/>
                  <w:marTop w:val="0"/>
                  <w:marBottom w:val="0"/>
                  <w:divBdr>
                    <w:top w:val="none" w:sz="0" w:space="0" w:color="auto"/>
                    <w:left w:val="none" w:sz="0" w:space="0" w:color="auto"/>
                    <w:bottom w:val="none" w:sz="0" w:space="0" w:color="auto"/>
                    <w:right w:val="none" w:sz="0" w:space="0" w:color="auto"/>
                  </w:divBdr>
                  <w:divsChild>
                    <w:div w:id="8869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23758">
      <w:bodyDiv w:val="1"/>
      <w:marLeft w:val="0"/>
      <w:marRight w:val="0"/>
      <w:marTop w:val="0"/>
      <w:marBottom w:val="0"/>
      <w:divBdr>
        <w:top w:val="none" w:sz="0" w:space="0" w:color="auto"/>
        <w:left w:val="none" w:sz="0" w:space="0" w:color="auto"/>
        <w:bottom w:val="none" w:sz="0" w:space="0" w:color="auto"/>
        <w:right w:val="none" w:sz="0" w:space="0" w:color="auto"/>
      </w:divBdr>
    </w:div>
    <w:div w:id="933634949">
      <w:bodyDiv w:val="1"/>
      <w:marLeft w:val="0"/>
      <w:marRight w:val="0"/>
      <w:marTop w:val="0"/>
      <w:marBottom w:val="0"/>
      <w:divBdr>
        <w:top w:val="none" w:sz="0" w:space="0" w:color="auto"/>
        <w:left w:val="none" w:sz="0" w:space="0" w:color="auto"/>
        <w:bottom w:val="none" w:sz="0" w:space="0" w:color="auto"/>
        <w:right w:val="none" w:sz="0" w:space="0" w:color="auto"/>
      </w:divBdr>
      <w:divsChild>
        <w:div w:id="601380214">
          <w:marLeft w:val="0"/>
          <w:marRight w:val="0"/>
          <w:marTop w:val="0"/>
          <w:marBottom w:val="0"/>
          <w:divBdr>
            <w:top w:val="none" w:sz="0" w:space="0" w:color="auto"/>
            <w:left w:val="none" w:sz="0" w:space="0" w:color="auto"/>
            <w:bottom w:val="none" w:sz="0" w:space="0" w:color="auto"/>
            <w:right w:val="none" w:sz="0" w:space="0" w:color="auto"/>
          </w:divBdr>
        </w:div>
      </w:divsChild>
    </w:div>
    <w:div w:id="933978990">
      <w:bodyDiv w:val="1"/>
      <w:marLeft w:val="0"/>
      <w:marRight w:val="0"/>
      <w:marTop w:val="0"/>
      <w:marBottom w:val="0"/>
      <w:divBdr>
        <w:top w:val="none" w:sz="0" w:space="0" w:color="auto"/>
        <w:left w:val="none" w:sz="0" w:space="0" w:color="auto"/>
        <w:bottom w:val="none" w:sz="0" w:space="0" w:color="auto"/>
        <w:right w:val="none" w:sz="0" w:space="0" w:color="auto"/>
      </w:divBdr>
      <w:divsChild>
        <w:div w:id="1061754032">
          <w:marLeft w:val="0"/>
          <w:marRight w:val="0"/>
          <w:marTop w:val="0"/>
          <w:marBottom w:val="0"/>
          <w:divBdr>
            <w:top w:val="none" w:sz="0" w:space="0" w:color="auto"/>
            <w:left w:val="none" w:sz="0" w:space="0" w:color="auto"/>
            <w:bottom w:val="none" w:sz="0" w:space="0" w:color="auto"/>
            <w:right w:val="none" w:sz="0" w:space="0" w:color="auto"/>
          </w:divBdr>
          <w:divsChild>
            <w:div w:id="6152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1727">
      <w:bodyDiv w:val="1"/>
      <w:marLeft w:val="0"/>
      <w:marRight w:val="0"/>
      <w:marTop w:val="0"/>
      <w:marBottom w:val="0"/>
      <w:divBdr>
        <w:top w:val="none" w:sz="0" w:space="0" w:color="auto"/>
        <w:left w:val="none" w:sz="0" w:space="0" w:color="auto"/>
        <w:bottom w:val="none" w:sz="0" w:space="0" w:color="auto"/>
        <w:right w:val="none" w:sz="0" w:space="0" w:color="auto"/>
      </w:divBdr>
      <w:divsChild>
        <w:div w:id="893589640">
          <w:marLeft w:val="0"/>
          <w:marRight w:val="0"/>
          <w:marTop w:val="0"/>
          <w:marBottom w:val="0"/>
          <w:divBdr>
            <w:top w:val="none" w:sz="0" w:space="0" w:color="auto"/>
            <w:left w:val="none" w:sz="0" w:space="0" w:color="auto"/>
            <w:bottom w:val="none" w:sz="0" w:space="0" w:color="auto"/>
            <w:right w:val="none" w:sz="0" w:space="0" w:color="auto"/>
          </w:divBdr>
        </w:div>
      </w:divsChild>
    </w:div>
    <w:div w:id="942416489">
      <w:bodyDiv w:val="1"/>
      <w:marLeft w:val="0"/>
      <w:marRight w:val="0"/>
      <w:marTop w:val="0"/>
      <w:marBottom w:val="0"/>
      <w:divBdr>
        <w:top w:val="none" w:sz="0" w:space="0" w:color="auto"/>
        <w:left w:val="none" w:sz="0" w:space="0" w:color="auto"/>
        <w:bottom w:val="none" w:sz="0" w:space="0" w:color="auto"/>
        <w:right w:val="none" w:sz="0" w:space="0" w:color="auto"/>
      </w:divBdr>
    </w:div>
    <w:div w:id="944118506">
      <w:bodyDiv w:val="1"/>
      <w:marLeft w:val="0"/>
      <w:marRight w:val="0"/>
      <w:marTop w:val="0"/>
      <w:marBottom w:val="0"/>
      <w:divBdr>
        <w:top w:val="none" w:sz="0" w:space="0" w:color="auto"/>
        <w:left w:val="none" w:sz="0" w:space="0" w:color="auto"/>
        <w:bottom w:val="none" w:sz="0" w:space="0" w:color="auto"/>
        <w:right w:val="none" w:sz="0" w:space="0" w:color="auto"/>
      </w:divBdr>
    </w:div>
    <w:div w:id="945424716">
      <w:bodyDiv w:val="1"/>
      <w:marLeft w:val="0"/>
      <w:marRight w:val="0"/>
      <w:marTop w:val="0"/>
      <w:marBottom w:val="0"/>
      <w:divBdr>
        <w:top w:val="none" w:sz="0" w:space="0" w:color="auto"/>
        <w:left w:val="none" w:sz="0" w:space="0" w:color="auto"/>
        <w:bottom w:val="none" w:sz="0" w:space="0" w:color="auto"/>
        <w:right w:val="none" w:sz="0" w:space="0" w:color="auto"/>
      </w:divBdr>
    </w:div>
    <w:div w:id="946038481">
      <w:bodyDiv w:val="1"/>
      <w:marLeft w:val="0"/>
      <w:marRight w:val="0"/>
      <w:marTop w:val="0"/>
      <w:marBottom w:val="0"/>
      <w:divBdr>
        <w:top w:val="none" w:sz="0" w:space="0" w:color="auto"/>
        <w:left w:val="none" w:sz="0" w:space="0" w:color="auto"/>
        <w:bottom w:val="none" w:sz="0" w:space="0" w:color="auto"/>
        <w:right w:val="none" w:sz="0" w:space="0" w:color="auto"/>
      </w:divBdr>
    </w:div>
    <w:div w:id="948663949">
      <w:bodyDiv w:val="1"/>
      <w:marLeft w:val="0"/>
      <w:marRight w:val="0"/>
      <w:marTop w:val="0"/>
      <w:marBottom w:val="0"/>
      <w:divBdr>
        <w:top w:val="none" w:sz="0" w:space="0" w:color="auto"/>
        <w:left w:val="none" w:sz="0" w:space="0" w:color="auto"/>
        <w:bottom w:val="none" w:sz="0" w:space="0" w:color="auto"/>
        <w:right w:val="none" w:sz="0" w:space="0" w:color="auto"/>
      </w:divBdr>
    </w:div>
    <w:div w:id="949318410">
      <w:bodyDiv w:val="1"/>
      <w:marLeft w:val="0"/>
      <w:marRight w:val="0"/>
      <w:marTop w:val="0"/>
      <w:marBottom w:val="0"/>
      <w:divBdr>
        <w:top w:val="none" w:sz="0" w:space="0" w:color="auto"/>
        <w:left w:val="none" w:sz="0" w:space="0" w:color="auto"/>
        <w:bottom w:val="none" w:sz="0" w:space="0" w:color="auto"/>
        <w:right w:val="none" w:sz="0" w:space="0" w:color="auto"/>
      </w:divBdr>
      <w:divsChild>
        <w:div w:id="135147558">
          <w:marLeft w:val="0"/>
          <w:marRight w:val="0"/>
          <w:marTop w:val="0"/>
          <w:marBottom w:val="0"/>
          <w:divBdr>
            <w:top w:val="none" w:sz="0" w:space="0" w:color="auto"/>
            <w:left w:val="none" w:sz="0" w:space="0" w:color="auto"/>
            <w:bottom w:val="none" w:sz="0" w:space="0" w:color="auto"/>
            <w:right w:val="none" w:sz="0" w:space="0" w:color="auto"/>
          </w:divBdr>
          <w:divsChild>
            <w:div w:id="15430868">
              <w:marLeft w:val="0"/>
              <w:marRight w:val="0"/>
              <w:marTop w:val="0"/>
              <w:marBottom w:val="0"/>
              <w:divBdr>
                <w:top w:val="none" w:sz="0" w:space="0" w:color="auto"/>
                <w:left w:val="none" w:sz="0" w:space="0" w:color="auto"/>
                <w:bottom w:val="none" w:sz="0" w:space="0" w:color="auto"/>
                <w:right w:val="none" w:sz="0" w:space="0" w:color="auto"/>
              </w:divBdr>
              <w:divsChild>
                <w:div w:id="929704422">
                  <w:marLeft w:val="0"/>
                  <w:marRight w:val="0"/>
                  <w:marTop w:val="0"/>
                  <w:marBottom w:val="0"/>
                  <w:divBdr>
                    <w:top w:val="none" w:sz="0" w:space="0" w:color="auto"/>
                    <w:left w:val="none" w:sz="0" w:space="0" w:color="auto"/>
                    <w:bottom w:val="none" w:sz="0" w:space="0" w:color="auto"/>
                    <w:right w:val="none" w:sz="0" w:space="0" w:color="auto"/>
                  </w:divBdr>
                  <w:divsChild>
                    <w:div w:id="1107771214">
                      <w:marLeft w:val="0"/>
                      <w:marRight w:val="0"/>
                      <w:marTop w:val="0"/>
                      <w:marBottom w:val="0"/>
                      <w:divBdr>
                        <w:top w:val="none" w:sz="0" w:space="0" w:color="auto"/>
                        <w:left w:val="none" w:sz="0" w:space="0" w:color="auto"/>
                        <w:bottom w:val="none" w:sz="0" w:space="0" w:color="auto"/>
                        <w:right w:val="none" w:sz="0" w:space="0" w:color="auto"/>
                      </w:divBdr>
                      <w:divsChild>
                        <w:div w:id="1360475138">
                          <w:marLeft w:val="0"/>
                          <w:marRight w:val="0"/>
                          <w:marTop w:val="0"/>
                          <w:marBottom w:val="0"/>
                          <w:divBdr>
                            <w:top w:val="none" w:sz="0" w:space="0" w:color="auto"/>
                            <w:left w:val="none" w:sz="0" w:space="0" w:color="auto"/>
                            <w:bottom w:val="none" w:sz="0" w:space="0" w:color="auto"/>
                            <w:right w:val="none" w:sz="0" w:space="0" w:color="auto"/>
                          </w:divBdr>
                          <w:divsChild>
                            <w:div w:id="11162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13476">
              <w:marLeft w:val="0"/>
              <w:marRight w:val="0"/>
              <w:marTop w:val="0"/>
              <w:marBottom w:val="0"/>
              <w:divBdr>
                <w:top w:val="none" w:sz="0" w:space="0" w:color="auto"/>
                <w:left w:val="none" w:sz="0" w:space="0" w:color="auto"/>
                <w:bottom w:val="none" w:sz="0" w:space="0" w:color="auto"/>
                <w:right w:val="none" w:sz="0" w:space="0" w:color="auto"/>
              </w:divBdr>
              <w:divsChild>
                <w:div w:id="4974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370">
          <w:marLeft w:val="0"/>
          <w:marRight w:val="0"/>
          <w:marTop w:val="0"/>
          <w:marBottom w:val="0"/>
          <w:divBdr>
            <w:top w:val="none" w:sz="0" w:space="0" w:color="auto"/>
            <w:left w:val="none" w:sz="0" w:space="0" w:color="auto"/>
            <w:bottom w:val="none" w:sz="0" w:space="0" w:color="auto"/>
            <w:right w:val="none" w:sz="0" w:space="0" w:color="auto"/>
          </w:divBdr>
          <w:divsChild>
            <w:div w:id="2075539122">
              <w:marLeft w:val="0"/>
              <w:marRight w:val="0"/>
              <w:marTop w:val="0"/>
              <w:marBottom w:val="0"/>
              <w:divBdr>
                <w:top w:val="none" w:sz="0" w:space="0" w:color="auto"/>
                <w:left w:val="none" w:sz="0" w:space="0" w:color="auto"/>
                <w:bottom w:val="none" w:sz="0" w:space="0" w:color="auto"/>
                <w:right w:val="none" w:sz="0" w:space="0" w:color="auto"/>
              </w:divBdr>
              <w:divsChild>
                <w:div w:id="1117530004">
                  <w:marLeft w:val="0"/>
                  <w:marRight w:val="0"/>
                  <w:marTop w:val="0"/>
                  <w:marBottom w:val="0"/>
                  <w:divBdr>
                    <w:top w:val="none" w:sz="0" w:space="0" w:color="auto"/>
                    <w:left w:val="none" w:sz="0" w:space="0" w:color="auto"/>
                    <w:bottom w:val="none" w:sz="0" w:space="0" w:color="auto"/>
                    <w:right w:val="none" w:sz="0" w:space="0" w:color="auto"/>
                  </w:divBdr>
                  <w:divsChild>
                    <w:div w:id="2091343243">
                      <w:marLeft w:val="0"/>
                      <w:marRight w:val="0"/>
                      <w:marTop w:val="0"/>
                      <w:marBottom w:val="0"/>
                      <w:divBdr>
                        <w:top w:val="none" w:sz="0" w:space="0" w:color="auto"/>
                        <w:left w:val="none" w:sz="0" w:space="0" w:color="auto"/>
                        <w:bottom w:val="none" w:sz="0" w:space="0" w:color="auto"/>
                        <w:right w:val="none" w:sz="0" w:space="0" w:color="auto"/>
                      </w:divBdr>
                      <w:divsChild>
                        <w:div w:id="470750074">
                          <w:marLeft w:val="0"/>
                          <w:marRight w:val="0"/>
                          <w:marTop w:val="0"/>
                          <w:marBottom w:val="0"/>
                          <w:divBdr>
                            <w:top w:val="none" w:sz="0" w:space="0" w:color="auto"/>
                            <w:left w:val="none" w:sz="0" w:space="0" w:color="auto"/>
                            <w:bottom w:val="none" w:sz="0" w:space="0" w:color="auto"/>
                            <w:right w:val="none" w:sz="0" w:space="0" w:color="auto"/>
                          </w:divBdr>
                          <w:divsChild>
                            <w:div w:id="1635405687">
                              <w:marLeft w:val="0"/>
                              <w:marRight w:val="0"/>
                              <w:marTop w:val="0"/>
                              <w:marBottom w:val="0"/>
                              <w:divBdr>
                                <w:top w:val="none" w:sz="0" w:space="0" w:color="auto"/>
                                <w:left w:val="none" w:sz="0" w:space="0" w:color="auto"/>
                                <w:bottom w:val="none" w:sz="0" w:space="0" w:color="auto"/>
                                <w:right w:val="none" w:sz="0" w:space="0" w:color="auto"/>
                              </w:divBdr>
                              <w:divsChild>
                                <w:div w:id="2089888361">
                                  <w:marLeft w:val="0"/>
                                  <w:marRight w:val="0"/>
                                  <w:marTop w:val="0"/>
                                  <w:marBottom w:val="0"/>
                                  <w:divBdr>
                                    <w:top w:val="none" w:sz="0" w:space="0" w:color="auto"/>
                                    <w:left w:val="none" w:sz="0" w:space="0" w:color="auto"/>
                                    <w:bottom w:val="none" w:sz="0" w:space="0" w:color="auto"/>
                                    <w:right w:val="none" w:sz="0" w:space="0" w:color="auto"/>
                                  </w:divBdr>
                                  <w:divsChild>
                                    <w:div w:id="1540389423">
                                      <w:marLeft w:val="0"/>
                                      <w:marRight w:val="0"/>
                                      <w:marTop w:val="0"/>
                                      <w:marBottom w:val="0"/>
                                      <w:divBdr>
                                        <w:top w:val="none" w:sz="0" w:space="0" w:color="auto"/>
                                        <w:left w:val="none" w:sz="0" w:space="0" w:color="auto"/>
                                        <w:bottom w:val="none" w:sz="0" w:space="0" w:color="auto"/>
                                        <w:right w:val="none" w:sz="0" w:space="0" w:color="auto"/>
                                      </w:divBdr>
                                      <w:divsChild>
                                        <w:div w:id="1596481388">
                                          <w:marLeft w:val="0"/>
                                          <w:marRight w:val="0"/>
                                          <w:marTop w:val="0"/>
                                          <w:marBottom w:val="0"/>
                                          <w:divBdr>
                                            <w:top w:val="none" w:sz="0" w:space="0" w:color="auto"/>
                                            <w:left w:val="none" w:sz="0" w:space="0" w:color="auto"/>
                                            <w:bottom w:val="none" w:sz="0" w:space="0" w:color="auto"/>
                                            <w:right w:val="none" w:sz="0" w:space="0" w:color="auto"/>
                                          </w:divBdr>
                                          <w:divsChild>
                                            <w:div w:id="1122529947">
                                              <w:marLeft w:val="0"/>
                                              <w:marRight w:val="0"/>
                                              <w:marTop w:val="0"/>
                                              <w:marBottom w:val="0"/>
                                              <w:divBdr>
                                                <w:top w:val="none" w:sz="0" w:space="0" w:color="auto"/>
                                                <w:left w:val="none" w:sz="0" w:space="0" w:color="auto"/>
                                                <w:bottom w:val="none" w:sz="0" w:space="0" w:color="auto"/>
                                                <w:right w:val="none" w:sz="0" w:space="0" w:color="auto"/>
                                              </w:divBdr>
                                              <w:divsChild>
                                                <w:div w:id="631327172">
                                                  <w:marLeft w:val="0"/>
                                                  <w:marRight w:val="0"/>
                                                  <w:marTop w:val="0"/>
                                                  <w:marBottom w:val="0"/>
                                                  <w:divBdr>
                                                    <w:top w:val="none" w:sz="0" w:space="0" w:color="auto"/>
                                                    <w:left w:val="none" w:sz="0" w:space="0" w:color="auto"/>
                                                    <w:bottom w:val="none" w:sz="0" w:space="0" w:color="auto"/>
                                                    <w:right w:val="none" w:sz="0" w:space="0" w:color="auto"/>
                                                  </w:divBdr>
                                                  <w:divsChild>
                                                    <w:div w:id="1044135077">
                                                      <w:marLeft w:val="0"/>
                                                      <w:marRight w:val="0"/>
                                                      <w:marTop w:val="0"/>
                                                      <w:marBottom w:val="0"/>
                                                      <w:divBdr>
                                                        <w:top w:val="none" w:sz="0" w:space="0" w:color="auto"/>
                                                        <w:left w:val="none" w:sz="0" w:space="0" w:color="auto"/>
                                                        <w:bottom w:val="none" w:sz="0" w:space="0" w:color="auto"/>
                                                        <w:right w:val="none" w:sz="0" w:space="0" w:color="auto"/>
                                                      </w:divBdr>
                                                    </w:div>
                                                  </w:divsChild>
                                                </w:div>
                                                <w:div w:id="385955325">
                                                  <w:marLeft w:val="0"/>
                                                  <w:marRight w:val="0"/>
                                                  <w:marTop w:val="0"/>
                                                  <w:marBottom w:val="0"/>
                                                  <w:divBdr>
                                                    <w:top w:val="none" w:sz="0" w:space="0" w:color="auto"/>
                                                    <w:left w:val="none" w:sz="0" w:space="0" w:color="auto"/>
                                                    <w:bottom w:val="none" w:sz="0" w:space="0" w:color="auto"/>
                                                    <w:right w:val="none" w:sz="0" w:space="0" w:color="auto"/>
                                                  </w:divBdr>
                                                  <w:divsChild>
                                                    <w:div w:id="1556969761">
                                                      <w:marLeft w:val="0"/>
                                                      <w:marRight w:val="0"/>
                                                      <w:marTop w:val="0"/>
                                                      <w:marBottom w:val="0"/>
                                                      <w:divBdr>
                                                        <w:top w:val="none" w:sz="0" w:space="0" w:color="auto"/>
                                                        <w:left w:val="none" w:sz="0" w:space="0" w:color="auto"/>
                                                        <w:bottom w:val="none" w:sz="0" w:space="0" w:color="auto"/>
                                                        <w:right w:val="none" w:sz="0" w:space="0" w:color="auto"/>
                                                      </w:divBdr>
                                                      <w:divsChild>
                                                        <w:div w:id="737018926">
                                                          <w:marLeft w:val="0"/>
                                                          <w:marRight w:val="0"/>
                                                          <w:marTop w:val="0"/>
                                                          <w:marBottom w:val="0"/>
                                                          <w:divBdr>
                                                            <w:top w:val="none" w:sz="0" w:space="0" w:color="auto"/>
                                                            <w:left w:val="none" w:sz="0" w:space="0" w:color="auto"/>
                                                            <w:bottom w:val="none" w:sz="0" w:space="0" w:color="auto"/>
                                                            <w:right w:val="none" w:sz="0" w:space="0" w:color="auto"/>
                                                          </w:divBdr>
                                                          <w:divsChild>
                                                            <w:div w:id="2554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91515">
                                  <w:marLeft w:val="0"/>
                                  <w:marRight w:val="0"/>
                                  <w:marTop w:val="0"/>
                                  <w:marBottom w:val="0"/>
                                  <w:divBdr>
                                    <w:top w:val="none" w:sz="0" w:space="0" w:color="auto"/>
                                    <w:left w:val="none" w:sz="0" w:space="0" w:color="auto"/>
                                    <w:bottom w:val="none" w:sz="0" w:space="0" w:color="auto"/>
                                    <w:right w:val="none" w:sz="0" w:space="0" w:color="auto"/>
                                  </w:divBdr>
                                  <w:divsChild>
                                    <w:div w:id="1674065578">
                                      <w:marLeft w:val="0"/>
                                      <w:marRight w:val="0"/>
                                      <w:marTop w:val="0"/>
                                      <w:marBottom w:val="0"/>
                                      <w:divBdr>
                                        <w:top w:val="none" w:sz="0" w:space="0" w:color="auto"/>
                                        <w:left w:val="none" w:sz="0" w:space="0" w:color="auto"/>
                                        <w:bottom w:val="none" w:sz="0" w:space="0" w:color="auto"/>
                                        <w:right w:val="none" w:sz="0" w:space="0" w:color="auto"/>
                                      </w:divBdr>
                                      <w:divsChild>
                                        <w:div w:id="410543607">
                                          <w:marLeft w:val="0"/>
                                          <w:marRight w:val="0"/>
                                          <w:marTop w:val="0"/>
                                          <w:marBottom w:val="0"/>
                                          <w:divBdr>
                                            <w:top w:val="none" w:sz="0" w:space="0" w:color="auto"/>
                                            <w:left w:val="none" w:sz="0" w:space="0" w:color="auto"/>
                                            <w:bottom w:val="none" w:sz="0" w:space="0" w:color="auto"/>
                                            <w:right w:val="none" w:sz="0" w:space="0" w:color="auto"/>
                                          </w:divBdr>
                                          <w:divsChild>
                                            <w:div w:id="139076704">
                                              <w:marLeft w:val="0"/>
                                              <w:marRight w:val="0"/>
                                              <w:marTop w:val="0"/>
                                              <w:marBottom w:val="0"/>
                                              <w:divBdr>
                                                <w:top w:val="none" w:sz="0" w:space="0" w:color="auto"/>
                                                <w:left w:val="none" w:sz="0" w:space="0" w:color="auto"/>
                                                <w:bottom w:val="none" w:sz="0" w:space="0" w:color="auto"/>
                                                <w:right w:val="none" w:sz="0" w:space="0" w:color="auto"/>
                                              </w:divBdr>
                                              <w:divsChild>
                                                <w:div w:id="2689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2599">
                                      <w:marLeft w:val="0"/>
                                      <w:marRight w:val="0"/>
                                      <w:marTop w:val="0"/>
                                      <w:marBottom w:val="0"/>
                                      <w:divBdr>
                                        <w:top w:val="none" w:sz="0" w:space="0" w:color="auto"/>
                                        <w:left w:val="none" w:sz="0" w:space="0" w:color="auto"/>
                                        <w:bottom w:val="none" w:sz="0" w:space="0" w:color="auto"/>
                                        <w:right w:val="none" w:sz="0" w:space="0" w:color="auto"/>
                                      </w:divBdr>
                                      <w:divsChild>
                                        <w:div w:id="553658184">
                                          <w:marLeft w:val="0"/>
                                          <w:marRight w:val="0"/>
                                          <w:marTop w:val="0"/>
                                          <w:marBottom w:val="0"/>
                                          <w:divBdr>
                                            <w:top w:val="none" w:sz="0" w:space="0" w:color="auto"/>
                                            <w:left w:val="none" w:sz="0" w:space="0" w:color="auto"/>
                                            <w:bottom w:val="none" w:sz="0" w:space="0" w:color="auto"/>
                                            <w:right w:val="none" w:sz="0" w:space="0" w:color="auto"/>
                                          </w:divBdr>
                                          <w:divsChild>
                                            <w:div w:id="10385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743340">
                          <w:marLeft w:val="0"/>
                          <w:marRight w:val="0"/>
                          <w:marTop w:val="0"/>
                          <w:marBottom w:val="0"/>
                          <w:divBdr>
                            <w:top w:val="none" w:sz="0" w:space="0" w:color="auto"/>
                            <w:left w:val="none" w:sz="0" w:space="0" w:color="auto"/>
                            <w:bottom w:val="none" w:sz="0" w:space="0" w:color="auto"/>
                            <w:right w:val="none" w:sz="0" w:space="0" w:color="auto"/>
                          </w:divBdr>
                          <w:divsChild>
                            <w:div w:id="1737705785">
                              <w:marLeft w:val="0"/>
                              <w:marRight w:val="0"/>
                              <w:marTop w:val="0"/>
                              <w:marBottom w:val="0"/>
                              <w:divBdr>
                                <w:top w:val="none" w:sz="0" w:space="0" w:color="auto"/>
                                <w:left w:val="none" w:sz="0" w:space="0" w:color="auto"/>
                                <w:bottom w:val="none" w:sz="0" w:space="0" w:color="auto"/>
                                <w:right w:val="none" w:sz="0" w:space="0" w:color="auto"/>
                              </w:divBdr>
                              <w:divsChild>
                                <w:div w:id="71397723">
                                  <w:marLeft w:val="0"/>
                                  <w:marRight w:val="0"/>
                                  <w:marTop w:val="0"/>
                                  <w:marBottom w:val="0"/>
                                  <w:divBdr>
                                    <w:top w:val="none" w:sz="0" w:space="0" w:color="auto"/>
                                    <w:left w:val="none" w:sz="0" w:space="0" w:color="auto"/>
                                    <w:bottom w:val="none" w:sz="0" w:space="0" w:color="auto"/>
                                    <w:right w:val="none" w:sz="0" w:space="0" w:color="auto"/>
                                  </w:divBdr>
                                  <w:divsChild>
                                    <w:div w:id="1548831062">
                                      <w:marLeft w:val="0"/>
                                      <w:marRight w:val="0"/>
                                      <w:marTop w:val="0"/>
                                      <w:marBottom w:val="0"/>
                                      <w:divBdr>
                                        <w:top w:val="none" w:sz="0" w:space="0" w:color="auto"/>
                                        <w:left w:val="none" w:sz="0" w:space="0" w:color="auto"/>
                                        <w:bottom w:val="none" w:sz="0" w:space="0" w:color="auto"/>
                                        <w:right w:val="none" w:sz="0" w:space="0" w:color="auto"/>
                                      </w:divBdr>
                                      <w:divsChild>
                                        <w:div w:id="1783576005">
                                          <w:marLeft w:val="0"/>
                                          <w:marRight w:val="0"/>
                                          <w:marTop w:val="0"/>
                                          <w:marBottom w:val="0"/>
                                          <w:divBdr>
                                            <w:top w:val="none" w:sz="0" w:space="0" w:color="auto"/>
                                            <w:left w:val="none" w:sz="0" w:space="0" w:color="auto"/>
                                            <w:bottom w:val="none" w:sz="0" w:space="0" w:color="auto"/>
                                            <w:right w:val="none" w:sz="0" w:space="0" w:color="auto"/>
                                          </w:divBdr>
                                          <w:divsChild>
                                            <w:div w:id="359132">
                                              <w:marLeft w:val="0"/>
                                              <w:marRight w:val="0"/>
                                              <w:marTop w:val="0"/>
                                              <w:marBottom w:val="0"/>
                                              <w:divBdr>
                                                <w:top w:val="none" w:sz="0" w:space="0" w:color="auto"/>
                                                <w:left w:val="none" w:sz="0" w:space="0" w:color="auto"/>
                                                <w:bottom w:val="none" w:sz="0" w:space="0" w:color="auto"/>
                                                <w:right w:val="none" w:sz="0" w:space="0" w:color="auto"/>
                                              </w:divBdr>
                                              <w:divsChild>
                                                <w:div w:id="12601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42468">
                          <w:marLeft w:val="0"/>
                          <w:marRight w:val="0"/>
                          <w:marTop w:val="0"/>
                          <w:marBottom w:val="0"/>
                          <w:divBdr>
                            <w:top w:val="none" w:sz="0" w:space="0" w:color="auto"/>
                            <w:left w:val="none" w:sz="0" w:space="0" w:color="auto"/>
                            <w:bottom w:val="none" w:sz="0" w:space="0" w:color="auto"/>
                            <w:right w:val="none" w:sz="0" w:space="0" w:color="auto"/>
                          </w:divBdr>
                          <w:divsChild>
                            <w:div w:id="37320256">
                              <w:marLeft w:val="0"/>
                              <w:marRight w:val="0"/>
                              <w:marTop w:val="0"/>
                              <w:marBottom w:val="0"/>
                              <w:divBdr>
                                <w:top w:val="none" w:sz="0" w:space="0" w:color="auto"/>
                                <w:left w:val="none" w:sz="0" w:space="0" w:color="auto"/>
                                <w:bottom w:val="none" w:sz="0" w:space="0" w:color="auto"/>
                                <w:right w:val="none" w:sz="0" w:space="0" w:color="auto"/>
                              </w:divBdr>
                              <w:divsChild>
                                <w:div w:id="1733044353">
                                  <w:marLeft w:val="0"/>
                                  <w:marRight w:val="0"/>
                                  <w:marTop w:val="0"/>
                                  <w:marBottom w:val="0"/>
                                  <w:divBdr>
                                    <w:top w:val="none" w:sz="0" w:space="0" w:color="auto"/>
                                    <w:left w:val="none" w:sz="0" w:space="0" w:color="auto"/>
                                    <w:bottom w:val="none" w:sz="0" w:space="0" w:color="auto"/>
                                    <w:right w:val="none" w:sz="0" w:space="0" w:color="auto"/>
                                  </w:divBdr>
                                  <w:divsChild>
                                    <w:div w:id="973103234">
                                      <w:marLeft w:val="0"/>
                                      <w:marRight w:val="0"/>
                                      <w:marTop w:val="0"/>
                                      <w:marBottom w:val="0"/>
                                      <w:divBdr>
                                        <w:top w:val="none" w:sz="0" w:space="0" w:color="auto"/>
                                        <w:left w:val="none" w:sz="0" w:space="0" w:color="auto"/>
                                        <w:bottom w:val="none" w:sz="0" w:space="0" w:color="auto"/>
                                        <w:right w:val="none" w:sz="0" w:space="0" w:color="auto"/>
                                      </w:divBdr>
                                      <w:divsChild>
                                        <w:div w:id="704715282">
                                          <w:marLeft w:val="0"/>
                                          <w:marRight w:val="0"/>
                                          <w:marTop w:val="0"/>
                                          <w:marBottom w:val="0"/>
                                          <w:divBdr>
                                            <w:top w:val="none" w:sz="0" w:space="0" w:color="auto"/>
                                            <w:left w:val="none" w:sz="0" w:space="0" w:color="auto"/>
                                            <w:bottom w:val="none" w:sz="0" w:space="0" w:color="auto"/>
                                            <w:right w:val="none" w:sz="0" w:space="0" w:color="auto"/>
                                          </w:divBdr>
                                          <w:divsChild>
                                            <w:div w:id="592326537">
                                              <w:marLeft w:val="0"/>
                                              <w:marRight w:val="0"/>
                                              <w:marTop w:val="0"/>
                                              <w:marBottom w:val="0"/>
                                              <w:divBdr>
                                                <w:top w:val="none" w:sz="0" w:space="0" w:color="auto"/>
                                                <w:left w:val="none" w:sz="0" w:space="0" w:color="auto"/>
                                                <w:bottom w:val="none" w:sz="0" w:space="0" w:color="auto"/>
                                                <w:right w:val="none" w:sz="0" w:space="0" w:color="auto"/>
                                              </w:divBdr>
                                              <w:divsChild>
                                                <w:div w:id="673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3217">
                                      <w:marLeft w:val="0"/>
                                      <w:marRight w:val="0"/>
                                      <w:marTop w:val="0"/>
                                      <w:marBottom w:val="0"/>
                                      <w:divBdr>
                                        <w:top w:val="none" w:sz="0" w:space="0" w:color="auto"/>
                                        <w:left w:val="none" w:sz="0" w:space="0" w:color="auto"/>
                                        <w:bottom w:val="none" w:sz="0" w:space="0" w:color="auto"/>
                                        <w:right w:val="none" w:sz="0" w:space="0" w:color="auto"/>
                                      </w:divBdr>
                                      <w:divsChild>
                                        <w:div w:id="583495446">
                                          <w:marLeft w:val="0"/>
                                          <w:marRight w:val="0"/>
                                          <w:marTop w:val="0"/>
                                          <w:marBottom w:val="0"/>
                                          <w:divBdr>
                                            <w:top w:val="none" w:sz="0" w:space="0" w:color="auto"/>
                                            <w:left w:val="none" w:sz="0" w:space="0" w:color="auto"/>
                                            <w:bottom w:val="none" w:sz="0" w:space="0" w:color="auto"/>
                                            <w:right w:val="none" w:sz="0" w:space="0" w:color="auto"/>
                                          </w:divBdr>
                                          <w:divsChild>
                                            <w:div w:id="20307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26625">
                          <w:marLeft w:val="0"/>
                          <w:marRight w:val="0"/>
                          <w:marTop w:val="0"/>
                          <w:marBottom w:val="0"/>
                          <w:divBdr>
                            <w:top w:val="none" w:sz="0" w:space="0" w:color="auto"/>
                            <w:left w:val="none" w:sz="0" w:space="0" w:color="auto"/>
                            <w:bottom w:val="none" w:sz="0" w:space="0" w:color="auto"/>
                            <w:right w:val="none" w:sz="0" w:space="0" w:color="auto"/>
                          </w:divBdr>
                          <w:divsChild>
                            <w:div w:id="2133477583">
                              <w:marLeft w:val="0"/>
                              <w:marRight w:val="0"/>
                              <w:marTop w:val="0"/>
                              <w:marBottom w:val="0"/>
                              <w:divBdr>
                                <w:top w:val="none" w:sz="0" w:space="0" w:color="auto"/>
                                <w:left w:val="none" w:sz="0" w:space="0" w:color="auto"/>
                                <w:bottom w:val="none" w:sz="0" w:space="0" w:color="auto"/>
                                <w:right w:val="none" w:sz="0" w:space="0" w:color="auto"/>
                              </w:divBdr>
                              <w:divsChild>
                                <w:div w:id="1696077842">
                                  <w:marLeft w:val="0"/>
                                  <w:marRight w:val="0"/>
                                  <w:marTop w:val="0"/>
                                  <w:marBottom w:val="0"/>
                                  <w:divBdr>
                                    <w:top w:val="none" w:sz="0" w:space="0" w:color="auto"/>
                                    <w:left w:val="none" w:sz="0" w:space="0" w:color="auto"/>
                                    <w:bottom w:val="none" w:sz="0" w:space="0" w:color="auto"/>
                                    <w:right w:val="none" w:sz="0" w:space="0" w:color="auto"/>
                                  </w:divBdr>
                                  <w:divsChild>
                                    <w:div w:id="1622685185">
                                      <w:marLeft w:val="0"/>
                                      <w:marRight w:val="0"/>
                                      <w:marTop w:val="0"/>
                                      <w:marBottom w:val="0"/>
                                      <w:divBdr>
                                        <w:top w:val="none" w:sz="0" w:space="0" w:color="auto"/>
                                        <w:left w:val="none" w:sz="0" w:space="0" w:color="auto"/>
                                        <w:bottom w:val="none" w:sz="0" w:space="0" w:color="auto"/>
                                        <w:right w:val="none" w:sz="0" w:space="0" w:color="auto"/>
                                      </w:divBdr>
                                      <w:divsChild>
                                        <w:div w:id="770122617">
                                          <w:marLeft w:val="0"/>
                                          <w:marRight w:val="0"/>
                                          <w:marTop w:val="0"/>
                                          <w:marBottom w:val="0"/>
                                          <w:divBdr>
                                            <w:top w:val="none" w:sz="0" w:space="0" w:color="auto"/>
                                            <w:left w:val="none" w:sz="0" w:space="0" w:color="auto"/>
                                            <w:bottom w:val="none" w:sz="0" w:space="0" w:color="auto"/>
                                            <w:right w:val="none" w:sz="0" w:space="0" w:color="auto"/>
                                          </w:divBdr>
                                          <w:divsChild>
                                            <w:div w:id="782654925">
                                              <w:marLeft w:val="0"/>
                                              <w:marRight w:val="0"/>
                                              <w:marTop w:val="0"/>
                                              <w:marBottom w:val="0"/>
                                              <w:divBdr>
                                                <w:top w:val="none" w:sz="0" w:space="0" w:color="auto"/>
                                                <w:left w:val="none" w:sz="0" w:space="0" w:color="auto"/>
                                                <w:bottom w:val="none" w:sz="0" w:space="0" w:color="auto"/>
                                                <w:right w:val="none" w:sz="0" w:space="0" w:color="auto"/>
                                              </w:divBdr>
                                              <w:divsChild>
                                                <w:div w:id="828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2265">
                          <w:marLeft w:val="0"/>
                          <w:marRight w:val="0"/>
                          <w:marTop w:val="0"/>
                          <w:marBottom w:val="0"/>
                          <w:divBdr>
                            <w:top w:val="none" w:sz="0" w:space="0" w:color="auto"/>
                            <w:left w:val="none" w:sz="0" w:space="0" w:color="auto"/>
                            <w:bottom w:val="none" w:sz="0" w:space="0" w:color="auto"/>
                            <w:right w:val="none" w:sz="0" w:space="0" w:color="auto"/>
                          </w:divBdr>
                          <w:divsChild>
                            <w:div w:id="322514651">
                              <w:marLeft w:val="0"/>
                              <w:marRight w:val="0"/>
                              <w:marTop w:val="0"/>
                              <w:marBottom w:val="0"/>
                              <w:divBdr>
                                <w:top w:val="none" w:sz="0" w:space="0" w:color="auto"/>
                                <w:left w:val="none" w:sz="0" w:space="0" w:color="auto"/>
                                <w:bottom w:val="none" w:sz="0" w:space="0" w:color="auto"/>
                                <w:right w:val="none" w:sz="0" w:space="0" w:color="auto"/>
                              </w:divBdr>
                              <w:divsChild>
                                <w:div w:id="2032995569">
                                  <w:marLeft w:val="0"/>
                                  <w:marRight w:val="0"/>
                                  <w:marTop w:val="0"/>
                                  <w:marBottom w:val="0"/>
                                  <w:divBdr>
                                    <w:top w:val="none" w:sz="0" w:space="0" w:color="auto"/>
                                    <w:left w:val="none" w:sz="0" w:space="0" w:color="auto"/>
                                    <w:bottom w:val="none" w:sz="0" w:space="0" w:color="auto"/>
                                    <w:right w:val="none" w:sz="0" w:space="0" w:color="auto"/>
                                  </w:divBdr>
                                  <w:divsChild>
                                    <w:div w:id="755637041">
                                      <w:marLeft w:val="0"/>
                                      <w:marRight w:val="0"/>
                                      <w:marTop w:val="0"/>
                                      <w:marBottom w:val="0"/>
                                      <w:divBdr>
                                        <w:top w:val="none" w:sz="0" w:space="0" w:color="auto"/>
                                        <w:left w:val="none" w:sz="0" w:space="0" w:color="auto"/>
                                        <w:bottom w:val="none" w:sz="0" w:space="0" w:color="auto"/>
                                        <w:right w:val="none" w:sz="0" w:space="0" w:color="auto"/>
                                      </w:divBdr>
                                      <w:divsChild>
                                        <w:div w:id="2101556322">
                                          <w:marLeft w:val="0"/>
                                          <w:marRight w:val="0"/>
                                          <w:marTop w:val="0"/>
                                          <w:marBottom w:val="0"/>
                                          <w:divBdr>
                                            <w:top w:val="none" w:sz="0" w:space="0" w:color="auto"/>
                                            <w:left w:val="none" w:sz="0" w:space="0" w:color="auto"/>
                                            <w:bottom w:val="none" w:sz="0" w:space="0" w:color="auto"/>
                                            <w:right w:val="none" w:sz="0" w:space="0" w:color="auto"/>
                                          </w:divBdr>
                                          <w:divsChild>
                                            <w:div w:id="1896428361">
                                              <w:marLeft w:val="0"/>
                                              <w:marRight w:val="0"/>
                                              <w:marTop w:val="0"/>
                                              <w:marBottom w:val="0"/>
                                              <w:divBdr>
                                                <w:top w:val="none" w:sz="0" w:space="0" w:color="auto"/>
                                                <w:left w:val="none" w:sz="0" w:space="0" w:color="auto"/>
                                                <w:bottom w:val="none" w:sz="0" w:space="0" w:color="auto"/>
                                                <w:right w:val="none" w:sz="0" w:space="0" w:color="auto"/>
                                              </w:divBdr>
                                              <w:divsChild>
                                                <w:div w:id="7350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1705">
                                      <w:marLeft w:val="0"/>
                                      <w:marRight w:val="0"/>
                                      <w:marTop w:val="0"/>
                                      <w:marBottom w:val="0"/>
                                      <w:divBdr>
                                        <w:top w:val="none" w:sz="0" w:space="0" w:color="auto"/>
                                        <w:left w:val="none" w:sz="0" w:space="0" w:color="auto"/>
                                        <w:bottom w:val="none" w:sz="0" w:space="0" w:color="auto"/>
                                        <w:right w:val="none" w:sz="0" w:space="0" w:color="auto"/>
                                      </w:divBdr>
                                      <w:divsChild>
                                        <w:div w:id="1043405764">
                                          <w:marLeft w:val="0"/>
                                          <w:marRight w:val="0"/>
                                          <w:marTop w:val="0"/>
                                          <w:marBottom w:val="0"/>
                                          <w:divBdr>
                                            <w:top w:val="none" w:sz="0" w:space="0" w:color="auto"/>
                                            <w:left w:val="none" w:sz="0" w:space="0" w:color="auto"/>
                                            <w:bottom w:val="none" w:sz="0" w:space="0" w:color="auto"/>
                                            <w:right w:val="none" w:sz="0" w:space="0" w:color="auto"/>
                                          </w:divBdr>
                                          <w:divsChild>
                                            <w:div w:id="12151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1250">
                          <w:marLeft w:val="0"/>
                          <w:marRight w:val="0"/>
                          <w:marTop w:val="0"/>
                          <w:marBottom w:val="0"/>
                          <w:divBdr>
                            <w:top w:val="none" w:sz="0" w:space="0" w:color="auto"/>
                            <w:left w:val="none" w:sz="0" w:space="0" w:color="auto"/>
                            <w:bottom w:val="none" w:sz="0" w:space="0" w:color="auto"/>
                            <w:right w:val="none" w:sz="0" w:space="0" w:color="auto"/>
                          </w:divBdr>
                          <w:divsChild>
                            <w:div w:id="355885346">
                              <w:marLeft w:val="0"/>
                              <w:marRight w:val="0"/>
                              <w:marTop w:val="0"/>
                              <w:marBottom w:val="0"/>
                              <w:divBdr>
                                <w:top w:val="none" w:sz="0" w:space="0" w:color="auto"/>
                                <w:left w:val="none" w:sz="0" w:space="0" w:color="auto"/>
                                <w:bottom w:val="none" w:sz="0" w:space="0" w:color="auto"/>
                                <w:right w:val="none" w:sz="0" w:space="0" w:color="auto"/>
                              </w:divBdr>
                              <w:divsChild>
                                <w:div w:id="231892419">
                                  <w:marLeft w:val="0"/>
                                  <w:marRight w:val="0"/>
                                  <w:marTop w:val="0"/>
                                  <w:marBottom w:val="0"/>
                                  <w:divBdr>
                                    <w:top w:val="none" w:sz="0" w:space="0" w:color="auto"/>
                                    <w:left w:val="none" w:sz="0" w:space="0" w:color="auto"/>
                                    <w:bottom w:val="none" w:sz="0" w:space="0" w:color="auto"/>
                                    <w:right w:val="none" w:sz="0" w:space="0" w:color="auto"/>
                                  </w:divBdr>
                                  <w:divsChild>
                                    <w:div w:id="933980815">
                                      <w:marLeft w:val="0"/>
                                      <w:marRight w:val="0"/>
                                      <w:marTop w:val="0"/>
                                      <w:marBottom w:val="0"/>
                                      <w:divBdr>
                                        <w:top w:val="none" w:sz="0" w:space="0" w:color="auto"/>
                                        <w:left w:val="none" w:sz="0" w:space="0" w:color="auto"/>
                                        <w:bottom w:val="none" w:sz="0" w:space="0" w:color="auto"/>
                                        <w:right w:val="none" w:sz="0" w:space="0" w:color="auto"/>
                                      </w:divBdr>
                                      <w:divsChild>
                                        <w:div w:id="894856198">
                                          <w:marLeft w:val="0"/>
                                          <w:marRight w:val="0"/>
                                          <w:marTop w:val="0"/>
                                          <w:marBottom w:val="0"/>
                                          <w:divBdr>
                                            <w:top w:val="none" w:sz="0" w:space="0" w:color="auto"/>
                                            <w:left w:val="none" w:sz="0" w:space="0" w:color="auto"/>
                                            <w:bottom w:val="none" w:sz="0" w:space="0" w:color="auto"/>
                                            <w:right w:val="none" w:sz="0" w:space="0" w:color="auto"/>
                                          </w:divBdr>
                                          <w:divsChild>
                                            <w:div w:id="172963975">
                                              <w:marLeft w:val="0"/>
                                              <w:marRight w:val="0"/>
                                              <w:marTop w:val="0"/>
                                              <w:marBottom w:val="0"/>
                                              <w:divBdr>
                                                <w:top w:val="none" w:sz="0" w:space="0" w:color="auto"/>
                                                <w:left w:val="none" w:sz="0" w:space="0" w:color="auto"/>
                                                <w:bottom w:val="none" w:sz="0" w:space="0" w:color="auto"/>
                                                <w:right w:val="none" w:sz="0" w:space="0" w:color="auto"/>
                                              </w:divBdr>
                                              <w:divsChild>
                                                <w:div w:id="20118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437198">
      <w:bodyDiv w:val="1"/>
      <w:marLeft w:val="0"/>
      <w:marRight w:val="0"/>
      <w:marTop w:val="0"/>
      <w:marBottom w:val="0"/>
      <w:divBdr>
        <w:top w:val="none" w:sz="0" w:space="0" w:color="auto"/>
        <w:left w:val="none" w:sz="0" w:space="0" w:color="auto"/>
        <w:bottom w:val="none" w:sz="0" w:space="0" w:color="auto"/>
        <w:right w:val="none" w:sz="0" w:space="0" w:color="auto"/>
      </w:divBdr>
      <w:divsChild>
        <w:div w:id="874343480">
          <w:marLeft w:val="0"/>
          <w:marRight w:val="0"/>
          <w:marTop w:val="0"/>
          <w:marBottom w:val="0"/>
          <w:divBdr>
            <w:top w:val="none" w:sz="0" w:space="0" w:color="auto"/>
            <w:left w:val="none" w:sz="0" w:space="0" w:color="auto"/>
            <w:bottom w:val="none" w:sz="0" w:space="0" w:color="auto"/>
            <w:right w:val="none" w:sz="0" w:space="0" w:color="auto"/>
          </w:divBdr>
          <w:divsChild>
            <w:div w:id="1216620448">
              <w:marLeft w:val="0"/>
              <w:marRight w:val="0"/>
              <w:marTop w:val="0"/>
              <w:marBottom w:val="0"/>
              <w:divBdr>
                <w:top w:val="none" w:sz="0" w:space="0" w:color="auto"/>
                <w:left w:val="none" w:sz="0" w:space="0" w:color="auto"/>
                <w:bottom w:val="none" w:sz="0" w:space="0" w:color="auto"/>
                <w:right w:val="none" w:sz="0" w:space="0" w:color="auto"/>
              </w:divBdr>
              <w:divsChild>
                <w:div w:id="8319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3002">
      <w:bodyDiv w:val="1"/>
      <w:marLeft w:val="0"/>
      <w:marRight w:val="0"/>
      <w:marTop w:val="0"/>
      <w:marBottom w:val="0"/>
      <w:divBdr>
        <w:top w:val="none" w:sz="0" w:space="0" w:color="auto"/>
        <w:left w:val="none" w:sz="0" w:space="0" w:color="auto"/>
        <w:bottom w:val="none" w:sz="0" w:space="0" w:color="auto"/>
        <w:right w:val="none" w:sz="0" w:space="0" w:color="auto"/>
      </w:divBdr>
    </w:div>
    <w:div w:id="955060660">
      <w:bodyDiv w:val="1"/>
      <w:marLeft w:val="0"/>
      <w:marRight w:val="0"/>
      <w:marTop w:val="0"/>
      <w:marBottom w:val="0"/>
      <w:divBdr>
        <w:top w:val="none" w:sz="0" w:space="0" w:color="auto"/>
        <w:left w:val="none" w:sz="0" w:space="0" w:color="auto"/>
        <w:bottom w:val="none" w:sz="0" w:space="0" w:color="auto"/>
        <w:right w:val="none" w:sz="0" w:space="0" w:color="auto"/>
      </w:divBdr>
    </w:div>
    <w:div w:id="958295174">
      <w:bodyDiv w:val="1"/>
      <w:marLeft w:val="0"/>
      <w:marRight w:val="0"/>
      <w:marTop w:val="0"/>
      <w:marBottom w:val="0"/>
      <w:divBdr>
        <w:top w:val="none" w:sz="0" w:space="0" w:color="auto"/>
        <w:left w:val="none" w:sz="0" w:space="0" w:color="auto"/>
        <w:bottom w:val="none" w:sz="0" w:space="0" w:color="auto"/>
        <w:right w:val="none" w:sz="0" w:space="0" w:color="auto"/>
      </w:divBdr>
      <w:divsChild>
        <w:div w:id="1110972259">
          <w:marLeft w:val="0"/>
          <w:marRight w:val="0"/>
          <w:marTop w:val="0"/>
          <w:marBottom w:val="0"/>
          <w:divBdr>
            <w:top w:val="none" w:sz="0" w:space="0" w:color="3D3D3D"/>
            <w:left w:val="none" w:sz="0" w:space="0" w:color="3D3D3D"/>
            <w:bottom w:val="none" w:sz="0" w:space="0" w:color="3D3D3D"/>
            <w:right w:val="none" w:sz="0" w:space="0" w:color="3D3D3D"/>
          </w:divBdr>
        </w:div>
      </w:divsChild>
    </w:div>
    <w:div w:id="958949264">
      <w:bodyDiv w:val="1"/>
      <w:marLeft w:val="0"/>
      <w:marRight w:val="0"/>
      <w:marTop w:val="0"/>
      <w:marBottom w:val="0"/>
      <w:divBdr>
        <w:top w:val="none" w:sz="0" w:space="0" w:color="auto"/>
        <w:left w:val="none" w:sz="0" w:space="0" w:color="auto"/>
        <w:bottom w:val="none" w:sz="0" w:space="0" w:color="auto"/>
        <w:right w:val="none" w:sz="0" w:space="0" w:color="auto"/>
      </w:divBdr>
      <w:divsChild>
        <w:div w:id="1546914778">
          <w:marLeft w:val="0"/>
          <w:marRight w:val="0"/>
          <w:marTop w:val="0"/>
          <w:marBottom w:val="0"/>
          <w:divBdr>
            <w:top w:val="none" w:sz="0" w:space="0" w:color="auto"/>
            <w:left w:val="none" w:sz="0" w:space="0" w:color="auto"/>
            <w:bottom w:val="none" w:sz="0" w:space="0" w:color="auto"/>
            <w:right w:val="none" w:sz="0" w:space="0" w:color="auto"/>
          </w:divBdr>
          <w:divsChild>
            <w:div w:id="1970430975">
              <w:marLeft w:val="0"/>
              <w:marRight w:val="0"/>
              <w:marTop w:val="0"/>
              <w:marBottom w:val="0"/>
              <w:divBdr>
                <w:top w:val="none" w:sz="0" w:space="0" w:color="auto"/>
                <w:left w:val="none" w:sz="0" w:space="0" w:color="auto"/>
                <w:bottom w:val="none" w:sz="0" w:space="0" w:color="auto"/>
                <w:right w:val="none" w:sz="0" w:space="0" w:color="auto"/>
              </w:divBdr>
              <w:divsChild>
                <w:div w:id="17436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0653">
      <w:bodyDiv w:val="1"/>
      <w:marLeft w:val="0"/>
      <w:marRight w:val="0"/>
      <w:marTop w:val="0"/>
      <w:marBottom w:val="0"/>
      <w:divBdr>
        <w:top w:val="none" w:sz="0" w:space="0" w:color="auto"/>
        <w:left w:val="none" w:sz="0" w:space="0" w:color="auto"/>
        <w:bottom w:val="none" w:sz="0" w:space="0" w:color="auto"/>
        <w:right w:val="none" w:sz="0" w:space="0" w:color="auto"/>
      </w:divBdr>
      <w:divsChild>
        <w:div w:id="1735615710">
          <w:marLeft w:val="0"/>
          <w:marRight w:val="0"/>
          <w:marTop w:val="0"/>
          <w:marBottom w:val="0"/>
          <w:divBdr>
            <w:top w:val="none" w:sz="0" w:space="0" w:color="auto"/>
            <w:left w:val="none" w:sz="0" w:space="0" w:color="auto"/>
            <w:bottom w:val="none" w:sz="0" w:space="0" w:color="auto"/>
            <w:right w:val="none" w:sz="0" w:space="0" w:color="auto"/>
          </w:divBdr>
          <w:divsChild>
            <w:div w:id="1182165502">
              <w:marLeft w:val="0"/>
              <w:marRight w:val="0"/>
              <w:marTop w:val="0"/>
              <w:marBottom w:val="0"/>
              <w:divBdr>
                <w:top w:val="none" w:sz="0" w:space="0" w:color="auto"/>
                <w:left w:val="none" w:sz="0" w:space="0" w:color="auto"/>
                <w:bottom w:val="none" w:sz="0" w:space="0" w:color="auto"/>
                <w:right w:val="none" w:sz="0" w:space="0" w:color="auto"/>
              </w:divBdr>
              <w:divsChild>
                <w:div w:id="1829788013">
                  <w:marLeft w:val="0"/>
                  <w:marRight w:val="0"/>
                  <w:marTop w:val="0"/>
                  <w:marBottom w:val="0"/>
                  <w:divBdr>
                    <w:top w:val="none" w:sz="0" w:space="0" w:color="auto"/>
                    <w:left w:val="none" w:sz="0" w:space="0" w:color="auto"/>
                    <w:bottom w:val="none" w:sz="0" w:space="0" w:color="auto"/>
                    <w:right w:val="none" w:sz="0" w:space="0" w:color="auto"/>
                  </w:divBdr>
                  <w:divsChild>
                    <w:div w:id="20654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07232">
      <w:bodyDiv w:val="1"/>
      <w:marLeft w:val="0"/>
      <w:marRight w:val="0"/>
      <w:marTop w:val="0"/>
      <w:marBottom w:val="0"/>
      <w:divBdr>
        <w:top w:val="none" w:sz="0" w:space="0" w:color="auto"/>
        <w:left w:val="none" w:sz="0" w:space="0" w:color="auto"/>
        <w:bottom w:val="none" w:sz="0" w:space="0" w:color="auto"/>
        <w:right w:val="none" w:sz="0" w:space="0" w:color="auto"/>
      </w:divBdr>
    </w:div>
    <w:div w:id="965238299">
      <w:bodyDiv w:val="1"/>
      <w:marLeft w:val="0"/>
      <w:marRight w:val="0"/>
      <w:marTop w:val="0"/>
      <w:marBottom w:val="0"/>
      <w:divBdr>
        <w:top w:val="none" w:sz="0" w:space="0" w:color="auto"/>
        <w:left w:val="none" w:sz="0" w:space="0" w:color="auto"/>
        <w:bottom w:val="none" w:sz="0" w:space="0" w:color="auto"/>
        <w:right w:val="none" w:sz="0" w:space="0" w:color="auto"/>
      </w:divBdr>
    </w:div>
    <w:div w:id="965507041">
      <w:bodyDiv w:val="1"/>
      <w:marLeft w:val="0"/>
      <w:marRight w:val="0"/>
      <w:marTop w:val="0"/>
      <w:marBottom w:val="0"/>
      <w:divBdr>
        <w:top w:val="none" w:sz="0" w:space="0" w:color="auto"/>
        <w:left w:val="none" w:sz="0" w:space="0" w:color="auto"/>
        <w:bottom w:val="none" w:sz="0" w:space="0" w:color="auto"/>
        <w:right w:val="none" w:sz="0" w:space="0" w:color="auto"/>
      </w:divBdr>
    </w:div>
    <w:div w:id="966399235">
      <w:bodyDiv w:val="1"/>
      <w:marLeft w:val="0"/>
      <w:marRight w:val="0"/>
      <w:marTop w:val="0"/>
      <w:marBottom w:val="0"/>
      <w:divBdr>
        <w:top w:val="none" w:sz="0" w:space="0" w:color="auto"/>
        <w:left w:val="none" w:sz="0" w:space="0" w:color="auto"/>
        <w:bottom w:val="none" w:sz="0" w:space="0" w:color="auto"/>
        <w:right w:val="none" w:sz="0" w:space="0" w:color="auto"/>
      </w:divBdr>
    </w:div>
    <w:div w:id="966622042">
      <w:bodyDiv w:val="1"/>
      <w:marLeft w:val="0"/>
      <w:marRight w:val="0"/>
      <w:marTop w:val="0"/>
      <w:marBottom w:val="0"/>
      <w:divBdr>
        <w:top w:val="none" w:sz="0" w:space="0" w:color="auto"/>
        <w:left w:val="none" w:sz="0" w:space="0" w:color="auto"/>
        <w:bottom w:val="none" w:sz="0" w:space="0" w:color="auto"/>
        <w:right w:val="none" w:sz="0" w:space="0" w:color="auto"/>
      </w:divBdr>
      <w:divsChild>
        <w:div w:id="253829551">
          <w:marLeft w:val="0"/>
          <w:marRight w:val="0"/>
          <w:marTop w:val="0"/>
          <w:marBottom w:val="0"/>
          <w:divBdr>
            <w:top w:val="none" w:sz="0" w:space="0" w:color="auto"/>
            <w:left w:val="none" w:sz="0" w:space="0" w:color="auto"/>
            <w:bottom w:val="none" w:sz="0" w:space="0" w:color="auto"/>
            <w:right w:val="none" w:sz="0" w:space="0" w:color="auto"/>
          </w:divBdr>
          <w:divsChild>
            <w:div w:id="617952407">
              <w:marLeft w:val="0"/>
              <w:marRight w:val="0"/>
              <w:marTop w:val="0"/>
              <w:marBottom w:val="0"/>
              <w:divBdr>
                <w:top w:val="none" w:sz="0" w:space="0" w:color="auto"/>
                <w:left w:val="none" w:sz="0" w:space="0" w:color="auto"/>
                <w:bottom w:val="none" w:sz="0" w:space="0" w:color="auto"/>
                <w:right w:val="none" w:sz="0" w:space="0" w:color="auto"/>
              </w:divBdr>
              <w:divsChild>
                <w:div w:id="15186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2828">
      <w:bodyDiv w:val="1"/>
      <w:marLeft w:val="0"/>
      <w:marRight w:val="0"/>
      <w:marTop w:val="0"/>
      <w:marBottom w:val="0"/>
      <w:divBdr>
        <w:top w:val="none" w:sz="0" w:space="0" w:color="auto"/>
        <w:left w:val="none" w:sz="0" w:space="0" w:color="auto"/>
        <w:bottom w:val="none" w:sz="0" w:space="0" w:color="auto"/>
        <w:right w:val="none" w:sz="0" w:space="0" w:color="auto"/>
      </w:divBdr>
    </w:div>
    <w:div w:id="967010845">
      <w:bodyDiv w:val="1"/>
      <w:marLeft w:val="0"/>
      <w:marRight w:val="0"/>
      <w:marTop w:val="0"/>
      <w:marBottom w:val="0"/>
      <w:divBdr>
        <w:top w:val="none" w:sz="0" w:space="0" w:color="auto"/>
        <w:left w:val="none" w:sz="0" w:space="0" w:color="auto"/>
        <w:bottom w:val="none" w:sz="0" w:space="0" w:color="auto"/>
        <w:right w:val="none" w:sz="0" w:space="0" w:color="auto"/>
      </w:divBdr>
    </w:div>
    <w:div w:id="968971139">
      <w:bodyDiv w:val="1"/>
      <w:marLeft w:val="0"/>
      <w:marRight w:val="0"/>
      <w:marTop w:val="0"/>
      <w:marBottom w:val="0"/>
      <w:divBdr>
        <w:top w:val="none" w:sz="0" w:space="0" w:color="auto"/>
        <w:left w:val="none" w:sz="0" w:space="0" w:color="auto"/>
        <w:bottom w:val="none" w:sz="0" w:space="0" w:color="auto"/>
        <w:right w:val="none" w:sz="0" w:space="0" w:color="auto"/>
      </w:divBdr>
    </w:div>
    <w:div w:id="971062938">
      <w:bodyDiv w:val="1"/>
      <w:marLeft w:val="0"/>
      <w:marRight w:val="0"/>
      <w:marTop w:val="0"/>
      <w:marBottom w:val="0"/>
      <w:divBdr>
        <w:top w:val="none" w:sz="0" w:space="0" w:color="auto"/>
        <w:left w:val="none" w:sz="0" w:space="0" w:color="auto"/>
        <w:bottom w:val="none" w:sz="0" w:space="0" w:color="auto"/>
        <w:right w:val="none" w:sz="0" w:space="0" w:color="auto"/>
      </w:divBdr>
      <w:divsChild>
        <w:div w:id="1697194114">
          <w:marLeft w:val="0"/>
          <w:marRight w:val="0"/>
          <w:marTop w:val="0"/>
          <w:marBottom w:val="0"/>
          <w:divBdr>
            <w:top w:val="none" w:sz="0" w:space="0" w:color="auto"/>
            <w:left w:val="none" w:sz="0" w:space="0" w:color="auto"/>
            <w:bottom w:val="none" w:sz="0" w:space="0" w:color="auto"/>
            <w:right w:val="none" w:sz="0" w:space="0" w:color="auto"/>
          </w:divBdr>
          <w:divsChild>
            <w:div w:id="1985548845">
              <w:marLeft w:val="0"/>
              <w:marRight w:val="0"/>
              <w:marTop w:val="0"/>
              <w:marBottom w:val="0"/>
              <w:divBdr>
                <w:top w:val="none" w:sz="0" w:space="0" w:color="auto"/>
                <w:left w:val="none" w:sz="0" w:space="0" w:color="auto"/>
                <w:bottom w:val="none" w:sz="0" w:space="0" w:color="auto"/>
                <w:right w:val="none" w:sz="0" w:space="0" w:color="auto"/>
              </w:divBdr>
              <w:divsChild>
                <w:div w:id="592785985">
                  <w:marLeft w:val="0"/>
                  <w:marRight w:val="0"/>
                  <w:marTop w:val="0"/>
                  <w:marBottom w:val="0"/>
                  <w:divBdr>
                    <w:top w:val="none" w:sz="0" w:space="0" w:color="auto"/>
                    <w:left w:val="none" w:sz="0" w:space="0" w:color="auto"/>
                    <w:bottom w:val="none" w:sz="0" w:space="0" w:color="auto"/>
                    <w:right w:val="none" w:sz="0" w:space="0" w:color="auto"/>
                  </w:divBdr>
                  <w:divsChild>
                    <w:div w:id="12250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99937">
          <w:marLeft w:val="0"/>
          <w:marRight w:val="0"/>
          <w:marTop w:val="0"/>
          <w:marBottom w:val="0"/>
          <w:divBdr>
            <w:top w:val="none" w:sz="0" w:space="0" w:color="auto"/>
            <w:left w:val="none" w:sz="0" w:space="0" w:color="auto"/>
            <w:bottom w:val="none" w:sz="0" w:space="0" w:color="auto"/>
            <w:right w:val="none" w:sz="0" w:space="0" w:color="auto"/>
          </w:divBdr>
          <w:divsChild>
            <w:div w:id="1725062321">
              <w:marLeft w:val="0"/>
              <w:marRight w:val="0"/>
              <w:marTop w:val="0"/>
              <w:marBottom w:val="0"/>
              <w:divBdr>
                <w:top w:val="none" w:sz="0" w:space="0" w:color="auto"/>
                <w:left w:val="none" w:sz="0" w:space="0" w:color="auto"/>
                <w:bottom w:val="none" w:sz="0" w:space="0" w:color="auto"/>
                <w:right w:val="none" w:sz="0" w:space="0" w:color="auto"/>
              </w:divBdr>
              <w:divsChild>
                <w:div w:id="719134071">
                  <w:marLeft w:val="0"/>
                  <w:marRight w:val="0"/>
                  <w:marTop w:val="0"/>
                  <w:marBottom w:val="0"/>
                  <w:divBdr>
                    <w:top w:val="none" w:sz="0" w:space="0" w:color="auto"/>
                    <w:left w:val="none" w:sz="0" w:space="0" w:color="auto"/>
                    <w:bottom w:val="none" w:sz="0" w:space="0" w:color="auto"/>
                    <w:right w:val="none" w:sz="0" w:space="0" w:color="auto"/>
                  </w:divBdr>
                  <w:divsChild>
                    <w:div w:id="9421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0623">
      <w:bodyDiv w:val="1"/>
      <w:marLeft w:val="0"/>
      <w:marRight w:val="0"/>
      <w:marTop w:val="0"/>
      <w:marBottom w:val="0"/>
      <w:divBdr>
        <w:top w:val="none" w:sz="0" w:space="0" w:color="auto"/>
        <w:left w:val="none" w:sz="0" w:space="0" w:color="auto"/>
        <w:bottom w:val="none" w:sz="0" w:space="0" w:color="auto"/>
        <w:right w:val="none" w:sz="0" w:space="0" w:color="auto"/>
      </w:divBdr>
      <w:divsChild>
        <w:div w:id="91173903">
          <w:marLeft w:val="0"/>
          <w:marRight w:val="0"/>
          <w:marTop w:val="0"/>
          <w:marBottom w:val="0"/>
          <w:divBdr>
            <w:top w:val="none" w:sz="0" w:space="0" w:color="auto"/>
            <w:left w:val="none" w:sz="0" w:space="0" w:color="auto"/>
            <w:bottom w:val="none" w:sz="0" w:space="0" w:color="auto"/>
            <w:right w:val="none" w:sz="0" w:space="0" w:color="auto"/>
          </w:divBdr>
          <w:divsChild>
            <w:div w:id="625819669">
              <w:marLeft w:val="0"/>
              <w:marRight w:val="0"/>
              <w:marTop w:val="0"/>
              <w:marBottom w:val="0"/>
              <w:divBdr>
                <w:top w:val="none" w:sz="0" w:space="0" w:color="auto"/>
                <w:left w:val="none" w:sz="0" w:space="0" w:color="auto"/>
                <w:bottom w:val="none" w:sz="0" w:space="0" w:color="auto"/>
                <w:right w:val="none" w:sz="0" w:space="0" w:color="auto"/>
              </w:divBdr>
              <w:divsChild>
                <w:div w:id="985083918">
                  <w:marLeft w:val="0"/>
                  <w:marRight w:val="0"/>
                  <w:marTop w:val="0"/>
                  <w:marBottom w:val="0"/>
                  <w:divBdr>
                    <w:top w:val="none" w:sz="0" w:space="0" w:color="auto"/>
                    <w:left w:val="none" w:sz="0" w:space="0" w:color="auto"/>
                    <w:bottom w:val="none" w:sz="0" w:space="0" w:color="auto"/>
                    <w:right w:val="none" w:sz="0" w:space="0" w:color="auto"/>
                  </w:divBdr>
                  <w:divsChild>
                    <w:div w:id="1031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4597">
      <w:bodyDiv w:val="1"/>
      <w:marLeft w:val="0"/>
      <w:marRight w:val="0"/>
      <w:marTop w:val="0"/>
      <w:marBottom w:val="0"/>
      <w:divBdr>
        <w:top w:val="none" w:sz="0" w:space="0" w:color="auto"/>
        <w:left w:val="none" w:sz="0" w:space="0" w:color="auto"/>
        <w:bottom w:val="none" w:sz="0" w:space="0" w:color="auto"/>
        <w:right w:val="none" w:sz="0" w:space="0" w:color="auto"/>
      </w:divBdr>
      <w:divsChild>
        <w:div w:id="678235742">
          <w:marLeft w:val="0"/>
          <w:marRight w:val="0"/>
          <w:marTop w:val="0"/>
          <w:marBottom w:val="0"/>
          <w:divBdr>
            <w:top w:val="none" w:sz="0" w:space="0" w:color="auto"/>
            <w:left w:val="none" w:sz="0" w:space="0" w:color="auto"/>
            <w:bottom w:val="none" w:sz="0" w:space="0" w:color="auto"/>
            <w:right w:val="none" w:sz="0" w:space="0" w:color="auto"/>
          </w:divBdr>
          <w:divsChild>
            <w:div w:id="723988618">
              <w:marLeft w:val="0"/>
              <w:marRight w:val="0"/>
              <w:marTop w:val="0"/>
              <w:marBottom w:val="0"/>
              <w:divBdr>
                <w:top w:val="none" w:sz="0" w:space="0" w:color="auto"/>
                <w:left w:val="none" w:sz="0" w:space="0" w:color="auto"/>
                <w:bottom w:val="none" w:sz="0" w:space="0" w:color="auto"/>
                <w:right w:val="none" w:sz="0" w:space="0" w:color="auto"/>
              </w:divBdr>
              <w:divsChild>
                <w:div w:id="2088845171">
                  <w:marLeft w:val="0"/>
                  <w:marRight w:val="0"/>
                  <w:marTop w:val="0"/>
                  <w:marBottom w:val="0"/>
                  <w:divBdr>
                    <w:top w:val="none" w:sz="0" w:space="0" w:color="auto"/>
                    <w:left w:val="none" w:sz="0" w:space="0" w:color="auto"/>
                    <w:bottom w:val="none" w:sz="0" w:space="0" w:color="auto"/>
                    <w:right w:val="none" w:sz="0" w:space="0" w:color="auto"/>
                  </w:divBdr>
                  <w:divsChild>
                    <w:div w:id="10094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76240">
      <w:bodyDiv w:val="1"/>
      <w:marLeft w:val="0"/>
      <w:marRight w:val="0"/>
      <w:marTop w:val="0"/>
      <w:marBottom w:val="0"/>
      <w:divBdr>
        <w:top w:val="none" w:sz="0" w:space="0" w:color="auto"/>
        <w:left w:val="none" w:sz="0" w:space="0" w:color="auto"/>
        <w:bottom w:val="none" w:sz="0" w:space="0" w:color="auto"/>
        <w:right w:val="none" w:sz="0" w:space="0" w:color="auto"/>
      </w:divBdr>
      <w:divsChild>
        <w:div w:id="821585715">
          <w:marLeft w:val="0"/>
          <w:marRight w:val="0"/>
          <w:marTop w:val="0"/>
          <w:marBottom w:val="0"/>
          <w:divBdr>
            <w:top w:val="none" w:sz="0" w:space="0" w:color="auto"/>
            <w:left w:val="none" w:sz="0" w:space="0" w:color="auto"/>
            <w:bottom w:val="none" w:sz="0" w:space="0" w:color="auto"/>
            <w:right w:val="none" w:sz="0" w:space="0" w:color="auto"/>
          </w:divBdr>
          <w:divsChild>
            <w:div w:id="263729457">
              <w:marLeft w:val="0"/>
              <w:marRight w:val="0"/>
              <w:marTop w:val="0"/>
              <w:marBottom w:val="0"/>
              <w:divBdr>
                <w:top w:val="none" w:sz="0" w:space="0" w:color="auto"/>
                <w:left w:val="none" w:sz="0" w:space="0" w:color="auto"/>
                <w:bottom w:val="none" w:sz="0" w:space="0" w:color="auto"/>
                <w:right w:val="none" w:sz="0" w:space="0" w:color="auto"/>
              </w:divBdr>
              <w:divsChild>
                <w:div w:id="21253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4163">
      <w:bodyDiv w:val="1"/>
      <w:marLeft w:val="0"/>
      <w:marRight w:val="0"/>
      <w:marTop w:val="0"/>
      <w:marBottom w:val="0"/>
      <w:divBdr>
        <w:top w:val="none" w:sz="0" w:space="0" w:color="auto"/>
        <w:left w:val="none" w:sz="0" w:space="0" w:color="auto"/>
        <w:bottom w:val="none" w:sz="0" w:space="0" w:color="auto"/>
        <w:right w:val="none" w:sz="0" w:space="0" w:color="auto"/>
      </w:divBdr>
    </w:div>
    <w:div w:id="980117373">
      <w:bodyDiv w:val="1"/>
      <w:marLeft w:val="0"/>
      <w:marRight w:val="0"/>
      <w:marTop w:val="0"/>
      <w:marBottom w:val="0"/>
      <w:divBdr>
        <w:top w:val="none" w:sz="0" w:space="0" w:color="auto"/>
        <w:left w:val="none" w:sz="0" w:space="0" w:color="auto"/>
        <w:bottom w:val="none" w:sz="0" w:space="0" w:color="auto"/>
        <w:right w:val="none" w:sz="0" w:space="0" w:color="auto"/>
      </w:divBdr>
    </w:div>
    <w:div w:id="981151286">
      <w:bodyDiv w:val="1"/>
      <w:marLeft w:val="0"/>
      <w:marRight w:val="0"/>
      <w:marTop w:val="0"/>
      <w:marBottom w:val="0"/>
      <w:divBdr>
        <w:top w:val="none" w:sz="0" w:space="0" w:color="auto"/>
        <w:left w:val="none" w:sz="0" w:space="0" w:color="auto"/>
        <w:bottom w:val="none" w:sz="0" w:space="0" w:color="auto"/>
        <w:right w:val="none" w:sz="0" w:space="0" w:color="auto"/>
      </w:divBdr>
      <w:divsChild>
        <w:div w:id="1087770877">
          <w:marLeft w:val="0"/>
          <w:marRight w:val="0"/>
          <w:marTop w:val="0"/>
          <w:marBottom w:val="0"/>
          <w:divBdr>
            <w:top w:val="none" w:sz="0" w:space="0" w:color="auto"/>
            <w:left w:val="none" w:sz="0" w:space="0" w:color="auto"/>
            <w:bottom w:val="none" w:sz="0" w:space="0" w:color="auto"/>
            <w:right w:val="none" w:sz="0" w:space="0" w:color="auto"/>
          </w:divBdr>
          <w:divsChild>
            <w:div w:id="446504156">
              <w:marLeft w:val="0"/>
              <w:marRight w:val="0"/>
              <w:marTop w:val="0"/>
              <w:marBottom w:val="0"/>
              <w:divBdr>
                <w:top w:val="none" w:sz="0" w:space="0" w:color="auto"/>
                <w:left w:val="none" w:sz="0" w:space="0" w:color="auto"/>
                <w:bottom w:val="none" w:sz="0" w:space="0" w:color="auto"/>
                <w:right w:val="none" w:sz="0" w:space="0" w:color="auto"/>
              </w:divBdr>
              <w:divsChild>
                <w:div w:id="582031916">
                  <w:marLeft w:val="0"/>
                  <w:marRight w:val="0"/>
                  <w:marTop w:val="0"/>
                  <w:marBottom w:val="0"/>
                  <w:divBdr>
                    <w:top w:val="none" w:sz="0" w:space="0" w:color="auto"/>
                    <w:left w:val="none" w:sz="0" w:space="0" w:color="auto"/>
                    <w:bottom w:val="none" w:sz="0" w:space="0" w:color="auto"/>
                    <w:right w:val="none" w:sz="0" w:space="0" w:color="auto"/>
                  </w:divBdr>
                  <w:divsChild>
                    <w:div w:id="4862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17328">
      <w:bodyDiv w:val="1"/>
      <w:marLeft w:val="0"/>
      <w:marRight w:val="0"/>
      <w:marTop w:val="0"/>
      <w:marBottom w:val="0"/>
      <w:divBdr>
        <w:top w:val="none" w:sz="0" w:space="0" w:color="auto"/>
        <w:left w:val="none" w:sz="0" w:space="0" w:color="auto"/>
        <w:bottom w:val="none" w:sz="0" w:space="0" w:color="auto"/>
        <w:right w:val="none" w:sz="0" w:space="0" w:color="auto"/>
      </w:divBdr>
    </w:div>
    <w:div w:id="986131263">
      <w:bodyDiv w:val="1"/>
      <w:marLeft w:val="0"/>
      <w:marRight w:val="0"/>
      <w:marTop w:val="0"/>
      <w:marBottom w:val="0"/>
      <w:divBdr>
        <w:top w:val="none" w:sz="0" w:space="0" w:color="auto"/>
        <w:left w:val="none" w:sz="0" w:space="0" w:color="auto"/>
        <w:bottom w:val="none" w:sz="0" w:space="0" w:color="auto"/>
        <w:right w:val="none" w:sz="0" w:space="0" w:color="auto"/>
      </w:divBdr>
      <w:divsChild>
        <w:div w:id="1089546685">
          <w:marLeft w:val="0"/>
          <w:marRight w:val="0"/>
          <w:marTop w:val="0"/>
          <w:marBottom w:val="0"/>
          <w:divBdr>
            <w:top w:val="none" w:sz="0" w:space="0" w:color="auto"/>
            <w:left w:val="none" w:sz="0" w:space="0" w:color="auto"/>
            <w:bottom w:val="none" w:sz="0" w:space="0" w:color="auto"/>
            <w:right w:val="none" w:sz="0" w:space="0" w:color="auto"/>
          </w:divBdr>
          <w:divsChild>
            <w:div w:id="1447239784">
              <w:marLeft w:val="0"/>
              <w:marRight w:val="0"/>
              <w:marTop w:val="0"/>
              <w:marBottom w:val="0"/>
              <w:divBdr>
                <w:top w:val="none" w:sz="0" w:space="0" w:color="auto"/>
                <w:left w:val="none" w:sz="0" w:space="0" w:color="auto"/>
                <w:bottom w:val="none" w:sz="0" w:space="0" w:color="auto"/>
                <w:right w:val="none" w:sz="0" w:space="0" w:color="auto"/>
              </w:divBdr>
              <w:divsChild>
                <w:div w:id="1429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67495">
      <w:bodyDiv w:val="1"/>
      <w:marLeft w:val="0"/>
      <w:marRight w:val="0"/>
      <w:marTop w:val="0"/>
      <w:marBottom w:val="0"/>
      <w:divBdr>
        <w:top w:val="none" w:sz="0" w:space="0" w:color="auto"/>
        <w:left w:val="none" w:sz="0" w:space="0" w:color="auto"/>
        <w:bottom w:val="none" w:sz="0" w:space="0" w:color="auto"/>
        <w:right w:val="none" w:sz="0" w:space="0" w:color="auto"/>
      </w:divBdr>
      <w:divsChild>
        <w:div w:id="812605919">
          <w:marLeft w:val="0"/>
          <w:marRight w:val="0"/>
          <w:marTop w:val="0"/>
          <w:marBottom w:val="0"/>
          <w:divBdr>
            <w:top w:val="none" w:sz="0" w:space="0" w:color="auto"/>
            <w:left w:val="none" w:sz="0" w:space="0" w:color="auto"/>
            <w:bottom w:val="none" w:sz="0" w:space="0" w:color="auto"/>
            <w:right w:val="none" w:sz="0" w:space="0" w:color="auto"/>
          </w:divBdr>
        </w:div>
        <w:div w:id="1533958755">
          <w:marLeft w:val="0"/>
          <w:marRight w:val="0"/>
          <w:marTop w:val="0"/>
          <w:marBottom w:val="0"/>
          <w:divBdr>
            <w:top w:val="none" w:sz="0" w:space="0" w:color="auto"/>
            <w:left w:val="none" w:sz="0" w:space="0" w:color="auto"/>
            <w:bottom w:val="none" w:sz="0" w:space="0" w:color="auto"/>
            <w:right w:val="none" w:sz="0" w:space="0" w:color="auto"/>
          </w:divBdr>
        </w:div>
      </w:divsChild>
    </w:div>
    <w:div w:id="988554906">
      <w:bodyDiv w:val="1"/>
      <w:marLeft w:val="0"/>
      <w:marRight w:val="0"/>
      <w:marTop w:val="0"/>
      <w:marBottom w:val="0"/>
      <w:divBdr>
        <w:top w:val="none" w:sz="0" w:space="0" w:color="auto"/>
        <w:left w:val="none" w:sz="0" w:space="0" w:color="auto"/>
        <w:bottom w:val="none" w:sz="0" w:space="0" w:color="auto"/>
        <w:right w:val="none" w:sz="0" w:space="0" w:color="auto"/>
      </w:divBdr>
    </w:div>
    <w:div w:id="989865028">
      <w:bodyDiv w:val="1"/>
      <w:marLeft w:val="0"/>
      <w:marRight w:val="0"/>
      <w:marTop w:val="0"/>
      <w:marBottom w:val="0"/>
      <w:divBdr>
        <w:top w:val="none" w:sz="0" w:space="0" w:color="auto"/>
        <w:left w:val="none" w:sz="0" w:space="0" w:color="auto"/>
        <w:bottom w:val="none" w:sz="0" w:space="0" w:color="auto"/>
        <w:right w:val="none" w:sz="0" w:space="0" w:color="auto"/>
      </w:divBdr>
    </w:div>
    <w:div w:id="993798530">
      <w:bodyDiv w:val="1"/>
      <w:marLeft w:val="0"/>
      <w:marRight w:val="0"/>
      <w:marTop w:val="0"/>
      <w:marBottom w:val="0"/>
      <w:divBdr>
        <w:top w:val="none" w:sz="0" w:space="0" w:color="auto"/>
        <w:left w:val="none" w:sz="0" w:space="0" w:color="auto"/>
        <w:bottom w:val="none" w:sz="0" w:space="0" w:color="auto"/>
        <w:right w:val="none" w:sz="0" w:space="0" w:color="auto"/>
      </w:divBdr>
    </w:div>
    <w:div w:id="996688388">
      <w:bodyDiv w:val="1"/>
      <w:marLeft w:val="0"/>
      <w:marRight w:val="0"/>
      <w:marTop w:val="0"/>
      <w:marBottom w:val="0"/>
      <w:divBdr>
        <w:top w:val="none" w:sz="0" w:space="0" w:color="auto"/>
        <w:left w:val="none" w:sz="0" w:space="0" w:color="auto"/>
        <w:bottom w:val="none" w:sz="0" w:space="0" w:color="auto"/>
        <w:right w:val="none" w:sz="0" w:space="0" w:color="auto"/>
      </w:divBdr>
      <w:divsChild>
        <w:div w:id="205146856">
          <w:marLeft w:val="0"/>
          <w:marRight w:val="0"/>
          <w:marTop w:val="0"/>
          <w:marBottom w:val="0"/>
          <w:divBdr>
            <w:top w:val="none" w:sz="0" w:space="0" w:color="auto"/>
            <w:left w:val="none" w:sz="0" w:space="0" w:color="auto"/>
            <w:bottom w:val="none" w:sz="0" w:space="0" w:color="auto"/>
            <w:right w:val="none" w:sz="0" w:space="0" w:color="auto"/>
          </w:divBdr>
          <w:divsChild>
            <w:div w:id="778260366">
              <w:marLeft w:val="0"/>
              <w:marRight w:val="0"/>
              <w:marTop w:val="0"/>
              <w:marBottom w:val="0"/>
              <w:divBdr>
                <w:top w:val="none" w:sz="0" w:space="0" w:color="auto"/>
                <w:left w:val="none" w:sz="0" w:space="0" w:color="auto"/>
                <w:bottom w:val="none" w:sz="0" w:space="0" w:color="auto"/>
                <w:right w:val="none" w:sz="0" w:space="0" w:color="auto"/>
              </w:divBdr>
              <w:divsChild>
                <w:div w:id="3233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79886">
      <w:bodyDiv w:val="1"/>
      <w:marLeft w:val="0"/>
      <w:marRight w:val="0"/>
      <w:marTop w:val="0"/>
      <w:marBottom w:val="0"/>
      <w:divBdr>
        <w:top w:val="none" w:sz="0" w:space="0" w:color="auto"/>
        <w:left w:val="none" w:sz="0" w:space="0" w:color="auto"/>
        <w:bottom w:val="none" w:sz="0" w:space="0" w:color="auto"/>
        <w:right w:val="none" w:sz="0" w:space="0" w:color="auto"/>
      </w:divBdr>
    </w:div>
    <w:div w:id="1007900008">
      <w:bodyDiv w:val="1"/>
      <w:marLeft w:val="0"/>
      <w:marRight w:val="0"/>
      <w:marTop w:val="0"/>
      <w:marBottom w:val="0"/>
      <w:divBdr>
        <w:top w:val="none" w:sz="0" w:space="0" w:color="auto"/>
        <w:left w:val="none" w:sz="0" w:space="0" w:color="auto"/>
        <w:bottom w:val="none" w:sz="0" w:space="0" w:color="auto"/>
        <w:right w:val="none" w:sz="0" w:space="0" w:color="auto"/>
      </w:divBdr>
      <w:divsChild>
        <w:div w:id="531724341">
          <w:marLeft w:val="0"/>
          <w:marRight w:val="0"/>
          <w:marTop w:val="0"/>
          <w:marBottom w:val="0"/>
          <w:divBdr>
            <w:top w:val="none" w:sz="0" w:space="0" w:color="auto"/>
            <w:left w:val="none" w:sz="0" w:space="0" w:color="auto"/>
            <w:bottom w:val="none" w:sz="0" w:space="0" w:color="auto"/>
            <w:right w:val="none" w:sz="0" w:space="0" w:color="auto"/>
          </w:divBdr>
          <w:divsChild>
            <w:div w:id="53163232">
              <w:marLeft w:val="0"/>
              <w:marRight w:val="0"/>
              <w:marTop w:val="0"/>
              <w:marBottom w:val="0"/>
              <w:divBdr>
                <w:top w:val="none" w:sz="0" w:space="0" w:color="auto"/>
                <w:left w:val="none" w:sz="0" w:space="0" w:color="auto"/>
                <w:bottom w:val="none" w:sz="0" w:space="0" w:color="auto"/>
                <w:right w:val="none" w:sz="0" w:space="0" w:color="auto"/>
              </w:divBdr>
              <w:divsChild>
                <w:div w:id="20827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134730">
      <w:bodyDiv w:val="1"/>
      <w:marLeft w:val="0"/>
      <w:marRight w:val="0"/>
      <w:marTop w:val="0"/>
      <w:marBottom w:val="0"/>
      <w:divBdr>
        <w:top w:val="none" w:sz="0" w:space="0" w:color="auto"/>
        <w:left w:val="none" w:sz="0" w:space="0" w:color="auto"/>
        <w:bottom w:val="none" w:sz="0" w:space="0" w:color="auto"/>
        <w:right w:val="none" w:sz="0" w:space="0" w:color="auto"/>
      </w:divBdr>
      <w:divsChild>
        <w:div w:id="1686594742">
          <w:marLeft w:val="0"/>
          <w:marRight w:val="0"/>
          <w:marTop w:val="0"/>
          <w:marBottom w:val="0"/>
          <w:divBdr>
            <w:top w:val="none" w:sz="0" w:space="0" w:color="auto"/>
            <w:left w:val="none" w:sz="0" w:space="0" w:color="auto"/>
            <w:bottom w:val="none" w:sz="0" w:space="0" w:color="auto"/>
            <w:right w:val="none" w:sz="0" w:space="0" w:color="auto"/>
          </w:divBdr>
          <w:divsChild>
            <w:div w:id="1883401563">
              <w:marLeft w:val="0"/>
              <w:marRight w:val="0"/>
              <w:marTop w:val="0"/>
              <w:marBottom w:val="0"/>
              <w:divBdr>
                <w:top w:val="none" w:sz="0" w:space="0" w:color="auto"/>
                <w:left w:val="none" w:sz="0" w:space="0" w:color="auto"/>
                <w:bottom w:val="none" w:sz="0" w:space="0" w:color="auto"/>
                <w:right w:val="none" w:sz="0" w:space="0" w:color="auto"/>
              </w:divBdr>
              <w:divsChild>
                <w:div w:id="950362745">
                  <w:marLeft w:val="0"/>
                  <w:marRight w:val="0"/>
                  <w:marTop w:val="0"/>
                  <w:marBottom w:val="0"/>
                  <w:divBdr>
                    <w:top w:val="none" w:sz="0" w:space="0" w:color="auto"/>
                    <w:left w:val="none" w:sz="0" w:space="0" w:color="auto"/>
                    <w:bottom w:val="none" w:sz="0" w:space="0" w:color="auto"/>
                    <w:right w:val="none" w:sz="0" w:space="0" w:color="auto"/>
                  </w:divBdr>
                  <w:divsChild>
                    <w:div w:id="126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64660">
      <w:bodyDiv w:val="1"/>
      <w:marLeft w:val="0"/>
      <w:marRight w:val="0"/>
      <w:marTop w:val="0"/>
      <w:marBottom w:val="0"/>
      <w:divBdr>
        <w:top w:val="none" w:sz="0" w:space="0" w:color="auto"/>
        <w:left w:val="none" w:sz="0" w:space="0" w:color="auto"/>
        <w:bottom w:val="none" w:sz="0" w:space="0" w:color="auto"/>
        <w:right w:val="none" w:sz="0" w:space="0" w:color="auto"/>
      </w:divBdr>
    </w:div>
    <w:div w:id="1014577636">
      <w:bodyDiv w:val="1"/>
      <w:marLeft w:val="0"/>
      <w:marRight w:val="0"/>
      <w:marTop w:val="0"/>
      <w:marBottom w:val="0"/>
      <w:divBdr>
        <w:top w:val="none" w:sz="0" w:space="0" w:color="auto"/>
        <w:left w:val="none" w:sz="0" w:space="0" w:color="auto"/>
        <w:bottom w:val="none" w:sz="0" w:space="0" w:color="auto"/>
        <w:right w:val="none" w:sz="0" w:space="0" w:color="auto"/>
      </w:divBdr>
    </w:div>
    <w:div w:id="1016225964">
      <w:bodyDiv w:val="1"/>
      <w:marLeft w:val="0"/>
      <w:marRight w:val="0"/>
      <w:marTop w:val="0"/>
      <w:marBottom w:val="0"/>
      <w:divBdr>
        <w:top w:val="none" w:sz="0" w:space="0" w:color="auto"/>
        <w:left w:val="none" w:sz="0" w:space="0" w:color="auto"/>
        <w:bottom w:val="none" w:sz="0" w:space="0" w:color="auto"/>
        <w:right w:val="none" w:sz="0" w:space="0" w:color="auto"/>
      </w:divBdr>
    </w:div>
    <w:div w:id="1017778023">
      <w:bodyDiv w:val="1"/>
      <w:marLeft w:val="0"/>
      <w:marRight w:val="0"/>
      <w:marTop w:val="0"/>
      <w:marBottom w:val="0"/>
      <w:divBdr>
        <w:top w:val="none" w:sz="0" w:space="0" w:color="auto"/>
        <w:left w:val="none" w:sz="0" w:space="0" w:color="auto"/>
        <w:bottom w:val="none" w:sz="0" w:space="0" w:color="auto"/>
        <w:right w:val="none" w:sz="0" w:space="0" w:color="auto"/>
      </w:divBdr>
      <w:divsChild>
        <w:div w:id="1451129079">
          <w:marLeft w:val="0"/>
          <w:marRight w:val="0"/>
          <w:marTop w:val="0"/>
          <w:marBottom w:val="0"/>
          <w:divBdr>
            <w:top w:val="none" w:sz="0" w:space="0" w:color="auto"/>
            <w:left w:val="none" w:sz="0" w:space="0" w:color="auto"/>
            <w:bottom w:val="none" w:sz="0" w:space="0" w:color="auto"/>
            <w:right w:val="none" w:sz="0" w:space="0" w:color="auto"/>
          </w:divBdr>
          <w:divsChild>
            <w:div w:id="391999465">
              <w:marLeft w:val="0"/>
              <w:marRight w:val="0"/>
              <w:marTop w:val="0"/>
              <w:marBottom w:val="0"/>
              <w:divBdr>
                <w:top w:val="none" w:sz="0" w:space="0" w:color="auto"/>
                <w:left w:val="none" w:sz="0" w:space="0" w:color="auto"/>
                <w:bottom w:val="none" w:sz="0" w:space="0" w:color="auto"/>
                <w:right w:val="none" w:sz="0" w:space="0" w:color="auto"/>
              </w:divBdr>
              <w:divsChild>
                <w:div w:id="16314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16970">
      <w:bodyDiv w:val="1"/>
      <w:marLeft w:val="0"/>
      <w:marRight w:val="0"/>
      <w:marTop w:val="0"/>
      <w:marBottom w:val="0"/>
      <w:divBdr>
        <w:top w:val="none" w:sz="0" w:space="0" w:color="auto"/>
        <w:left w:val="none" w:sz="0" w:space="0" w:color="auto"/>
        <w:bottom w:val="none" w:sz="0" w:space="0" w:color="auto"/>
        <w:right w:val="none" w:sz="0" w:space="0" w:color="auto"/>
      </w:divBdr>
      <w:divsChild>
        <w:div w:id="969170432">
          <w:marLeft w:val="0"/>
          <w:marRight w:val="0"/>
          <w:marTop w:val="0"/>
          <w:marBottom w:val="0"/>
          <w:divBdr>
            <w:top w:val="none" w:sz="0" w:space="0" w:color="auto"/>
            <w:left w:val="none" w:sz="0" w:space="0" w:color="auto"/>
            <w:bottom w:val="none" w:sz="0" w:space="0" w:color="auto"/>
            <w:right w:val="none" w:sz="0" w:space="0" w:color="auto"/>
          </w:divBdr>
          <w:divsChild>
            <w:div w:id="1022704762">
              <w:marLeft w:val="0"/>
              <w:marRight w:val="0"/>
              <w:marTop w:val="0"/>
              <w:marBottom w:val="0"/>
              <w:divBdr>
                <w:top w:val="none" w:sz="0" w:space="0" w:color="auto"/>
                <w:left w:val="none" w:sz="0" w:space="0" w:color="auto"/>
                <w:bottom w:val="none" w:sz="0" w:space="0" w:color="auto"/>
                <w:right w:val="none" w:sz="0" w:space="0" w:color="auto"/>
              </w:divBdr>
              <w:divsChild>
                <w:div w:id="105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4570">
      <w:bodyDiv w:val="1"/>
      <w:marLeft w:val="0"/>
      <w:marRight w:val="0"/>
      <w:marTop w:val="0"/>
      <w:marBottom w:val="0"/>
      <w:divBdr>
        <w:top w:val="none" w:sz="0" w:space="0" w:color="auto"/>
        <w:left w:val="none" w:sz="0" w:space="0" w:color="auto"/>
        <w:bottom w:val="none" w:sz="0" w:space="0" w:color="auto"/>
        <w:right w:val="none" w:sz="0" w:space="0" w:color="auto"/>
      </w:divBdr>
    </w:div>
    <w:div w:id="1027562639">
      <w:bodyDiv w:val="1"/>
      <w:marLeft w:val="0"/>
      <w:marRight w:val="0"/>
      <w:marTop w:val="0"/>
      <w:marBottom w:val="0"/>
      <w:divBdr>
        <w:top w:val="none" w:sz="0" w:space="0" w:color="auto"/>
        <w:left w:val="none" w:sz="0" w:space="0" w:color="auto"/>
        <w:bottom w:val="none" w:sz="0" w:space="0" w:color="auto"/>
        <w:right w:val="none" w:sz="0" w:space="0" w:color="auto"/>
      </w:divBdr>
    </w:div>
    <w:div w:id="1031421344">
      <w:bodyDiv w:val="1"/>
      <w:marLeft w:val="0"/>
      <w:marRight w:val="0"/>
      <w:marTop w:val="0"/>
      <w:marBottom w:val="0"/>
      <w:divBdr>
        <w:top w:val="none" w:sz="0" w:space="0" w:color="auto"/>
        <w:left w:val="none" w:sz="0" w:space="0" w:color="auto"/>
        <w:bottom w:val="none" w:sz="0" w:space="0" w:color="auto"/>
        <w:right w:val="none" w:sz="0" w:space="0" w:color="auto"/>
      </w:divBdr>
      <w:divsChild>
        <w:div w:id="1106073251">
          <w:marLeft w:val="0"/>
          <w:marRight w:val="0"/>
          <w:marTop w:val="0"/>
          <w:marBottom w:val="0"/>
          <w:divBdr>
            <w:top w:val="none" w:sz="0" w:space="0" w:color="auto"/>
            <w:left w:val="none" w:sz="0" w:space="0" w:color="auto"/>
            <w:bottom w:val="none" w:sz="0" w:space="0" w:color="auto"/>
            <w:right w:val="none" w:sz="0" w:space="0" w:color="auto"/>
          </w:divBdr>
          <w:divsChild>
            <w:div w:id="892425467">
              <w:marLeft w:val="0"/>
              <w:marRight w:val="0"/>
              <w:marTop w:val="0"/>
              <w:marBottom w:val="0"/>
              <w:divBdr>
                <w:top w:val="none" w:sz="0" w:space="0" w:color="auto"/>
                <w:left w:val="none" w:sz="0" w:space="0" w:color="auto"/>
                <w:bottom w:val="none" w:sz="0" w:space="0" w:color="auto"/>
                <w:right w:val="none" w:sz="0" w:space="0" w:color="auto"/>
              </w:divBdr>
              <w:divsChild>
                <w:div w:id="16578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3274">
      <w:bodyDiv w:val="1"/>
      <w:marLeft w:val="0"/>
      <w:marRight w:val="0"/>
      <w:marTop w:val="0"/>
      <w:marBottom w:val="0"/>
      <w:divBdr>
        <w:top w:val="none" w:sz="0" w:space="0" w:color="auto"/>
        <w:left w:val="none" w:sz="0" w:space="0" w:color="auto"/>
        <w:bottom w:val="none" w:sz="0" w:space="0" w:color="auto"/>
        <w:right w:val="none" w:sz="0" w:space="0" w:color="auto"/>
      </w:divBdr>
    </w:div>
    <w:div w:id="1033925312">
      <w:bodyDiv w:val="1"/>
      <w:marLeft w:val="0"/>
      <w:marRight w:val="0"/>
      <w:marTop w:val="0"/>
      <w:marBottom w:val="0"/>
      <w:divBdr>
        <w:top w:val="none" w:sz="0" w:space="0" w:color="auto"/>
        <w:left w:val="none" w:sz="0" w:space="0" w:color="auto"/>
        <w:bottom w:val="none" w:sz="0" w:space="0" w:color="auto"/>
        <w:right w:val="none" w:sz="0" w:space="0" w:color="auto"/>
      </w:divBdr>
      <w:divsChild>
        <w:div w:id="580140999">
          <w:marLeft w:val="0"/>
          <w:marRight w:val="0"/>
          <w:marTop w:val="0"/>
          <w:marBottom w:val="0"/>
          <w:divBdr>
            <w:top w:val="none" w:sz="0" w:space="0" w:color="auto"/>
            <w:left w:val="none" w:sz="0" w:space="0" w:color="auto"/>
            <w:bottom w:val="none" w:sz="0" w:space="0" w:color="auto"/>
            <w:right w:val="none" w:sz="0" w:space="0" w:color="auto"/>
          </w:divBdr>
        </w:div>
        <w:div w:id="1036270831">
          <w:marLeft w:val="0"/>
          <w:marRight w:val="0"/>
          <w:marTop w:val="0"/>
          <w:marBottom w:val="0"/>
          <w:divBdr>
            <w:top w:val="none" w:sz="0" w:space="0" w:color="auto"/>
            <w:left w:val="none" w:sz="0" w:space="0" w:color="auto"/>
            <w:bottom w:val="none" w:sz="0" w:space="0" w:color="auto"/>
            <w:right w:val="none" w:sz="0" w:space="0" w:color="auto"/>
          </w:divBdr>
        </w:div>
        <w:div w:id="722604745">
          <w:marLeft w:val="0"/>
          <w:marRight w:val="0"/>
          <w:marTop w:val="0"/>
          <w:marBottom w:val="0"/>
          <w:divBdr>
            <w:top w:val="none" w:sz="0" w:space="0" w:color="auto"/>
            <w:left w:val="none" w:sz="0" w:space="0" w:color="auto"/>
            <w:bottom w:val="none" w:sz="0" w:space="0" w:color="auto"/>
            <w:right w:val="none" w:sz="0" w:space="0" w:color="auto"/>
          </w:divBdr>
        </w:div>
      </w:divsChild>
    </w:div>
    <w:div w:id="1034843125">
      <w:bodyDiv w:val="1"/>
      <w:marLeft w:val="0"/>
      <w:marRight w:val="0"/>
      <w:marTop w:val="0"/>
      <w:marBottom w:val="0"/>
      <w:divBdr>
        <w:top w:val="none" w:sz="0" w:space="0" w:color="auto"/>
        <w:left w:val="none" w:sz="0" w:space="0" w:color="auto"/>
        <w:bottom w:val="none" w:sz="0" w:space="0" w:color="auto"/>
        <w:right w:val="none" w:sz="0" w:space="0" w:color="auto"/>
      </w:divBdr>
      <w:divsChild>
        <w:div w:id="444424721">
          <w:marLeft w:val="0"/>
          <w:marRight w:val="0"/>
          <w:marTop w:val="0"/>
          <w:marBottom w:val="0"/>
          <w:divBdr>
            <w:top w:val="none" w:sz="0" w:space="0" w:color="auto"/>
            <w:left w:val="none" w:sz="0" w:space="0" w:color="auto"/>
            <w:bottom w:val="none" w:sz="0" w:space="0" w:color="auto"/>
            <w:right w:val="none" w:sz="0" w:space="0" w:color="auto"/>
          </w:divBdr>
          <w:divsChild>
            <w:div w:id="511458466">
              <w:marLeft w:val="0"/>
              <w:marRight w:val="0"/>
              <w:marTop w:val="0"/>
              <w:marBottom w:val="0"/>
              <w:divBdr>
                <w:top w:val="none" w:sz="0" w:space="0" w:color="auto"/>
                <w:left w:val="none" w:sz="0" w:space="0" w:color="auto"/>
                <w:bottom w:val="none" w:sz="0" w:space="0" w:color="auto"/>
                <w:right w:val="none" w:sz="0" w:space="0" w:color="auto"/>
              </w:divBdr>
              <w:divsChild>
                <w:div w:id="556211049">
                  <w:marLeft w:val="0"/>
                  <w:marRight w:val="0"/>
                  <w:marTop w:val="0"/>
                  <w:marBottom w:val="0"/>
                  <w:divBdr>
                    <w:top w:val="none" w:sz="0" w:space="0" w:color="auto"/>
                    <w:left w:val="none" w:sz="0" w:space="0" w:color="auto"/>
                    <w:bottom w:val="none" w:sz="0" w:space="0" w:color="auto"/>
                    <w:right w:val="none" w:sz="0" w:space="0" w:color="auto"/>
                  </w:divBdr>
                  <w:divsChild>
                    <w:div w:id="17139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84851">
      <w:bodyDiv w:val="1"/>
      <w:marLeft w:val="0"/>
      <w:marRight w:val="0"/>
      <w:marTop w:val="0"/>
      <w:marBottom w:val="0"/>
      <w:divBdr>
        <w:top w:val="none" w:sz="0" w:space="0" w:color="auto"/>
        <w:left w:val="none" w:sz="0" w:space="0" w:color="auto"/>
        <w:bottom w:val="none" w:sz="0" w:space="0" w:color="auto"/>
        <w:right w:val="none" w:sz="0" w:space="0" w:color="auto"/>
      </w:divBdr>
    </w:div>
    <w:div w:id="1037969454">
      <w:bodyDiv w:val="1"/>
      <w:marLeft w:val="0"/>
      <w:marRight w:val="0"/>
      <w:marTop w:val="0"/>
      <w:marBottom w:val="0"/>
      <w:divBdr>
        <w:top w:val="none" w:sz="0" w:space="0" w:color="auto"/>
        <w:left w:val="none" w:sz="0" w:space="0" w:color="auto"/>
        <w:bottom w:val="none" w:sz="0" w:space="0" w:color="auto"/>
        <w:right w:val="none" w:sz="0" w:space="0" w:color="auto"/>
      </w:divBdr>
    </w:div>
    <w:div w:id="1038553269">
      <w:bodyDiv w:val="1"/>
      <w:marLeft w:val="0"/>
      <w:marRight w:val="0"/>
      <w:marTop w:val="0"/>
      <w:marBottom w:val="0"/>
      <w:divBdr>
        <w:top w:val="none" w:sz="0" w:space="0" w:color="auto"/>
        <w:left w:val="none" w:sz="0" w:space="0" w:color="auto"/>
        <w:bottom w:val="none" w:sz="0" w:space="0" w:color="auto"/>
        <w:right w:val="none" w:sz="0" w:space="0" w:color="auto"/>
      </w:divBdr>
      <w:divsChild>
        <w:div w:id="1173255558">
          <w:marLeft w:val="0"/>
          <w:marRight w:val="0"/>
          <w:marTop w:val="0"/>
          <w:marBottom w:val="0"/>
          <w:divBdr>
            <w:top w:val="none" w:sz="0" w:space="0" w:color="auto"/>
            <w:left w:val="none" w:sz="0" w:space="0" w:color="auto"/>
            <w:bottom w:val="none" w:sz="0" w:space="0" w:color="auto"/>
            <w:right w:val="none" w:sz="0" w:space="0" w:color="auto"/>
          </w:divBdr>
          <w:divsChild>
            <w:div w:id="156919673">
              <w:marLeft w:val="0"/>
              <w:marRight w:val="0"/>
              <w:marTop w:val="0"/>
              <w:marBottom w:val="0"/>
              <w:divBdr>
                <w:top w:val="none" w:sz="0" w:space="0" w:color="auto"/>
                <w:left w:val="none" w:sz="0" w:space="0" w:color="auto"/>
                <w:bottom w:val="none" w:sz="0" w:space="0" w:color="auto"/>
                <w:right w:val="none" w:sz="0" w:space="0" w:color="auto"/>
              </w:divBdr>
              <w:divsChild>
                <w:div w:id="17598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408">
      <w:bodyDiv w:val="1"/>
      <w:marLeft w:val="0"/>
      <w:marRight w:val="0"/>
      <w:marTop w:val="0"/>
      <w:marBottom w:val="0"/>
      <w:divBdr>
        <w:top w:val="none" w:sz="0" w:space="0" w:color="auto"/>
        <w:left w:val="none" w:sz="0" w:space="0" w:color="auto"/>
        <w:bottom w:val="none" w:sz="0" w:space="0" w:color="auto"/>
        <w:right w:val="none" w:sz="0" w:space="0" w:color="auto"/>
      </w:divBdr>
    </w:div>
    <w:div w:id="1040208258">
      <w:bodyDiv w:val="1"/>
      <w:marLeft w:val="0"/>
      <w:marRight w:val="0"/>
      <w:marTop w:val="0"/>
      <w:marBottom w:val="0"/>
      <w:divBdr>
        <w:top w:val="none" w:sz="0" w:space="0" w:color="auto"/>
        <w:left w:val="none" w:sz="0" w:space="0" w:color="auto"/>
        <w:bottom w:val="none" w:sz="0" w:space="0" w:color="auto"/>
        <w:right w:val="none" w:sz="0" w:space="0" w:color="auto"/>
      </w:divBdr>
    </w:div>
    <w:div w:id="1042367748">
      <w:bodyDiv w:val="1"/>
      <w:marLeft w:val="0"/>
      <w:marRight w:val="0"/>
      <w:marTop w:val="0"/>
      <w:marBottom w:val="0"/>
      <w:divBdr>
        <w:top w:val="none" w:sz="0" w:space="0" w:color="auto"/>
        <w:left w:val="none" w:sz="0" w:space="0" w:color="auto"/>
        <w:bottom w:val="none" w:sz="0" w:space="0" w:color="auto"/>
        <w:right w:val="none" w:sz="0" w:space="0" w:color="auto"/>
      </w:divBdr>
    </w:div>
    <w:div w:id="1043559500">
      <w:bodyDiv w:val="1"/>
      <w:marLeft w:val="0"/>
      <w:marRight w:val="0"/>
      <w:marTop w:val="0"/>
      <w:marBottom w:val="0"/>
      <w:divBdr>
        <w:top w:val="none" w:sz="0" w:space="0" w:color="auto"/>
        <w:left w:val="none" w:sz="0" w:space="0" w:color="auto"/>
        <w:bottom w:val="none" w:sz="0" w:space="0" w:color="auto"/>
        <w:right w:val="none" w:sz="0" w:space="0" w:color="auto"/>
      </w:divBdr>
    </w:div>
    <w:div w:id="1045108169">
      <w:bodyDiv w:val="1"/>
      <w:marLeft w:val="0"/>
      <w:marRight w:val="0"/>
      <w:marTop w:val="0"/>
      <w:marBottom w:val="0"/>
      <w:divBdr>
        <w:top w:val="none" w:sz="0" w:space="0" w:color="auto"/>
        <w:left w:val="none" w:sz="0" w:space="0" w:color="auto"/>
        <w:bottom w:val="none" w:sz="0" w:space="0" w:color="auto"/>
        <w:right w:val="none" w:sz="0" w:space="0" w:color="auto"/>
      </w:divBdr>
      <w:divsChild>
        <w:div w:id="2078360122">
          <w:marLeft w:val="0"/>
          <w:marRight w:val="0"/>
          <w:marTop w:val="0"/>
          <w:marBottom w:val="0"/>
          <w:divBdr>
            <w:top w:val="none" w:sz="0" w:space="0" w:color="auto"/>
            <w:left w:val="none" w:sz="0" w:space="0" w:color="auto"/>
            <w:bottom w:val="none" w:sz="0" w:space="0" w:color="auto"/>
            <w:right w:val="none" w:sz="0" w:space="0" w:color="auto"/>
          </w:divBdr>
        </w:div>
      </w:divsChild>
    </w:div>
    <w:div w:id="1047072696">
      <w:bodyDiv w:val="1"/>
      <w:marLeft w:val="0"/>
      <w:marRight w:val="0"/>
      <w:marTop w:val="0"/>
      <w:marBottom w:val="0"/>
      <w:divBdr>
        <w:top w:val="none" w:sz="0" w:space="0" w:color="auto"/>
        <w:left w:val="none" w:sz="0" w:space="0" w:color="auto"/>
        <w:bottom w:val="none" w:sz="0" w:space="0" w:color="auto"/>
        <w:right w:val="none" w:sz="0" w:space="0" w:color="auto"/>
      </w:divBdr>
      <w:divsChild>
        <w:div w:id="2071223557">
          <w:marLeft w:val="0"/>
          <w:marRight w:val="0"/>
          <w:marTop w:val="0"/>
          <w:marBottom w:val="0"/>
          <w:divBdr>
            <w:top w:val="none" w:sz="0" w:space="0" w:color="auto"/>
            <w:left w:val="none" w:sz="0" w:space="0" w:color="auto"/>
            <w:bottom w:val="none" w:sz="0" w:space="0" w:color="auto"/>
            <w:right w:val="none" w:sz="0" w:space="0" w:color="auto"/>
          </w:divBdr>
          <w:divsChild>
            <w:div w:id="1408041724">
              <w:marLeft w:val="0"/>
              <w:marRight w:val="0"/>
              <w:marTop w:val="0"/>
              <w:marBottom w:val="0"/>
              <w:divBdr>
                <w:top w:val="none" w:sz="0" w:space="0" w:color="auto"/>
                <w:left w:val="none" w:sz="0" w:space="0" w:color="auto"/>
                <w:bottom w:val="none" w:sz="0" w:space="0" w:color="auto"/>
                <w:right w:val="none" w:sz="0" w:space="0" w:color="auto"/>
              </w:divBdr>
              <w:divsChild>
                <w:div w:id="11164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39018">
      <w:bodyDiv w:val="1"/>
      <w:marLeft w:val="0"/>
      <w:marRight w:val="0"/>
      <w:marTop w:val="0"/>
      <w:marBottom w:val="0"/>
      <w:divBdr>
        <w:top w:val="none" w:sz="0" w:space="0" w:color="auto"/>
        <w:left w:val="none" w:sz="0" w:space="0" w:color="auto"/>
        <w:bottom w:val="none" w:sz="0" w:space="0" w:color="auto"/>
        <w:right w:val="none" w:sz="0" w:space="0" w:color="auto"/>
      </w:divBdr>
      <w:divsChild>
        <w:div w:id="1880699235">
          <w:marLeft w:val="0"/>
          <w:marRight w:val="0"/>
          <w:marTop w:val="0"/>
          <w:marBottom w:val="0"/>
          <w:divBdr>
            <w:top w:val="none" w:sz="0" w:space="0" w:color="auto"/>
            <w:left w:val="none" w:sz="0" w:space="0" w:color="auto"/>
            <w:bottom w:val="none" w:sz="0" w:space="0" w:color="auto"/>
            <w:right w:val="none" w:sz="0" w:space="0" w:color="auto"/>
          </w:divBdr>
          <w:divsChild>
            <w:div w:id="930941011">
              <w:marLeft w:val="0"/>
              <w:marRight w:val="0"/>
              <w:marTop w:val="0"/>
              <w:marBottom w:val="0"/>
              <w:divBdr>
                <w:top w:val="none" w:sz="0" w:space="0" w:color="auto"/>
                <w:left w:val="none" w:sz="0" w:space="0" w:color="auto"/>
                <w:bottom w:val="none" w:sz="0" w:space="0" w:color="auto"/>
                <w:right w:val="none" w:sz="0" w:space="0" w:color="auto"/>
              </w:divBdr>
              <w:divsChild>
                <w:div w:id="7964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81326">
      <w:bodyDiv w:val="1"/>
      <w:marLeft w:val="0"/>
      <w:marRight w:val="0"/>
      <w:marTop w:val="0"/>
      <w:marBottom w:val="0"/>
      <w:divBdr>
        <w:top w:val="none" w:sz="0" w:space="0" w:color="auto"/>
        <w:left w:val="none" w:sz="0" w:space="0" w:color="auto"/>
        <w:bottom w:val="none" w:sz="0" w:space="0" w:color="auto"/>
        <w:right w:val="none" w:sz="0" w:space="0" w:color="auto"/>
      </w:divBdr>
    </w:div>
    <w:div w:id="1055737576">
      <w:bodyDiv w:val="1"/>
      <w:marLeft w:val="0"/>
      <w:marRight w:val="0"/>
      <w:marTop w:val="0"/>
      <w:marBottom w:val="0"/>
      <w:divBdr>
        <w:top w:val="none" w:sz="0" w:space="0" w:color="auto"/>
        <w:left w:val="none" w:sz="0" w:space="0" w:color="auto"/>
        <w:bottom w:val="none" w:sz="0" w:space="0" w:color="auto"/>
        <w:right w:val="none" w:sz="0" w:space="0" w:color="auto"/>
      </w:divBdr>
    </w:div>
    <w:div w:id="1056197789">
      <w:bodyDiv w:val="1"/>
      <w:marLeft w:val="0"/>
      <w:marRight w:val="0"/>
      <w:marTop w:val="0"/>
      <w:marBottom w:val="0"/>
      <w:divBdr>
        <w:top w:val="none" w:sz="0" w:space="0" w:color="auto"/>
        <w:left w:val="none" w:sz="0" w:space="0" w:color="auto"/>
        <w:bottom w:val="none" w:sz="0" w:space="0" w:color="auto"/>
        <w:right w:val="none" w:sz="0" w:space="0" w:color="auto"/>
      </w:divBdr>
    </w:div>
    <w:div w:id="1056659125">
      <w:bodyDiv w:val="1"/>
      <w:marLeft w:val="0"/>
      <w:marRight w:val="0"/>
      <w:marTop w:val="0"/>
      <w:marBottom w:val="0"/>
      <w:divBdr>
        <w:top w:val="none" w:sz="0" w:space="0" w:color="auto"/>
        <w:left w:val="none" w:sz="0" w:space="0" w:color="auto"/>
        <w:bottom w:val="none" w:sz="0" w:space="0" w:color="auto"/>
        <w:right w:val="none" w:sz="0" w:space="0" w:color="auto"/>
      </w:divBdr>
      <w:divsChild>
        <w:div w:id="293757043">
          <w:marLeft w:val="0"/>
          <w:marRight w:val="0"/>
          <w:marTop w:val="0"/>
          <w:marBottom w:val="0"/>
          <w:divBdr>
            <w:top w:val="none" w:sz="0" w:space="0" w:color="auto"/>
            <w:left w:val="none" w:sz="0" w:space="0" w:color="auto"/>
            <w:bottom w:val="none" w:sz="0" w:space="0" w:color="auto"/>
            <w:right w:val="none" w:sz="0" w:space="0" w:color="auto"/>
          </w:divBdr>
          <w:divsChild>
            <w:div w:id="1472288344">
              <w:marLeft w:val="0"/>
              <w:marRight w:val="0"/>
              <w:marTop w:val="0"/>
              <w:marBottom w:val="0"/>
              <w:divBdr>
                <w:top w:val="none" w:sz="0" w:space="0" w:color="auto"/>
                <w:left w:val="none" w:sz="0" w:space="0" w:color="auto"/>
                <w:bottom w:val="none" w:sz="0" w:space="0" w:color="auto"/>
                <w:right w:val="none" w:sz="0" w:space="0" w:color="auto"/>
              </w:divBdr>
              <w:divsChild>
                <w:div w:id="1780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4901">
      <w:bodyDiv w:val="1"/>
      <w:marLeft w:val="0"/>
      <w:marRight w:val="0"/>
      <w:marTop w:val="0"/>
      <w:marBottom w:val="0"/>
      <w:divBdr>
        <w:top w:val="none" w:sz="0" w:space="0" w:color="auto"/>
        <w:left w:val="none" w:sz="0" w:space="0" w:color="auto"/>
        <w:bottom w:val="none" w:sz="0" w:space="0" w:color="auto"/>
        <w:right w:val="none" w:sz="0" w:space="0" w:color="auto"/>
      </w:divBdr>
      <w:divsChild>
        <w:div w:id="935305">
          <w:marLeft w:val="0"/>
          <w:marRight w:val="0"/>
          <w:marTop w:val="0"/>
          <w:marBottom w:val="0"/>
          <w:divBdr>
            <w:top w:val="none" w:sz="0" w:space="0" w:color="auto"/>
            <w:left w:val="none" w:sz="0" w:space="0" w:color="auto"/>
            <w:bottom w:val="none" w:sz="0" w:space="0" w:color="auto"/>
            <w:right w:val="none" w:sz="0" w:space="0" w:color="auto"/>
          </w:divBdr>
          <w:divsChild>
            <w:div w:id="626549130">
              <w:marLeft w:val="0"/>
              <w:marRight w:val="0"/>
              <w:marTop w:val="0"/>
              <w:marBottom w:val="0"/>
              <w:divBdr>
                <w:top w:val="none" w:sz="0" w:space="0" w:color="auto"/>
                <w:left w:val="none" w:sz="0" w:space="0" w:color="auto"/>
                <w:bottom w:val="none" w:sz="0" w:space="0" w:color="auto"/>
                <w:right w:val="none" w:sz="0" w:space="0" w:color="auto"/>
              </w:divBdr>
              <w:divsChild>
                <w:div w:id="15646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5032">
      <w:bodyDiv w:val="1"/>
      <w:marLeft w:val="0"/>
      <w:marRight w:val="0"/>
      <w:marTop w:val="0"/>
      <w:marBottom w:val="0"/>
      <w:divBdr>
        <w:top w:val="none" w:sz="0" w:space="0" w:color="auto"/>
        <w:left w:val="none" w:sz="0" w:space="0" w:color="auto"/>
        <w:bottom w:val="none" w:sz="0" w:space="0" w:color="auto"/>
        <w:right w:val="none" w:sz="0" w:space="0" w:color="auto"/>
      </w:divBdr>
    </w:div>
    <w:div w:id="1063715337">
      <w:bodyDiv w:val="1"/>
      <w:marLeft w:val="0"/>
      <w:marRight w:val="0"/>
      <w:marTop w:val="0"/>
      <w:marBottom w:val="0"/>
      <w:divBdr>
        <w:top w:val="none" w:sz="0" w:space="0" w:color="auto"/>
        <w:left w:val="none" w:sz="0" w:space="0" w:color="auto"/>
        <w:bottom w:val="none" w:sz="0" w:space="0" w:color="auto"/>
        <w:right w:val="none" w:sz="0" w:space="0" w:color="auto"/>
      </w:divBdr>
      <w:divsChild>
        <w:div w:id="566261390">
          <w:marLeft w:val="0"/>
          <w:marRight w:val="0"/>
          <w:marTop w:val="0"/>
          <w:marBottom w:val="0"/>
          <w:divBdr>
            <w:top w:val="none" w:sz="0" w:space="0" w:color="auto"/>
            <w:left w:val="none" w:sz="0" w:space="0" w:color="auto"/>
            <w:bottom w:val="none" w:sz="0" w:space="0" w:color="auto"/>
            <w:right w:val="none" w:sz="0" w:space="0" w:color="auto"/>
          </w:divBdr>
          <w:divsChild>
            <w:div w:id="1041395677">
              <w:marLeft w:val="0"/>
              <w:marRight w:val="0"/>
              <w:marTop w:val="0"/>
              <w:marBottom w:val="0"/>
              <w:divBdr>
                <w:top w:val="none" w:sz="0" w:space="0" w:color="auto"/>
                <w:left w:val="none" w:sz="0" w:space="0" w:color="auto"/>
                <w:bottom w:val="none" w:sz="0" w:space="0" w:color="auto"/>
                <w:right w:val="none" w:sz="0" w:space="0" w:color="auto"/>
              </w:divBdr>
              <w:divsChild>
                <w:div w:id="1394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40159">
      <w:bodyDiv w:val="1"/>
      <w:marLeft w:val="0"/>
      <w:marRight w:val="0"/>
      <w:marTop w:val="0"/>
      <w:marBottom w:val="0"/>
      <w:divBdr>
        <w:top w:val="none" w:sz="0" w:space="0" w:color="auto"/>
        <w:left w:val="none" w:sz="0" w:space="0" w:color="auto"/>
        <w:bottom w:val="none" w:sz="0" w:space="0" w:color="auto"/>
        <w:right w:val="none" w:sz="0" w:space="0" w:color="auto"/>
      </w:divBdr>
      <w:divsChild>
        <w:div w:id="770004536">
          <w:marLeft w:val="0"/>
          <w:marRight w:val="0"/>
          <w:marTop w:val="0"/>
          <w:marBottom w:val="0"/>
          <w:divBdr>
            <w:top w:val="none" w:sz="0" w:space="0" w:color="auto"/>
            <w:left w:val="none" w:sz="0" w:space="0" w:color="auto"/>
            <w:bottom w:val="none" w:sz="0" w:space="0" w:color="auto"/>
            <w:right w:val="none" w:sz="0" w:space="0" w:color="auto"/>
          </w:divBdr>
        </w:div>
        <w:div w:id="1246307949">
          <w:marLeft w:val="0"/>
          <w:marRight w:val="0"/>
          <w:marTop w:val="0"/>
          <w:marBottom w:val="0"/>
          <w:divBdr>
            <w:top w:val="none" w:sz="0" w:space="0" w:color="auto"/>
            <w:left w:val="none" w:sz="0" w:space="0" w:color="auto"/>
            <w:bottom w:val="none" w:sz="0" w:space="0" w:color="auto"/>
            <w:right w:val="none" w:sz="0" w:space="0" w:color="auto"/>
          </w:divBdr>
        </w:div>
      </w:divsChild>
    </w:div>
    <w:div w:id="1064447203">
      <w:bodyDiv w:val="1"/>
      <w:marLeft w:val="0"/>
      <w:marRight w:val="0"/>
      <w:marTop w:val="0"/>
      <w:marBottom w:val="0"/>
      <w:divBdr>
        <w:top w:val="none" w:sz="0" w:space="0" w:color="auto"/>
        <w:left w:val="none" w:sz="0" w:space="0" w:color="auto"/>
        <w:bottom w:val="none" w:sz="0" w:space="0" w:color="auto"/>
        <w:right w:val="none" w:sz="0" w:space="0" w:color="auto"/>
      </w:divBdr>
      <w:divsChild>
        <w:div w:id="1129326216">
          <w:marLeft w:val="0"/>
          <w:marRight w:val="0"/>
          <w:marTop w:val="0"/>
          <w:marBottom w:val="0"/>
          <w:divBdr>
            <w:top w:val="none" w:sz="0" w:space="0" w:color="auto"/>
            <w:left w:val="none" w:sz="0" w:space="0" w:color="auto"/>
            <w:bottom w:val="none" w:sz="0" w:space="0" w:color="auto"/>
            <w:right w:val="none" w:sz="0" w:space="0" w:color="auto"/>
          </w:divBdr>
        </w:div>
      </w:divsChild>
    </w:div>
    <w:div w:id="1066296200">
      <w:bodyDiv w:val="1"/>
      <w:marLeft w:val="0"/>
      <w:marRight w:val="0"/>
      <w:marTop w:val="0"/>
      <w:marBottom w:val="0"/>
      <w:divBdr>
        <w:top w:val="none" w:sz="0" w:space="0" w:color="auto"/>
        <w:left w:val="none" w:sz="0" w:space="0" w:color="auto"/>
        <w:bottom w:val="none" w:sz="0" w:space="0" w:color="auto"/>
        <w:right w:val="none" w:sz="0" w:space="0" w:color="auto"/>
      </w:divBdr>
    </w:div>
    <w:div w:id="1066534961">
      <w:bodyDiv w:val="1"/>
      <w:marLeft w:val="0"/>
      <w:marRight w:val="0"/>
      <w:marTop w:val="0"/>
      <w:marBottom w:val="0"/>
      <w:divBdr>
        <w:top w:val="none" w:sz="0" w:space="0" w:color="auto"/>
        <w:left w:val="none" w:sz="0" w:space="0" w:color="auto"/>
        <w:bottom w:val="none" w:sz="0" w:space="0" w:color="auto"/>
        <w:right w:val="none" w:sz="0" w:space="0" w:color="auto"/>
      </w:divBdr>
    </w:div>
    <w:div w:id="1067068811">
      <w:bodyDiv w:val="1"/>
      <w:marLeft w:val="0"/>
      <w:marRight w:val="0"/>
      <w:marTop w:val="0"/>
      <w:marBottom w:val="0"/>
      <w:divBdr>
        <w:top w:val="none" w:sz="0" w:space="0" w:color="auto"/>
        <w:left w:val="none" w:sz="0" w:space="0" w:color="auto"/>
        <w:bottom w:val="none" w:sz="0" w:space="0" w:color="auto"/>
        <w:right w:val="none" w:sz="0" w:space="0" w:color="auto"/>
      </w:divBdr>
      <w:divsChild>
        <w:div w:id="1171723053">
          <w:marLeft w:val="0"/>
          <w:marRight w:val="0"/>
          <w:marTop w:val="0"/>
          <w:marBottom w:val="0"/>
          <w:divBdr>
            <w:top w:val="none" w:sz="0" w:space="0" w:color="auto"/>
            <w:left w:val="none" w:sz="0" w:space="0" w:color="auto"/>
            <w:bottom w:val="none" w:sz="0" w:space="0" w:color="auto"/>
            <w:right w:val="none" w:sz="0" w:space="0" w:color="auto"/>
          </w:divBdr>
          <w:divsChild>
            <w:div w:id="2050186315">
              <w:marLeft w:val="0"/>
              <w:marRight w:val="0"/>
              <w:marTop w:val="0"/>
              <w:marBottom w:val="0"/>
              <w:divBdr>
                <w:top w:val="none" w:sz="0" w:space="0" w:color="auto"/>
                <w:left w:val="none" w:sz="0" w:space="0" w:color="auto"/>
                <w:bottom w:val="none" w:sz="0" w:space="0" w:color="auto"/>
                <w:right w:val="none" w:sz="0" w:space="0" w:color="auto"/>
              </w:divBdr>
              <w:divsChild>
                <w:div w:id="705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70850">
      <w:bodyDiv w:val="1"/>
      <w:marLeft w:val="0"/>
      <w:marRight w:val="0"/>
      <w:marTop w:val="0"/>
      <w:marBottom w:val="0"/>
      <w:divBdr>
        <w:top w:val="none" w:sz="0" w:space="0" w:color="auto"/>
        <w:left w:val="none" w:sz="0" w:space="0" w:color="auto"/>
        <w:bottom w:val="none" w:sz="0" w:space="0" w:color="auto"/>
        <w:right w:val="none" w:sz="0" w:space="0" w:color="auto"/>
      </w:divBdr>
      <w:divsChild>
        <w:div w:id="744297788">
          <w:marLeft w:val="0"/>
          <w:marRight w:val="0"/>
          <w:marTop w:val="0"/>
          <w:marBottom w:val="0"/>
          <w:divBdr>
            <w:top w:val="none" w:sz="0" w:space="0" w:color="auto"/>
            <w:left w:val="none" w:sz="0" w:space="0" w:color="auto"/>
            <w:bottom w:val="none" w:sz="0" w:space="0" w:color="auto"/>
            <w:right w:val="none" w:sz="0" w:space="0" w:color="auto"/>
          </w:divBdr>
        </w:div>
      </w:divsChild>
    </w:div>
    <w:div w:id="1070661858">
      <w:bodyDiv w:val="1"/>
      <w:marLeft w:val="0"/>
      <w:marRight w:val="0"/>
      <w:marTop w:val="0"/>
      <w:marBottom w:val="0"/>
      <w:divBdr>
        <w:top w:val="none" w:sz="0" w:space="0" w:color="auto"/>
        <w:left w:val="none" w:sz="0" w:space="0" w:color="auto"/>
        <w:bottom w:val="none" w:sz="0" w:space="0" w:color="auto"/>
        <w:right w:val="none" w:sz="0" w:space="0" w:color="auto"/>
      </w:divBdr>
    </w:div>
    <w:div w:id="1070730741">
      <w:bodyDiv w:val="1"/>
      <w:marLeft w:val="0"/>
      <w:marRight w:val="0"/>
      <w:marTop w:val="0"/>
      <w:marBottom w:val="0"/>
      <w:divBdr>
        <w:top w:val="none" w:sz="0" w:space="0" w:color="auto"/>
        <w:left w:val="none" w:sz="0" w:space="0" w:color="auto"/>
        <w:bottom w:val="none" w:sz="0" w:space="0" w:color="auto"/>
        <w:right w:val="none" w:sz="0" w:space="0" w:color="auto"/>
      </w:divBdr>
      <w:divsChild>
        <w:div w:id="90979394">
          <w:marLeft w:val="0"/>
          <w:marRight w:val="0"/>
          <w:marTop w:val="0"/>
          <w:marBottom w:val="0"/>
          <w:divBdr>
            <w:top w:val="none" w:sz="0" w:space="0" w:color="auto"/>
            <w:left w:val="none" w:sz="0" w:space="0" w:color="auto"/>
            <w:bottom w:val="none" w:sz="0" w:space="0" w:color="auto"/>
            <w:right w:val="none" w:sz="0" w:space="0" w:color="auto"/>
          </w:divBdr>
          <w:divsChild>
            <w:div w:id="2011903510">
              <w:marLeft w:val="0"/>
              <w:marRight w:val="0"/>
              <w:marTop w:val="0"/>
              <w:marBottom w:val="0"/>
              <w:divBdr>
                <w:top w:val="none" w:sz="0" w:space="0" w:color="auto"/>
                <w:left w:val="none" w:sz="0" w:space="0" w:color="auto"/>
                <w:bottom w:val="none" w:sz="0" w:space="0" w:color="auto"/>
                <w:right w:val="none" w:sz="0" w:space="0" w:color="auto"/>
              </w:divBdr>
              <w:divsChild>
                <w:div w:id="6039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6064">
      <w:bodyDiv w:val="1"/>
      <w:marLeft w:val="0"/>
      <w:marRight w:val="0"/>
      <w:marTop w:val="0"/>
      <w:marBottom w:val="0"/>
      <w:divBdr>
        <w:top w:val="none" w:sz="0" w:space="0" w:color="auto"/>
        <w:left w:val="none" w:sz="0" w:space="0" w:color="auto"/>
        <w:bottom w:val="none" w:sz="0" w:space="0" w:color="auto"/>
        <w:right w:val="none" w:sz="0" w:space="0" w:color="auto"/>
      </w:divBdr>
    </w:div>
    <w:div w:id="1083336439">
      <w:bodyDiv w:val="1"/>
      <w:marLeft w:val="0"/>
      <w:marRight w:val="0"/>
      <w:marTop w:val="0"/>
      <w:marBottom w:val="0"/>
      <w:divBdr>
        <w:top w:val="none" w:sz="0" w:space="0" w:color="auto"/>
        <w:left w:val="none" w:sz="0" w:space="0" w:color="auto"/>
        <w:bottom w:val="none" w:sz="0" w:space="0" w:color="auto"/>
        <w:right w:val="none" w:sz="0" w:space="0" w:color="auto"/>
      </w:divBdr>
    </w:div>
    <w:div w:id="1083339372">
      <w:bodyDiv w:val="1"/>
      <w:marLeft w:val="0"/>
      <w:marRight w:val="0"/>
      <w:marTop w:val="0"/>
      <w:marBottom w:val="0"/>
      <w:divBdr>
        <w:top w:val="none" w:sz="0" w:space="0" w:color="auto"/>
        <w:left w:val="none" w:sz="0" w:space="0" w:color="auto"/>
        <w:bottom w:val="none" w:sz="0" w:space="0" w:color="auto"/>
        <w:right w:val="none" w:sz="0" w:space="0" w:color="auto"/>
      </w:divBdr>
    </w:div>
    <w:div w:id="1085302709">
      <w:bodyDiv w:val="1"/>
      <w:marLeft w:val="0"/>
      <w:marRight w:val="0"/>
      <w:marTop w:val="0"/>
      <w:marBottom w:val="0"/>
      <w:divBdr>
        <w:top w:val="none" w:sz="0" w:space="0" w:color="auto"/>
        <w:left w:val="none" w:sz="0" w:space="0" w:color="auto"/>
        <w:bottom w:val="none" w:sz="0" w:space="0" w:color="auto"/>
        <w:right w:val="none" w:sz="0" w:space="0" w:color="auto"/>
      </w:divBdr>
      <w:divsChild>
        <w:div w:id="1373119522">
          <w:marLeft w:val="0"/>
          <w:marRight w:val="0"/>
          <w:marTop w:val="0"/>
          <w:marBottom w:val="0"/>
          <w:divBdr>
            <w:top w:val="none" w:sz="0" w:space="0" w:color="auto"/>
            <w:left w:val="none" w:sz="0" w:space="0" w:color="auto"/>
            <w:bottom w:val="none" w:sz="0" w:space="0" w:color="auto"/>
            <w:right w:val="none" w:sz="0" w:space="0" w:color="auto"/>
          </w:divBdr>
          <w:divsChild>
            <w:div w:id="2054035433">
              <w:marLeft w:val="0"/>
              <w:marRight w:val="0"/>
              <w:marTop w:val="0"/>
              <w:marBottom w:val="0"/>
              <w:divBdr>
                <w:top w:val="none" w:sz="0" w:space="0" w:color="auto"/>
                <w:left w:val="none" w:sz="0" w:space="0" w:color="auto"/>
                <w:bottom w:val="none" w:sz="0" w:space="0" w:color="auto"/>
                <w:right w:val="none" w:sz="0" w:space="0" w:color="auto"/>
              </w:divBdr>
              <w:divsChild>
                <w:div w:id="19330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5115">
      <w:bodyDiv w:val="1"/>
      <w:marLeft w:val="0"/>
      <w:marRight w:val="0"/>
      <w:marTop w:val="0"/>
      <w:marBottom w:val="0"/>
      <w:divBdr>
        <w:top w:val="none" w:sz="0" w:space="0" w:color="auto"/>
        <w:left w:val="none" w:sz="0" w:space="0" w:color="auto"/>
        <w:bottom w:val="none" w:sz="0" w:space="0" w:color="auto"/>
        <w:right w:val="none" w:sz="0" w:space="0" w:color="auto"/>
      </w:divBdr>
    </w:div>
    <w:div w:id="1093893252">
      <w:bodyDiv w:val="1"/>
      <w:marLeft w:val="0"/>
      <w:marRight w:val="0"/>
      <w:marTop w:val="0"/>
      <w:marBottom w:val="0"/>
      <w:divBdr>
        <w:top w:val="none" w:sz="0" w:space="0" w:color="auto"/>
        <w:left w:val="none" w:sz="0" w:space="0" w:color="auto"/>
        <w:bottom w:val="none" w:sz="0" w:space="0" w:color="auto"/>
        <w:right w:val="none" w:sz="0" w:space="0" w:color="auto"/>
      </w:divBdr>
      <w:divsChild>
        <w:div w:id="1220166192">
          <w:marLeft w:val="0"/>
          <w:marRight w:val="0"/>
          <w:marTop w:val="0"/>
          <w:marBottom w:val="0"/>
          <w:divBdr>
            <w:top w:val="none" w:sz="0" w:space="0" w:color="auto"/>
            <w:left w:val="none" w:sz="0" w:space="0" w:color="auto"/>
            <w:bottom w:val="none" w:sz="0" w:space="0" w:color="auto"/>
            <w:right w:val="none" w:sz="0" w:space="0" w:color="auto"/>
          </w:divBdr>
          <w:divsChild>
            <w:div w:id="1056926439">
              <w:marLeft w:val="0"/>
              <w:marRight w:val="0"/>
              <w:marTop w:val="0"/>
              <w:marBottom w:val="0"/>
              <w:divBdr>
                <w:top w:val="none" w:sz="0" w:space="0" w:color="auto"/>
                <w:left w:val="none" w:sz="0" w:space="0" w:color="auto"/>
                <w:bottom w:val="none" w:sz="0" w:space="0" w:color="auto"/>
                <w:right w:val="none" w:sz="0" w:space="0" w:color="auto"/>
              </w:divBdr>
              <w:divsChild>
                <w:div w:id="5879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0779">
      <w:bodyDiv w:val="1"/>
      <w:marLeft w:val="0"/>
      <w:marRight w:val="0"/>
      <w:marTop w:val="0"/>
      <w:marBottom w:val="0"/>
      <w:divBdr>
        <w:top w:val="none" w:sz="0" w:space="0" w:color="auto"/>
        <w:left w:val="none" w:sz="0" w:space="0" w:color="auto"/>
        <w:bottom w:val="none" w:sz="0" w:space="0" w:color="auto"/>
        <w:right w:val="none" w:sz="0" w:space="0" w:color="auto"/>
      </w:divBdr>
      <w:divsChild>
        <w:div w:id="22101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04761">
      <w:bodyDiv w:val="1"/>
      <w:marLeft w:val="0"/>
      <w:marRight w:val="0"/>
      <w:marTop w:val="0"/>
      <w:marBottom w:val="0"/>
      <w:divBdr>
        <w:top w:val="none" w:sz="0" w:space="0" w:color="auto"/>
        <w:left w:val="none" w:sz="0" w:space="0" w:color="auto"/>
        <w:bottom w:val="none" w:sz="0" w:space="0" w:color="auto"/>
        <w:right w:val="none" w:sz="0" w:space="0" w:color="auto"/>
      </w:divBdr>
    </w:div>
    <w:div w:id="1102141206">
      <w:bodyDiv w:val="1"/>
      <w:marLeft w:val="0"/>
      <w:marRight w:val="0"/>
      <w:marTop w:val="0"/>
      <w:marBottom w:val="0"/>
      <w:divBdr>
        <w:top w:val="none" w:sz="0" w:space="0" w:color="auto"/>
        <w:left w:val="none" w:sz="0" w:space="0" w:color="auto"/>
        <w:bottom w:val="none" w:sz="0" w:space="0" w:color="auto"/>
        <w:right w:val="none" w:sz="0" w:space="0" w:color="auto"/>
      </w:divBdr>
      <w:divsChild>
        <w:div w:id="2000887832">
          <w:marLeft w:val="0"/>
          <w:marRight w:val="0"/>
          <w:marTop w:val="0"/>
          <w:marBottom w:val="0"/>
          <w:divBdr>
            <w:top w:val="none" w:sz="0" w:space="0" w:color="auto"/>
            <w:left w:val="none" w:sz="0" w:space="0" w:color="auto"/>
            <w:bottom w:val="none" w:sz="0" w:space="0" w:color="auto"/>
            <w:right w:val="none" w:sz="0" w:space="0" w:color="auto"/>
          </w:divBdr>
          <w:divsChild>
            <w:div w:id="1641884164">
              <w:marLeft w:val="0"/>
              <w:marRight w:val="0"/>
              <w:marTop w:val="0"/>
              <w:marBottom w:val="0"/>
              <w:divBdr>
                <w:top w:val="none" w:sz="0" w:space="0" w:color="auto"/>
                <w:left w:val="none" w:sz="0" w:space="0" w:color="auto"/>
                <w:bottom w:val="none" w:sz="0" w:space="0" w:color="auto"/>
                <w:right w:val="none" w:sz="0" w:space="0" w:color="auto"/>
              </w:divBdr>
              <w:divsChild>
                <w:div w:id="210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9630">
      <w:bodyDiv w:val="1"/>
      <w:marLeft w:val="0"/>
      <w:marRight w:val="0"/>
      <w:marTop w:val="0"/>
      <w:marBottom w:val="0"/>
      <w:divBdr>
        <w:top w:val="none" w:sz="0" w:space="0" w:color="auto"/>
        <w:left w:val="none" w:sz="0" w:space="0" w:color="auto"/>
        <w:bottom w:val="none" w:sz="0" w:space="0" w:color="auto"/>
        <w:right w:val="none" w:sz="0" w:space="0" w:color="auto"/>
      </w:divBdr>
    </w:div>
    <w:div w:id="1104686836">
      <w:bodyDiv w:val="1"/>
      <w:marLeft w:val="0"/>
      <w:marRight w:val="0"/>
      <w:marTop w:val="0"/>
      <w:marBottom w:val="0"/>
      <w:divBdr>
        <w:top w:val="none" w:sz="0" w:space="0" w:color="auto"/>
        <w:left w:val="none" w:sz="0" w:space="0" w:color="auto"/>
        <w:bottom w:val="none" w:sz="0" w:space="0" w:color="auto"/>
        <w:right w:val="none" w:sz="0" w:space="0" w:color="auto"/>
      </w:divBdr>
    </w:div>
    <w:div w:id="1112433427">
      <w:bodyDiv w:val="1"/>
      <w:marLeft w:val="0"/>
      <w:marRight w:val="0"/>
      <w:marTop w:val="0"/>
      <w:marBottom w:val="0"/>
      <w:divBdr>
        <w:top w:val="none" w:sz="0" w:space="0" w:color="auto"/>
        <w:left w:val="none" w:sz="0" w:space="0" w:color="auto"/>
        <w:bottom w:val="none" w:sz="0" w:space="0" w:color="auto"/>
        <w:right w:val="none" w:sz="0" w:space="0" w:color="auto"/>
      </w:divBdr>
    </w:div>
    <w:div w:id="1116370806">
      <w:bodyDiv w:val="1"/>
      <w:marLeft w:val="0"/>
      <w:marRight w:val="0"/>
      <w:marTop w:val="0"/>
      <w:marBottom w:val="0"/>
      <w:divBdr>
        <w:top w:val="none" w:sz="0" w:space="0" w:color="auto"/>
        <w:left w:val="none" w:sz="0" w:space="0" w:color="auto"/>
        <w:bottom w:val="none" w:sz="0" w:space="0" w:color="auto"/>
        <w:right w:val="none" w:sz="0" w:space="0" w:color="auto"/>
      </w:divBdr>
    </w:div>
    <w:div w:id="1117676730">
      <w:bodyDiv w:val="1"/>
      <w:marLeft w:val="0"/>
      <w:marRight w:val="0"/>
      <w:marTop w:val="0"/>
      <w:marBottom w:val="0"/>
      <w:divBdr>
        <w:top w:val="none" w:sz="0" w:space="0" w:color="auto"/>
        <w:left w:val="none" w:sz="0" w:space="0" w:color="auto"/>
        <w:bottom w:val="none" w:sz="0" w:space="0" w:color="auto"/>
        <w:right w:val="none" w:sz="0" w:space="0" w:color="auto"/>
      </w:divBdr>
    </w:div>
    <w:div w:id="1123495713">
      <w:bodyDiv w:val="1"/>
      <w:marLeft w:val="0"/>
      <w:marRight w:val="0"/>
      <w:marTop w:val="0"/>
      <w:marBottom w:val="0"/>
      <w:divBdr>
        <w:top w:val="none" w:sz="0" w:space="0" w:color="auto"/>
        <w:left w:val="none" w:sz="0" w:space="0" w:color="auto"/>
        <w:bottom w:val="none" w:sz="0" w:space="0" w:color="auto"/>
        <w:right w:val="none" w:sz="0" w:space="0" w:color="auto"/>
      </w:divBdr>
      <w:divsChild>
        <w:div w:id="1806046645">
          <w:marLeft w:val="0"/>
          <w:marRight w:val="0"/>
          <w:marTop w:val="0"/>
          <w:marBottom w:val="0"/>
          <w:divBdr>
            <w:top w:val="none" w:sz="0" w:space="0" w:color="auto"/>
            <w:left w:val="none" w:sz="0" w:space="0" w:color="auto"/>
            <w:bottom w:val="none" w:sz="0" w:space="0" w:color="auto"/>
            <w:right w:val="none" w:sz="0" w:space="0" w:color="auto"/>
          </w:divBdr>
          <w:divsChild>
            <w:div w:id="1869562370">
              <w:marLeft w:val="0"/>
              <w:marRight w:val="0"/>
              <w:marTop w:val="0"/>
              <w:marBottom w:val="0"/>
              <w:divBdr>
                <w:top w:val="none" w:sz="0" w:space="0" w:color="auto"/>
                <w:left w:val="none" w:sz="0" w:space="0" w:color="auto"/>
                <w:bottom w:val="none" w:sz="0" w:space="0" w:color="auto"/>
                <w:right w:val="none" w:sz="0" w:space="0" w:color="auto"/>
              </w:divBdr>
              <w:divsChild>
                <w:div w:id="1404110738">
                  <w:marLeft w:val="0"/>
                  <w:marRight w:val="0"/>
                  <w:marTop w:val="0"/>
                  <w:marBottom w:val="0"/>
                  <w:divBdr>
                    <w:top w:val="none" w:sz="0" w:space="0" w:color="auto"/>
                    <w:left w:val="none" w:sz="0" w:space="0" w:color="auto"/>
                    <w:bottom w:val="none" w:sz="0" w:space="0" w:color="auto"/>
                    <w:right w:val="none" w:sz="0" w:space="0" w:color="auto"/>
                  </w:divBdr>
                  <w:divsChild>
                    <w:div w:id="5639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3819">
      <w:bodyDiv w:val="1"/>
      <w:marLeft w:val="0"/>
      <w:marRight w:val="0"/>
      <w:marTop w:val="0"/>
      <w:marBottom w:val="0"/>
      <w:divBdr>
        <w:top w:val="none" w:sz="0" w:space="0" w:color="auto"/>
        <w:left w:val="none" w:sz="0" w:space="0" w:color="auto"/>
        <w:bottom w:val="none" w:sz="0" w:space="0" w:color="auto"/>
        <w:right w:val="none" w:sz="0" w:space="0" w:color="auto"/>
      </w:divBdr>
      <w:divsChild>
        <w:div w:id="1795099070">
          <w:marLeft w:val="0"/>
          <w:marRight w:val="0"/>
          <w:marTop w:val="0"/>
          <w:marBottom w:val="0"/>
          <w:divBdr>
            <w:top w:val="none" w:sz="0" w:space="0" w:color="auto"/>
            <w:left w:val="none" w:sz="0" w:space="0" w:color="auto"/>
            <w:bottom w:val="none" w:sz="0" w:space="0" w:color="auto"/>
            <w:right w:val="none" w:sz="0" w:space="0" w:color="auto"/>
          </w:divBdr>
          <w:divsChild>
            <w:div w:id="820730982">
              <w:marLeft w:val="0"/>
              <w:marRight w:val="0"/>
              <w:marTop w:val="0"/>
              <w:marBottom w:val="0"/>
              <w:divBdr>
                <w:top w:val="none" w:sz="0" w:space="0" w:color="auto"/>
                <w:left w:val="none" w:sz="0" w:space="0" w:color="auto"/>
                <w:bottom w:val="none" w:sz="0" w:space="0" w:color="auto"/>
                <w:right w:val="none" w:sz="0" w:space="0" w:color="auto"/>
              </w:divBdr>
              <w:divsChild>
                <w:div w:id="1903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29248">
      <w:bodyDiv w:val="1"/>
      <w:marLeft w:val="0"/>
      <w:marRight w:val="0"/>
      <w:marTop w:val="0"/>
      <w:marBottom w:val="0"/>
      <w:divBdr>
        <w:top w:val="none" w:sz="0" w:space="0" w:color="auto"/>
        <w:left w:val="none" w:sz="0" w:space="0" w:color="auto"/>
        <w:bottom w:val="none" w:sz="0" w:space="0" w:color="auto"/>
        <w:right w:val="none" w:sz="0" w:space="0" w:color="auto"/>
      </w:divBdr>
    </w:div>
    <w:div w:id="1132987373">
      <w:bodyDiv w:val="1"/>
      <w:marLeft w:val="0"/>
      <w:marRight w:val="0"/>
      <w:marTop w:val="0"/>
      <w:marBottom w:val="0"/>
      <w:divBdr>
        <w:top w:val="none" w:sz="0" w:space="0" w:color="auto"/>
        <w:left w:val="none" w:sz="0" w:space="0" w:color="auto"/>
        <w:bottom w:val="none" w:sz="0" w:space="0" w:color="auto"/>
        <w:right w:val="none" w:sz="0" w:space="0" w:color="auto"/>
      </w:divBdr>
    </w:div>
    <w:div w:id="1133404297">
      <w:bodyDiv w:val="1"/>
      <w:marLeft w:val="0"/>
      <w:marRight w:val="0"/>
      <w:marTop w:val="0"/>
      <w:marBottom w:val="0"/>
      <w:divBdr>
        <w:top w:val="none" w:sz="0" w:space="0" w:color="auto"/>
        <w:left w:val="none" w:sz="0" w:space="0" w:color="auto"/>
        <w:bottom w:val="none" w:sz="0" w:space="0" w:color="auto"/>
        <w:right w:val="none" w:sz="0" w:space="0" w:color="auto"/>
      </w:divBdr>
    </w:div>
    <w:div w:id="1133518027">
      <w:bodyDiv w:val="1"/>
      <w:marLeft w:val="0"/>
      <w:marRight w:val="0"/>
      <w:marTop w:val="0"/>
      <w:marBottom w:val="0"/>
      <w:divBdr>
        <w:top w:val="none" w:sz="0" w:space="0" w:color="auto"/>
        <w:left w:val="none" w:sz="0" w:space="0" w:color="auto"/>
        <w:bottom w:val="none" w:sz="0" w:space="0" w:color="auto"/>
        <w:right w:val="none" w:sz="0" w:space="0" w:color="auto"/>
      </w:divBdr>
      <w:divsChild>
        <w:div w:id="440760450">
          <w:marLeft w:val="0"/>
          <w:marRight w:val="0"/>
          <w:marTop w:val="0"/>
          <w:marBottom w:val="0"/>
          <w:divBdr>
            <w:top w:val="none" w:sz="0" w:space="0" w:color="auto"/>
            <w:left w:val="none" w:sz="0" w:space="0" w:color="auto"/>
            <w:bottom w:val="none" w:sz="0" w:space="0" w:color="auto"/>
            <w:right w:val="none" w:sz="0" w:space="0" w:color="auto"/>
          </w:divBdr>
          <w:divsChild>
            <w:div w:id="199828580">
              <w:marLeft w:val="0"/>
              <w:marRight w:val="0"/>
              <w:marTop w:val="0"/>
              <w:marBottom w:val="0"/>
              <w:divBdr>
                <w:top w:val="none" w:sz="0" w:space="0" w:color="auto"/>
                <w:left w:val="none" w:sz="0" w:space="0" w:color="auto"/>
                <w:bottom w:val="none" w:sz="0" w:space="0" w:color="auto"/>
                <w:right w:val="none" w:sz="0" w:space="0" w:color="auto"/>
              </w:divBdr>
              <w:divsChild>
                <w:div w:id="1742410283">
                  <w:marLeft w:val="0"/>
                  <w:marRight w:val="0"/>
                  <w:marTop w:val="0"/>
                  <w:marBottom w:val="0"/>
                  <w:divBdr>
                    <w:top w:val="none" w:sz="0" w:space="0" w:color="auto"/>
                    <w:left w:val="none" w:sz="0" w:space="0" w:color="auto"/>
                    <w:bottom w:val="none" w:sz="0" w:space="0" w:color="auto"/>
                    <w:right w:val="none" w:sz="0" w:space="0" w:color="auto"/>
                  </w:divBdr>
                  <w:divsChild>
                    <w:div w:id="914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4193">
      <w:bodyDiv w:val="1"/>
      <w:marLeft w:val="0"/>
      <w:marRight w:val="0"/>
      <w:marTop w:val="0"/>
      <w:marBottom w:val="0"/>
      <w:divBdr>
        <w:top w:val="none" w:sz="0" w:space="0" w:color="auto"/>
        <w:left w:val="none" w:sz="0" w:space="0" w:color="auto"/>
        <w:bottom w:val="none" w:sz="0" w:space="0" w:color="auto"/>
        <w:right w:val="none" w:sz="0" w:space="0" w:color="auto"/>
      </w:divBdr>
      <w:divsChild>
        <w:div w:id="1763987243">
          <w:marLeft w:val="0"/>
          <w:marRight w:val="0"/>
          <w:marTop w:val="0"/>
          <w:marBottom w:val="0"/>
          <w:divBdr>
            <w:top w:val="none" w:sz="0" w:space="0" w:color="auto"/>
            <w:left w:val="none" w:sz="0" w:space="0" w:color="auto"/>
            <w:bottom w:val="none" w:sz="0" w:space="0" w:color="auto"/>
            <w:right w:val="none" w:sz="0" w:space="0" w:color="auto"/>
          </w:divBdr>
          <w:divsChild>
            <w:div w:id="264384795">
              <w:marLeft w:val="0"/>
              <w:marRight w:val="0"/>
              <w:marTop w:val="0"/>
              <w:marBottom w:val="0"/>
              <w:divBdr>
                <w:top w:val="none" w:sz="0" w:space="0" w:color="auto"/>
                <w:left w:val="none" w:sz="0" w:space="0" w:color="auto"/>
                <w:bottom w:val="none" w:sz="0" w:space="0" w:color="auto"/>
                <w:right w:val="none" w:sz="0" w:space="0" w:color="auto"/>
              </w:divBdr>
              <w:divsChild>
                <w:div w:id="1823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81528">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sChild>
        <w:div w:id="708644703">
          <w:marLeft w:val="0"/>
          <w:marRight w:val="0"/>
          <w:marTop w:val="0"/>
          <w:marBottom w:val="0"/>
          <w:divBdr>
            <w:top w:val="none" w:sz="0" w:space="0" w:color="auto"/>
            <w:left w:val="none" w:sz="0" w:space="0" w:color="auto"/>
            <w:bottom w:val="none" w:sz="0" w:space="0" w:color="auto"/>
            <w:right w:val="none" w:sz="0" w:space="0" w:color="auto"/>
          </w:divBdr>
          <w:divsChild>
            <w:div w:id="1191072982">
              <w:marLeft w:val="0"/>
              <w:marRight w:val="0"/>
              <w:marTop w:val="0"/>
              <w:marBottom w:val="0"/>
              <w:divBdr>
                <w:top w:val="none" w:sz="0" w:space="0" w:color="auto"/>
                <w:left w:val="none" w:sz="0" w:space="0" w:color="auto"/>
                <w:bottom w:val="none" w:sz="0" w:space="0" w:color="auto"/>
                <w:right w:val="none" w:sz="0" w:space="0" w:color="auto"/>
              </w:divBdr>
              <w:divsChild>
                <w:div w:id="20785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922">
      <w:bodyDiv w:val="1"/>
      <w:marLeft w:val="0"/>
      <w:marRight w:val="0"/>
      <w:marTop w:val="0"/>
      <w:marBottom w:val="0"/>
      <w:divBdr>
        <w:top w:val="none" w:sz="0" w:space="0" w:color="auto"/>
        <w:left w:val="none" w:sz="0" w:space="0" w:color="auto"/>
        <w:bottom w:val="none" w:sz="0" w:space="0" w:color="auto"/>
        <w:right w:val="none" w:sz="0" w:space="0" w:color="auto"/>
      </w:divBdr>
    </w:div>
    <w:div w:id="1137532401">
      <w:bodyDiv w:val="1"/>
      <w:marLeft w:val="0"/>
      <w:marRight w:val="0"/>
      <w:marTop w:val="0"/>
      <w:marBottom w:val="0"/>
      <w:divBdr>
        <w:top w:val="none" w:sz="0" w:space="0" w:color="auto"/>
        <w:left w:val="none" w:sz="0" w:space="0" w:color="auto"/>
        <w:bottom w:val="none" w:sz="0" w:space="0" w:color="auto"/>
        <w:right w:val="none" w:sz="0" w:space="0" w:color="auto"/>
      </w:divBdr>
    </w:div>
    <w:div w:id="1138111825">
      <w:bodyDiv w:val="1"/>
      <w:marLeft w:val="0"/>
      <w:marRight w:val="0"/>
      <w:marTop w:val="0"/>
      <w:marBottom w:val="0"/>
      <w:divBdr>
        <w:top w:val="none" w:sz="0" w:space="0" w:color="auto"/>
        <w:left w:val="none" w:sz="0" w:space="0" w:color="auto"/>
        <w:bottom w:val="none" w:sz="0" w:space="0" w:color="auto"/>
        <w:right w:val="none" w:sz="0" w:space="0" w:color="auto"/>
      </w:divBdr>
      <w:divsChild>
        <w:div w:id="1253972955">
          <w:marLeft w:val="0"/>
          <w:marRight w:val="0"/>
          <w:marTop w:val="0"/>
          <w:marBottom w:val="0"/>
          <w:divBdr>
            <w:top w:val="none" w:sz="0" w:space="0" w:color="auto"/>
            <w:left w:val="none" w:sz="0" w:space="0" w:color="auto"/>
            <w:bottom w:val="none" w:sz="0" w:space="0" w:color="auto"/>
            <w:right w:val="none" w:sz="0" w:space="0" w:color="auto"/>
          </w:divBdr>
          <w:divsChild>
            <w:div w:id="646396430">
              <w:marLeft w:val="0"/>
              <w:marRight w:val="0"/>
              <w:marTop w:val="0"/>
              <w:marBottom w:val="0"/>
              <w:divBdr>
                <w:top w:val="none" w:sz="0" w:space="0" w:color="auto"/>
                <w:left w:val="none" w:sz="0" w:space="0" w:color="auto"/>
                <w:bottom w:val="none" w:sz="0" w:space="0" w:color="auto"/>
                <w:right w:val="none" w:sz="0" w:space="0" w:color="auto"/>
              </w:divBdr>
              <w:divsChild>
                <w:div w:id="773021163">
                  <w:marLeft w:val="0"/>
                  <w:marRight w:val="0"/>
                  <w:marTop w:val="0"/>
                  <w:marBottom w:val="0"/>
                  <w:divBdr>
                    <w:top w:val="none" w:sz="0" w:space="0" w:color="auto"/>
                    <w:left w:val="none" w:sz="0" w:space="0" w:color="auto"/>
                    <w:bottom w:val="none" w:sz="0" w:space="0" w:color="auto"/>
                    <w:right w:val="none" w:sz="0" w:space="0" w:color="auto"/>
                  </w:divBdr>
                  <w:divsChild>
                    <w:div w:id="14575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78348">
      <w:bodyDiv w:val="1"/>
      <w:marLeft w:val="0"/>
      <w:marRight w:val="0"/>
      <w:marTop w:val="0"/>
      <w:marBottom w:val="0"/>
      <w:divBdr>
        <w:top w:val="none" w:sz="0" w:space="0" w:color="auto"/>
        <w:left w:val="none" w:sz="0" w:space="0" w:color="auto"/>
        <w:bottom w:val="none" w:sz="0" w:space="0" w:color="auto"/>
        <w:right w:val="none" w:sz="0" w:space="0" w:color="auto"/>
      </w:divBdr>
    </w:div>
    <w:div w:id="1150363949">
      <w:bodyDiv w:val="1"/>
      <w:marLeft w:val="0"/>
      <w:marRight w:val="0"/>
      <w:marTop w:val="0"/>
      <w:marBottom w:val="0"/>
      <w:divBdr>
        <w:top w:val="none" w:sz="0" w:space="0" w:color="auto"/>
        <w:left w:val="none" w:sz="0" w:space="0" w:color="auto"/>
        <w:bottom w:val="none" w:sz="0" w:space="0" w:color="auto"/>
        <w:right w:val="none" w:sz="0" w:space="0" w:color="auto"/>
      </w:divBdr>
    </w:div>
    <w:div w:id="1152986554">
      <w:bodyDiv w:val="1"/>
      <w:marLeft w:val="0"/>
      <w:marRight w:val="0"/>
      <w:marTop w:val="0"/>
      <w:marBottom w:val="0"/>
      <w:divBdr>
        <w:top w:val="none" w:sz="0" w:space="0" w:color="auto"/>
        <w:left w:val="none" w:sz="0" w:space="0" w:color="auto"/>
        <w:bottom w:val="none" w:sz="0" w:space="0" w:color="auto"/>
        <w:right w:val="none" w:sz="0" w:space="0" w:color="auto"/>
      </w:divBdr>
      <w:divsChild>
        <w:div w:id="173763737">
          <w:marLeft w:val="0"/>
          <w:marRight w:val="0"/>
          <w:marTop w:val="0"/>
          <w:marBottom w:val="0"/>
          <w:divBdr>
            <w:top w:val="none" w:sz="0" w:space="0" w:color="auto"/>
            <w:left w:val="none" w:sz="0" w:space="0" w:color="auto"/>
            <w:bottom w:val="none" w:sz="0" w:space="0" w:color="auto"/>
            <w:right w:val="none" w:sz="0" w:space="0" w:color="auto"/>
          </w:divBdr>
          <w:divsChild>
            <w:div w:id="85199076">
              <w:marLeft w:val="0"/>
              <w:marRight w:val="0"/>
              <w:marTop w:val="0"/>
              <w:marBottom w:val="0"/>
              <w:divBdr>
                <w:top w:val="none" w:sz="0" w:space="0" w:color="auto"/>
                <w:left w:val="none" w:sz="0" w:space="0" w:color="auto"/>
                <w:bottom w:val="none" w:sz="0" w:space="0" w:color="auto"/>
                <w:right w:val="none" w:sz="0" w:space="0" w:color="auto"/>
              </w:divBdr>
              <w:divsChild>
                <w:div w:id="1974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438">
      <w:bodyDiv w:val="1"/>
      <w:marLeft w:val="0"/>
      <w:marRight w:val="0"/>
      <w:marTop w:val="0"/>
      <w:marBottom w:val="0"/>
      <w:divBdr>
        <w:top w:val="none" w:sz="0" w:space="0" w:color="auto"/>
        <w:left w:val="none" w:sz="0" w:space="0" w:color="auto"/>
        <w:bottom w:val="none" w:sz="0" w:space="0" w:color="auto"/>
        <w:right w:val="none" w:sz="0" w:space="0" w:color="auto"/>
      </w:divBdr>
      <w:divsChild>
        <w:div w:id="1933737718">
          <w:marLeft w:val="0"/>
          <w:marRight w:val="0"/>
          <w:marTop w:val="0"/>
          <w:marBottom w:val="0"/>
          <w:divBdr>
            <w:top w:val="none" w:sz="0" w:space="0" w:color="auto"/>
            <w:left w:val="none" w:sz="0" w:space="0" w:color="auto"/>
            <w:bottom w:val="none" w:sz="0" w:space="0" w:color="auto"/>
            <w:right w:val="none" w:sz="0" w:space="0" w:color="auto"/>
          </w:divBdr>
          <w:divsChild>
            <w:div w:id="140000026">
              <w:marLeft w:val="0"/>
              <w:marRight w:val="0"/>
              <w:marTop w:val="0"/>
              <w:marBottom w:val="0"/>
              <w:divBdr>
                <w:top w:val="none" w:sz="0" w:space="0" w:color="auto"/>
                <w:left w:val="none" w:sz="0" w:space="0" w:color="auto"/>
                <w:bottom w:val="none" w:sz="0" w:space="0" w:color="auto"/>
                <w:right w:val="none" w:sz="0" w:space="0" w:color="auto"/>
              </w:divBdr>
              <w:divsChild>
                <w:div w:id="753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73057">
      <w:bodyDiv w:val="1"/>
      <w:marLeft w:val="0"/>
      <w:marRight w:val="0"/>
      <w:marTop w:val="0"/>
      <w:marBottom w:val="0"/>
      <w:divBdr>
        <w:top w:val="none" w:sz="0" w:space="0" w:color="auto"/>
        <w:left w:val="none" w:sz="0" w:space="0" w:color="auto"/>
        <w:bottom w:val="none" w:sz="0" w:space="0" w:color="auto"/>
        <w:right w:val="none" w:sz="0" w:space="0" w:color="auto"/>
      </w:divBdr>
    </w:div>
    <w:div w:id="1158231817">
      <w:bodyDiv w:val="1"/>
      <w:marLeft w:val="0"/>
      <w:marRight w:val="0"/>
      <w:marTop w:val="0"/>
      <w:marBottom w:val="0"/>
      <w:divBdr>
        <w:top w:val="none" w:sz="0" w:space="0" w:color="auto"/>
        <w:left w:val="none" w:sz="0" w:space="0" w:color="auto"/>
        <w:bottom w:val="none" w:sz="0" w:space="0" w:color="auto"/>
        <w:right w:val="none" w:sz="0" w:space="0" w:color="auto"/>
      </w:divBdr>
    </w:div>
    <w:div w:id="1159929190">
      <w:bodyDiv w:val="1"/>
      <w:marLeft w:val="0"/>
      <w:marRight w:val="0"/>
      <w:marTop w:val="0"/>
      <w:marBottom w:val="0"/>
      <w:divBdr>
        <w:top w:val="none" w:sz="0" w:space="0" w:color="auto"/>
        <w:left w:val="none" w:sz="0" w:space="0" w:color="auto"/>
        <w:bottom w:val="none" w:sz="0" w:space="0" w:color="auto"/>
        <w:right w:val="none" w:sz="0" w:space="0" w:color="auto"/>
      </w:divBdr>
      <w:divsChild>
        <w:div w:id="1363631755">
          <w:marLeft w:val="0"/>
          <w:marRight w:val="0"/>
          <w:marTop w:val="0"/>
          <w:marBottom w:val="0"/>
          <w:divBdr>
            <w:top w:val="none" w:sz="0" w:space="0" w:color="auto"/>
            <w:left w:val="none" w:sz="0" w:space="0" w:color="auto"/>
            <w:bottom w:val="none" w:sz="0" w:space="0" w:color="auto"/>
            <w:right w:val="none" w:sz="0" w:space="0" w:color="auto"/>
          </w:divBdr>
        </w:div>
        <w:div w:id="324672569">
          <w:marLeft w:val="0"/>
          <w:marRight w:val="0"/>
          <w:marTop w:val="0"/>
          <w:marBottom w:val="0"/>
          <w:divBdr>
            <w:top w:val="none" w:sz="0" w:space="0" w:color="auto"/>
            <w:left w:val="none" w:sz="0" w:space="0" w:color="auto"/>
            <w:bottom w:val="none" w:sz="0" w:space="0" w:color="auto"/>
            <w:right w:val="none" w:sz="0" w:space="0" w:color="auto"/>
          </w:divBdr>
        </w:div>
      </w:divsChild>
    </w:div>
    <w:div w:id="1163859286">
      <w:bodyDiv w:val="1"/>
      <w:marLeft w:val="0"/>
      <w:marRight w:val="0"/>
      <w:marTop w:val="0"/>
      <w:marBottom w:val="0"/>
      <w:divBdr>
        <w:top w:val="none" w:sz="0" w:space="0" w:color="auto"/>
        <w:left w:val="none" w:sz="0" w:space="0" w:color="auto"/>
        <w:bottom w:val="none" w:sz="0" w:space="0" w:color="auto"/>
        <w:right w:val="none" w:sz="0" w:space="0" w:color="auto"/>
      </w:divBdr>
      <w:divsChild>
        <w:div w:id="589431783">
          <w:marLeft w:val="0"/>
          <w:marRight w:val="0"/>
          <w:marTop w:val="0"/>
          <w:marBottom w:val="0"/>
          <w:divBdr>
            <w:top w:val="none" w:sz="0" w:space="0" w:color="auto"/>
            <w:left w:val="none" w:sz="0" w:space="0" w:color="auto"/>
            <w:bottom w:val="none" w:sz="0" w:space="0" w:color="auto"/>
            <w:right w:val="none" w:sz="0" w:space="0" w:color="auto"/>
          </w:divBdr>
          <w:divsChild>
            <w:div w:id="2012290925">
              <w:marLeft w:val="0"/>
              <w:marRight w:val="0"/>
              <w:marTop w:val="0"/>
              <w:marBottom w:val="0"/>
              <w:divBdr>
                <w:top w:val="none" w:sz="0" w:space="0" w:color="auto"/>
                <w:left w:val="none" w:sz="0" w:space="0" w:color="auto"/>
                <w:bottom w:val="none" w:sz="0" w:space="0" w:color="auto"/>
                <w:right w:val="none" w:sz="0" w:space="0" w:color="auto"/>
              </w:divBdr>
              <w:divsChild>
                <w:div w:id="13766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04140">
      <w:bodyDiv w:val="1"/>
      <w:marLeft w:val="0"/>
      <w:marRight w:val="0"/>
      <w:marTop w:val="0"/>
      <w:marBottom w:val="0"/>
      <w:divBdr>
        <w:top w:val="none" w:sz="0" w:space="0" w:color="auto"/>
        <w:left w:val="none" w:sz="0" w:space="0" w:color="auto"/>
        <w:bottom w:val="none" w:sz="0" w:space="0" w:color="auto"/>
        <w:right w:val="none" w:sz="0" w:space="0" w:color="auto"/>
      </w:divBdr>
      <w:divsChild>
        <w:div w:id="1153252298">
          <w:marLeft w:val="0"/>
          <w:marRight w:val="0"/>
          <w:marTop w:val="0"/>
          <w:marBottom w:val="0"/>
          <w:divBdr>
            <w:top w:val="none" w:sz="0" w:space="0" w:color="auto"/>
            <w:left w:val="none" w:sz="0" w:space="0" w:color="auto"/>
            <w:bottom w:val="none" w:sz="0" w:space="0" w:color="auto"/>
            <w:right w:val="none" w:sz="0" w:space="0" w:color="auto"/>
          </w:divBdr>
          <w:divsChild>
            <w:div w:id="1787696571">
              <w:marLeft w:val="0"/>
              <w:marRight w:val="0"/>
              <w:marTop w:val="0"/>
              <w:marBottom w:val="0"/>
              <w:divBdr>
                <w:top w:val="none" w:sz="0" w:space="0" w:color="auto"/>
                <w:left w:val="none" w:sz="0" w:space="0" w:color="auto"/>
                <w:bottom w:val="none" w:sz="0" w:space="0" w:color="auto"/>
                <w:right w:val="none" w:sz="0" w:space="0" w:color="auto"/>
              </w:divBdr>
              <w:divsChild>
                <w:div w:id="4407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5821">
      <w:bodyDiv w:val="1"/>
      <w:marLeft w:val="0"/>
      <w:marRight w:val="0"/>
      <w:marTop w:val="0"/>
      <w:marBottom w:val="0"/>
      <w:divBdr>
        <w:top w:val="none" w:sz="0" w:space="0" w:color="auto"/>
        <w:left w:val="none" w:sz="0" w:space="0" w:color="auto"/>
        <w:bottom w:val="none" w:sz="0" w:space="0" w:color="auto"/>
        <w:right w:val="none" w:sz="0" w:space="0" w:color="auto"/>
      </w:divBdr>
      <w:divsChild>
        <w:div w:id="1023094455">
          <w:marLeft w:val="0"/>
          <w:marRight w:val="0"/>
          <w:marTop w:val="0"/>
          <w:marBottom w:val="0"/>
          <w:divBdr>
            <w:top w:val="none" w:sz="0" w:space="0" w:color="auto"/>
            <w:left w:val="none" w:sz="0" w:space="0" w:color="auto"/>
            <w:bottom w:val="none" w:sz="0" w:space="0" w:color="auto"/>
            <w:right w:val="none" w:sz="0" w:space="0" w:color="auto"/>
          </w:divBdr>
          <w:divsChild>
            <w:div w:id="2035689987">
              <w:marLeft w:val="0"/>
              <w:marRight w:val="0"/>
              <w:marTop w:val="0"/>
              <w:marBottom w:val="0"/>
              <w:divBdr>
                <w:top w:val="none" w:sz="0" w:space="0" w:color="auto"/>
                <w:left w:val="none" w:sz="0" w:space="0" w:color="auto"/>
                <w:bottom w:val="none" w:sz="0" w:space="0" w:color="auto"/>
                <w:right w:val="none" w:sz="0" w:space="0" w:color="auto"/>
              </w:divBdr>
              <w:divsChild>
                <w:div w:id="1198009400">
                  <w:marLeft w:val="0"/>
                  <w:marRight w:val="0"/>
                  <w:marTop w:val="0"/>
                  <w:marBottom w:val="0"/>
                  <w:divBdr>
                    <w:top w:val="none" w:sz="0" w:space="0" w:color="auto"/>
                    <w:left w:val="none" w:sz="0" w:space="0" w:color="auto"/>
                    <w:bottom w:val="none" w:sz="0" w:space="0" w:color="auto"/>
                    <w:right w:val="none" w:sz="0" w:space="0" w:color="auto"/>
                  </w:divBdr>
                  <w:divsChild>
                    <w:div w:id="18051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51556">
      <w:bodyDiv w:val="1"/>
      <w:marLeft w:val="0"/>
      <w:marRight w:val="0"/>
      <w:marTop w:val="0"/>
      <w:marBottom w:val="0"/>
      <w:divBdr>
        <w:top w:val="none" w:sz="0" w:space="0" w:color="auto"/>
        <w:left w:val="none" w:sz="0" w:space="0" w:color="auto"/>
        <w:bottom w:val="none" w:sz="0" w:space="0" w:color="auto"/>
        <w:right w:val="none" w:sz="0" w:space="0" w:color="auto"/>
      </w:divBdr>
    </w:div>
    <w:div w:id="1170098681">
      <w:bodyDiv w:val="1"/>
      <w:marLeft w:val="0"/>
      <w:marRight w:val="0"/>
      <w:marTop w:val="0"/>
      <w:marBottom w:val="0"/>
      <w:divBdr>
        <w:top w:val="none" w:sz="0" w:space="0" w:color="auto"/>
        <w:left w:val="none" w:sz="0" w:space="0" w:color="auto"/>
        <w:bottom w:val="none" w:sz="0" w:space="0" w:color="auto"/>
        <w:right w:val="none" w:sz="0" w:space="0" w:color="auto"/>
      </w:divBdr>
    </w:div>
    <w:div w:id="1170558690">
      <w:bodyDiv w:val="1"/>
      <w:marLeft w:val="0"/>
      <w:marRight w:val="0"/>
      <w:marTop w:val="0"/>
      <w:marBottom w:val="0"/>
      <w:divBdr>
        <w:top w:val="none" w:sz="0" w:space="0" w:color="auto"/>
        <w:left w:val="none" w:sz="0" w:space="0" w:color="auto"/>
        <w:bottom w:val="none" w:sz="0" w:space="0" w:color="auto"/>
        <w:right w:val="none" w:sz="0" w:space="0" w:color="auto"/>
      </w:divBdr>
    </w:div>
    <w:div w:id="1170675272">
      <w:bodyDiv w:val="1"/>
      <w:marLeft w:val="0"/>
      <w:marRight w:val="0"/>
      <w:marTop w:val="0"/>
      <w:marBottom w:val="0"/>
      <w:divBdr>
        <w:top w:val="none" w:sz="0" w:space="0" w:color="auto"/>
        <w:left w:val="none" w:sz="0" w:space="0" w:color="auto"/>
        <w:bottom w:val="none" w:sz="0" w:space="0" w:color="auto"/>
        <w:right w:val="none" w:sz="0" w:space="0" w:color="auto"/>
      </w:divBdr>
      <w:divsChild>
        <w:div w:id="1380547671">
          <w:marLeft w:val="0"/>
          <w:marRight w:val="0"/>
          <w:marTop w:val="0"/>
          <w:marBottom w:val="0"/>
          <w:divBdr>
            <w:top w:val="none" w:sz="0" w:space="0" w:color="3D3D3D"/>
            <w:left w:val="none" w:sz="0" w:space="0" w:color="3D3D3D"/>
            <w:bottom w:val="none" w:sz="0" w:space="0" w:color="3D3D3D"/>
            <w:right w:val="none" w:sz="0" w:space="0" w:color="3D3D3D"/>
          </w:divBdr>
        </w:div>
      </w:divsChild>
    </w:div>
    <w:div w:id="1172646072">
      <w:bodyDiv w:val="1"/>
      <w:marLeft w:val="0"/>
      <w:marRight w:val="0"/>
      <w:marTop w:val="0"/>
      <w:marBottom w:val="0"/>
      <w:divBdr>
        <w:top w:val="none" w:sz="0" w:space="0" w:color="auto"/>
        <w:left w:val="none" w:sz="0" w:space="0" w:color="auto"/>
        <w:bottom w:val="none" w:sz="0" w:space="0" w:color="auto"/>
        <w:right w:val="none" w:sz="0" w:space="0" w:color="auto"/>
      </w:divBdr>
    </w:div>
    <w:div w:id="1174683878">
      <w:bodyDiv w:val="1"/>
      <w:marLeft w:val="0"/>
      <w:marRight w:val="0"/>
      <w:marTop w:val="0"/>
      <w:marBottom w:val="0"/>
      <w:divBdr>
        <w:top w:val="none" w:sz="0" w:space="0" w:color="auto"/>
        <w:left w:val="none" w:sz="0" w:space="0" w:color="auto"/>
        <w:bottom w:val="none" w:sz="0" w:space="0" w:color="auto"/>
        <w:right w:val="none" w:sz="0" w:space="0" w:color="auto"/>
      </w:divBdr>
      <w:divsChild>
        <w:div w:id="637107844">
          <w:marLeft w:val="0"/>
          <w:marRight w:val="0"/>
          <w:marTop w:val="0"/>
          <w:marBottom w:val="0"/>
          <w:divBdr>
            <w:top w:val="none" w:sz="0" w:space="0" w:color="auto"/>
            <w:left w:val="none" w:sz="0" w:space="0" w:color="auto"/>
            <w:bottom w:val="none" w:sz="0" w:space="0" w:color="auto"/>
            <w:right w:val="none" w:sz="0" w:space="0" w:color="auto"/>
          </w:divBdr>
          <w:divsChild>
            <w:div w:id="413208001">
              <w:marLeft w:val="0"/>
              <w:marRight w:val="0"/>
              <w:marTop w:val="0"/>
              <w:marBottom w:val="0"/>
              <w:divBdr>
                <w:top w:val="none" w:sz="0" w:space="0" w:color="auto"/>
                <w:left w:val="none" w:sz="0" w:space="0" w:color="auto"/>
                <w:bottom w:val="none" w:sz="0" w:space="0" w:color="auto"/>
                <w:right w:val="none" w:sz="0" w:space="0" w:color="auto"/>
              </w:divBdr>
              <w:divsChild>
                <w:div w:id="953634502">
                  <w:marLeft w:val="0"/>
                  <w:marRight w:val="0"/>
                  <w:marTop w:val="0"/>
                  <w:marBottom w:val="0"/>
                  <w:divBdr>
                    <w:top w:val="none" w:sz="0" w:space="0" w:color="auto"/>
                    <w:left w:val="none" w:sz="0" w:space="0" w:color="auto"/>
                    <w:bottom w:val="none" w:sz="0" w:space="0" w:color="auto"/>
                    <w:right w:val="none" w:sz="0" w:space="0" w:color="auto"/>
                  </w:divBdr>
                  <w:divsChild>
                    <w:div w:id="252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387">
      <w:bodyDiv w:val="1"/>
      <w:marLeft w:val="0"/>
      <w:marRight w:val="0"/>
      <w:marTop w:val="0"/>
      <w:marBottom w:val="0"/>
      <w:divBdr>
        <w:top w:val="none" w:sz="0" w:space="0" w:color="auto"/>
        <w:left w:val="none" w:sz="0" w:space="0" w:color="auto"/>
        <w:bottom w:val="none" w:sz="0" w:space="0" w:color="auto"/>
        <w:right w:val="none" w:sz="0" w:space="0" w:color="auto"/>
      </w:divBdr>
    </w:div>
    <w:div w:id="1178620234">
      <w:bodyDiv w:val="1"/>
      <w:marLeft w:val="0"/>
      <w:marRight w:val="0"/>
      <w:marTop w:val="0"/>
      <w:marBottom w:val="0"/>
      <w:divBdr>
        <w:top w:val="none" w:sz="0" w:space="0" w:color="auto"/>
        <w:left w:val="none" w:sz="0" w:space="0" w:color="auto"/>
        <w:bottom w:val="none" w:sz="0" w:space="0" w:color="auto"/>
        <w:right w:val="none" w:sz="0" w:space="0" w:color="auto"/>
      </w:divBdr>
    </w:div>
    <w:div w:id="1181509046">
      <w:bodyDiv w:val="1"/>
      <w:marLeft w:val="0"/>
      <w:marRight w:val="0"/>
      <w:marTop w:val="0"/>
      <w:marBottom w:val="0"/>
      <w:divBdr>
        <w:top w:val="none" w:sz="0" w:space="0" w:color="auto"/>
        <w:left w:val="none" w:sz="0" w:space="0" w:color="auto"/>
        <w:bottom w:val="none" w:sz="0" w:space="0" w:color="auto"/>
        <w:right w:val="none" w:sz="0" w:space="0" w:color="auto"/>
      </w:divBdr>
      <w:divsChild>
        <w:div w:id="1203446021">
          <w:marLeft w:val="0"/>
          <w:marRight w:val="0"/>
          <w:marTop w:val="0"/>
          <w:marBottom w:val="0"/>
          <w:divBdr>
            <w:top w:val="none" w:sz="0" w:space="0" w:color="auto"/>
            <w:left w:val="none" w:sz="0" w:space="0" w:color="auto"/>
            <w:bottom w:val="none" w:sz="0" w:space="0" w:color="auto"/>
            <w:right w:val="none" w:sz="0" w:space="0" w:color="auto"/>
          </w:divBdr>
          <w:divsChild>
            <w:div w:id="1984504429">
              <w:marLeft w:val="0"/>
              <w:marRight w:val="0"/>
              <w:marTop w:val="0"/>
              <w:marBottom w:val="0"/>
              <w:divBdr>
                <w:top w:val="none" w:sz="0" w:space="0" w:color="auto"/>
                <w:left w:val="none" w:sz="0" w:space="0" w:color="auto"/>
                <w:bottom w:val="none" w:sz="0" w:space="0" w:color="auto"/>
                <w:right w:val="none" w:sz="0" w:space="0" w:color="auto"/>
              </w:divBdr>
              <w:divsChild>
                <w:div w:id="5696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74078">
      <w:bodyDiv w:val="1"/>
      <w:marLeft w:val="0"/>
      <w:marRight w:val="0"/>
      <w:marTop w:val="0"/>
      <w:marBottom w:val="0"/>
      <w:divBdr>
        <w:top w:val="none" w:sz="0" w:space="0" w:color="auto"/>
        <w:left w:val="none" w:sz="0" w:space="0" w:color="auto"/>
        <w:bottom w:val="none" w:sz="0" w:space="0" w:color="auto"/>
        <w:right w:val="none" w:sz="0" w:space="0" w:color="auto"/>
      </w:divBdr>
      <w:divsChild>
        <w:div w:id="970751547">
          <w:marLeft w:val="0"/>
          <w:marRight w:val="0"/>
          <w:marTop w:val="0"/>
          <w:marBottom w:val="0"/>
          <w:divBdr>
            <w:top w:val="none" w:sz="0" w:space="0" w:color="auto"/>
            <w:left w:val="none" w:sz="0" w:space="0" w:color="auto"/>
            <w:bottom w:val="none" w:sz="0" w:space="0" w:color="auto"/>
            <w:right w:val="none" w:sz="0" w:space="0" w:color="auto"/>
          </w:divBdr>
          <w:divsChild>
            <w:div w:id="1821266347">
              <w:marLeft w:val="0"/>
              <w:marRight w:val="0"/>
              <w:marTop w:val="0"/>
              <w:marBottom w:val="0"/>
              <w:divBdr>
                <w:top w:val="none" w:sz="0" w:space="0" w:color="auto"/>
                <w:left w:val="none" w:sz="0" w:space="0" w:color="auto"/>
                <w:bottom w:val="none" w:sz="0" w:space="0" w:color="auto"/>
                <w:right w:val="none" w:sz="0" w:space="0" w:color="auto"/>
              </w:divBdr>
              <w:divsChild>
                <w:div w:id="1097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4874">
      <w:bodyDiv w:val="1"/>
      <w:marLeft w:val="0"/>
      <w:marRight w:val="0"/>
      <w:marTop w:val="0"/>
      <w:marBottom w:val="0"/>
      <w:divBdr>
        <w:top w:val="none" w:sz="0" w:space="0" w:color="auto"/>
        <w:left w:val="none" w:sz="0" w:space="0" w:color="auto"/>
        <w:bottom w:val="none" w:sz="0" w:space="0" w:color="auto"/>
        <w:right w:val="none" w:sz="0" w:space="0" w:color="auto"/>
      </w:divBdr>
    </w:div>
    <w:div w:id="1186748688">
      <w:bodyDiv w:val="1"/>
      <w:marLeft w:val="0"/>
      <w:marRight w:val="0"/>
      <w:marTop w:val="0"/>
      <w:marBottom w:val="0"/>
      <w:divBdr>
        <w:top w:val="none" w:sz="0" w:space="0" w:color="auto"/>
        <w:left w:val="none" w:sz="0" w:space="0" w:color="auto"/>
        <w:bottom w:val="none" w:sz="0" w:space="0" w:color="auto"/>
        <w:right w:val="none" w:sz="0" w:space="0" w:color="auto"/>
      </w:divBdr>
    </w:div>
    <w:div w:id="1189561372">
      <w:bodyDiv w:val="1"/>
      <w:marLeft w:val="0"/>
      <w:marRight w:val="0"/>
      <w:marTop w:val="0"/>
      <w:marBottom w:val="0"/>
      <w:divBdr>
        <w:top w:val="none" w:sz="0" w:space="0" w:color="auto"/>
        <w:left w:val="none" w:sz="0" w:space="0" w:color="auto"/>
        <w:bottom w:val="none" w:sz="0" w:space="0" w:color="auto"/>
        <w:right w:val="none" w:sz="0" w:space="0" w:color="auto"/>
      </w:divBdr>
    </w:div>
    <w:div w:id="1191648622">
      <w:bodyDiv w:val="1"/>
      <w:marLeft w:val="0"/>
      <w:marRight w:val="0"/>
      <w:marTop w:val="0"/>
      <w:marBottom w:val="0"/>
      <w:divBdr>
        <w:top w:val="none" w:sz="0" w:space="0" w:color="auto"/>
        <w:left w:val="none" w:sz="0" w:space="0" w:color="auto"/>
        <w:bottom w:val="none" w:sz="0" w:space="0" w:color="auto"/>
        <w:right w:val="none" w:sz="0" w:space="0" w:color="auto"/>
      </w:divBdr>
      <w:divsChild>
        <w:div w:id="1759979231">
          <w:marLeft w:val="0"/>
          <w:marRight w:val="0"/>
          <w:marTop w:val="0"/>
          <w:marBottom w:val="0"/>
          <w:divBdr>
            <w:top w:val="none" w:sz="0" w:space="0" w:color="auto"/>
            <w:left w:val="none" w:sz="0" w:space="0" w:color="auto"/>
            <w:bottom w:val="none" w:sz="0" w:space="0" w:color="auto"/>
            <w:right w:val="none" w:sz="0" w:space="0" w:color="auto"/>
          </w:divBdr>
          <w:divsChild>
            <w:div w:id="793718099">
              <w:marLeft w:val="0"/>
              <w:marRight w:val="0"/>
              <w:marTop w:val="0"/>
              <w:marBottom w:val="0"/>
              <w:divBdr>
                <w:top w:val="none" w:sz="0" w:space="0" w:color="auto"/>
                <w:left w:val="none" w:sz="0" w:space="0" w:color="auto"/>
                <w:bottom w:val="none" w:sz="0" w:space="0" w:color="auto"/>
                <w:right w:val="none" w:sz="0" w:space="0" w:color="auto"/>
              </w:divBdr>
              <w:divsChild>
                <w:div w:id="308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59888">
      <w:bodyDiv w:val="1"/>
      <w:marLeft w:val="0"/>
      <w:marRight w:val="0"/>
      <w:marTop w:val="0"/>
      <w:marBottom w:val="0"/>
      <w:divBdr>
        <w:top w:val="none" w:sz="0" w:space="0" w:color="auto"/>
        <w:left w:val="none" w:sz="0" w:space="0" w:color="auto"/>
        <w:bottom w:val="none" w:sz="0" w:space="0" w:color="auto"/>
        <w:right w:val="none" w:sz="0" w:space="0" w:color="auto"/>
      </w:divBdr>
      <w:divsChild>
        <w:div w:id="568342560">
          <w:marLeft w:val="0"/>
          <w:marRight w:val="0"/>
          <w:marTop w:val="0"/>
          <w:marBottom w:val="0"/>
          <w:divBdr>
            <w:top w:val="none" w:sz="0" w:space="0" w:color="auto"/>
            <w:left w:val="none" w:sz="0" w:space="0" w:color="auto"/>
            <w:bottom w:val="none" w:sz="0" w:space="0" w:color="auto"/>
            <w:right w:val="none" w:sz="0" w:space="0" w:color="auto"/>
          </w:divBdr>
          <w:divsChild>
            <w:div w:id="1185486343">
              <w:marLeft w:val="0"/>
              <w:marRight w:val="0"/>
              <w:marTop w:val="0"/>
              <w:marBottom w:val="0"/>
              <w:divBdr>
                <w:top w:val="none" w:sz="0" w:space="0" w:color="auto"/>
                <w:left w:val="none" w:sz="0" w:space="0" w:color="auto"/>
                <w:bottom w:val="none" w:sz="0" w:space="0" w:color="auto"/>
                <w:right w:val="none" w:sz="0" w:space="0" w:color="auto"/>
              </w:divBdr>
              <w:divsChild>
                <w:div w:id="439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4837">
      <w:bodyDiv w:val="1"/>
      <w:marLeft w:val="0"/>
      <w:marRight w:val="0"/>
      <w:marTop w:val="0"/>
      <w:marBottom w:val="0"/>
      <w:divBdr>
        <w:top w:val="none" w:sz="0" w:space="0" w:color="auto"/>
        <w:left w:val="none" w:sz="0" w:space="0" w:color="auto"/>
        <w:bottom w:val="none" w:sz="0" w:space="0" w:color="auto"/>
        <w:right w:val="none" w:sz="0" w:space="0" w:color="auto"/>
      </w:divBdr>
    </w:div>
    <w:div w:id="1196507171">
      <w:bodyDiv w:val="1"/>
      <w:marLeft w:val="0"/>
      <w:marRight w:val="0"/>
      <w:marTop w:val="0"/>
      <w:marBottom w:val="0"/>
      <w:divBdr>
        <w:top w:val="none" w:sz="0" w:space="0" w:color="auto"/>
        <w:left w:val="none" w:sz="0" w:space="0" w:color="auto"/>
        <w:bottom w:val="none" w:sz="0" w:space="0" w:color="auto"/>
        <w:right w:val="none" w:sz="0" w:space="0" w:color="auto"/>
      </w:divBdr>
      <w:divsChild>
        <w:div w:id="791293270">
          <w:marLeft w:val="0"/>
          <w:marRight w:val="0"/>
          <w:marTop w:val="0"/>
          <w:marBottom w:val="0"/>
          <w:divBdr>
            <w:top w:val="none" w:sz="0" w:space="0" w:color="auto"/>
            <w:left w:val="none" w:sz="0" w:space="0" w:color="auto"/>
            <w:bottom w:val="none" w:sz="0" w:space="0" w:color="auto"/>
            <w:right w:val="none" w:sz="0" w:space="0" w:color="auto"/>
          </w:divBdr>
          <w:divsChild>
            <w:div w:id="1059328119">
              <w:marLeft w:val="0"/>
              <w:marRight w:val="0"/>
              <w:marTop w:val="0"/>
              <w:marBottom w:val="0"/>
              <w:divBdr>
                <w:top w:val="none" w:sz="0" w:space="0" w:color="auto"/>
                <w:left w:val="none" w:sz="0" w:space="0" w:color="auto"/>
                <w:bottom w:val="none" w:sz="0" w:space="0" w:color="auto"/>
                <w:right w:val="none" w:sz="0" w:space="0" w:color="auto"/>
              </w:divBdr>
              <w:divsChild>
                <w:div w:id="20037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6344">
      <w:bodyDiv w:val="1"/>
      <w:marLeft w:val="0"/>
      <w:marRight w:val="0"/>
      <w:marTop w:val="0"/>
      <w:marBottom w:val="0"/>
      <w:divBdr>
        <w:top w:val="none" w:sz="0" w:space="0" w:color="auto"/>
        <w:left w:val="none" w:sz="0" w:space="0" w:color="auto"/>
        <w:bottom w:val="none" w:sz="0" w:space="0" w:color="auto"/>
        <w:right w:val="none" w:sz="0" w:space="0" w:color="auto"/>
      </w:divBdr>
    </w:div>
    <w:div w:id="1200897464">
      <w:bodyDiv w:val="1"/>
      <w:marLeft w:val="0"/>
      <w:marRight w:val="0"/>
      <w:marTop w:val="0"/>
      <w:marBottom w:val="0"/>
      <w:divBdr>
        <w:top w:val="none" w:sz="0" w:space="0" w:color="auto"/>
        <w:left w:val="none" w:sz="0" w:space="0" w:color="auto"/>
        <w:bottom w:val="none" w:sz="0" w:space="0" w:color="auto"/>
        <w:right w:val="none" w:sz="0" w:space="0" w:color="auto"/>
      </w:divBdr>
    </w:div>
    <w:div w:id="1201164975">
      <w:bodyDiv w:val="1"/>
      <w:marLeft w:val="0"/>
      <w:marRight w:val="0"/>
      <w:marTop w:val="0"/>
      <w:marBottom w:val="0"/>
      <w:divBdr>
        <w:top w:val="none" w:sz="0" w:space="0" w:color="auto"/>
        <w:left w:val="none" w:sz="0" w:space="0" w:color="auto"/>
        <w:bottom w:val="none" w:sz="0" w:space="0" w:color="auto"/>
        <w:right w:val="none" w:sz="0" w:space="0" w:color="auto"/>
      </w:divBdr>
      <w:divsChild>
        <w:div w:id="89590530">
          <w:marLeft w:val="0"/>
          <w:marRight w:val="0"/>
          <w:marTop w:val="0"/>
          <w:marBottom w:val="0"/>
          <w:divBdr>
            <w:top w:val="none" w:sz="0" w:space="0" w:color="auto"/>
            <w:left w:val="none" w:sz="0" w:space="0" w:color="auto"/>
            <w:bottom w:val="none" w:sz="0" w:space="0" w:color="auto"/>
            <w:right w:val="none" w:sz="0" w:space="0" w:color="auto"/>
          </w:divBdr>
          <w:divsChild>
            <w:div w:id="317878667">
              <w:marLeft w:val="0"/>
              <w:marRight w:val="0"/>
              <w:marTop w:val="0"/>
              <w:marBottom w:val="0"/>
              <w:divBdr>
                <w:top w:val="none" w:sz="0" w:space="0" w:color="auto"/>
                <w:left w:val="none" w:sz="0" w:space="0" w:color="auto"/>
                <w:bottom w:val="none" w:sz="0" w:space="0" w:color="auto"/>
                <w:right w:val="none" w:sz="0" w:space="0" w:color="auto"/>
              </w:divBdr>
              <w:divsChild>
                <w:div w:id="1457874708">
                  <w:marLeft w:val="0"/>
                  <w:marRight w:val="0"/>
                  <w:marTop w:val="0"/>
                  <w:marBottom w:val="0"/>
                  <w:divBdr>
                    <w:top w:val="none" w:sz="0" w:space="0" w:color="auto"/>
                    <w:left w:val="none" w:sz="0" w:space="0" w:color="auto"/>
                    <w:bottom w:val="none" w:sz="0" w:space="0" w:color="auto"/>
                    <w:right w:val="none" w:sz="0" w:space="0" w:color="auto"/>
                  </w:divBdr>
                  <w:divsChild>
                    <w:div w:id="7214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31452">
      <w:bodyDiv w:val="1"/>
      <w:marLeft w:val="0"/>
      <w:marRight w:val="0"/>
      <w:marTop w:val="0"/>
      <w:marBottom w:val="0"/>
      <w:divBdr>
        <w:top w:val="none" w:sz="0" w:space="0" w:color="auto"/>
        <w:left w:val="none" w:sz="0" w:space="0" w:color="auto"/>
        <w:bottom w:val="none" w:sz="0" w:space="0" w:color="auto"/>
        <w:right w:val="none" w:sz="0" w:space="0" w:color="auto"/>
      </w:divBdr>
    </w:div>
    <w:div w:id="1215774311">
      <w:bodyDiv w:val="1"/>
      <w:marLeft w:val="0"/>
      <w:marRight w:val="0"/>
      <w:marTop w:val="0"/>
      <w:marBottom w:val="0"/>
      <w:divBdr>
        <w:top w:val="none" w:sz="0" w:space="0" w:color="auto"/>
        <w:left w:val="none" w:sz="0" w:space="0" w:color="auto"/>
        <w:bottom w:val="none" w:sz="0" w:space="0" w:color="auto"/>
        <w:right w:val="none" w:sz="0" w:space="0" w:color="auto"/>
      </w:divBdr>
      <w:divsChild>
        <w:div w:id="48039695">
          <w:marLeft w:val="0"/>
          <w:marRight w:val="0"/>
          <w:marTop w:val="0"/>
          <w:marBottom w:val="0"/>
          <w:divBdr>
            <w:top w:val="none" w:sz="0" w:space="0" w:color="auto"/>
            <w:left w:val="none" w:sz="0" w:space="0" w:color="auto"/>
            <w:bottom w:val="none" w:sz="0" w:space="0" w:color="auto"/>
            <w:right w:val="none" w:sz="0" w:space="0" w:color="auto"/>
          </w:divBdr>
          <w:divsChild>
            <w:div w:id="1340809812">
              <w:marLeft w:val="0"/>
              <w:marRight w:val="0"/>
              <w:marTop w:val="0"/>
              <w:marBottom w:val="0"/>
              <w:divBdr>
                <w:top w:val="none" w:sz="0" w:space="0" w:color="auto"/>
                <w:left w:val="none" w:sz="0" w:space="0" w:color="auto"/>
                <w:bottom w:val="none" w:sz="0" w:space="0" w:color="auto"/>
                <w:right w:val="none" w:sz="0" w:space="0" w:color="auto"/>
              </w:divBdr>
              <w:divsChild>
                <w:div w:id="16140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1948">
      <w:bodyDiv w:val="1"/>
      <w:marLeft w:val="0"/>
      <w:marRight w:val="0"/>
      <w:marTop w:val="0"/>
      <w:marBottom w:val="0"/>
      <w:divBdr>
        <w:top w:val="none" w:sz="0" w:space="0" w:color="auto"/>
        <w:left w:val="none" w:sz="0" w:space="0" w:color="auto"/>
        <w:bottom w:val="none" w:sz="0" w:space="0" w:color="auto"/>
        <w:right w:val="none" w:sz="0" w:space="0" w:color="auto"/>
      </w:divBdr>
    </w:div>
    <w:div w:id="1223055322">
      <w:bodyDiv w:val="1"/>
      <w:marLeft w:val="0"/>
      <w:marRight w:val="0"/>
      <w:marTop w:val="0"/>
      <w:marBottom w:val="0"/>
      <w:divBdr>
        <w:top w:val="none" w:sz="0" w:space="0" w:color="auto"/>
        <w:left w:val="none" w:sz="0" w:space="0" w:color="auto"/>
        <w:bottom w:val="none" w:sz="0" w:space="0" w:color="auto"/>
        <w:right w:val="none" w:sz="0" w:space="0" w:color="auto"/>
      </w:divBdr>
      <w:divsChild>
        <w:div w:id="1219170347">
          <w:marLeft w:val="0"/>
          <w:marRight w:val="0"/>
          <w:marTop w:val="0"/>
          <w:marBottom w:val="0"/>
          <w:divBdr>
            <w:top w:val="none" w:sz="0" w:space="0" w:color="auto"/>
            <w:left w:val="none" w:sz="0" w:space="0" w:color="auto"/>
            <w:bottom w:val="none" w:sz="0" w:space="0" w:color="auto"/>
            <w:right w:val="none" w:sz="0" w:space="0" w:color="auto"/>
          </w:divBdr>
          <w:divsChild>
            <w:div w:id="815996552">
              <w:marLeft w:val="0"/>
              <w:marRight w:val="0"/>
              <w:marTop w:val="0"/>
              <w:marBottom w:val="0"/>
              <w:divBdr>
                <w:top w:val="none" w:sz="0" w:space="0" w:color="auto"/>
                <w:left w:val="none" w:sz="0" w:space="0" w:color="auto"/>
                <w:bottom w:val="none" w:sz="0" w:space="0" w:color="auto"/>
                <w:right w:val="none" w:sz="0" w:space="0" w:color="auto"/>
              </w:divBdr>
              <w:divsChild>
                <w:div w:id="14903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0165">
      <w:bodyDiv w:val="1"/>
      <w:marLeft w:val="0"/>
      <w:marRight w:val="0"/>
      <w:marTop w:val="0"/>
      <w:marBottom w:val="0"/>
      <w:divBdr>
        <w:top w:val="none" w:sz="0" w:space="0" w:color="auto"/>
        <w:left w:val="none" w:sz="0" w:space="0" w:color="auto"/>
        <w:bottom w:val="none" w:sz="0" w:space="0" w:color="auto"/>
        <w:right w:val="none" w:sz="0" w:space="0" w:color="auto"/>
      </w:divBdr>
      <w:divsChild>
        <w:div w:id="1159614305">
          <w:marLeft w:val="0"/>
          <w:marRight w:val="0"/>
          <w:marTop w:val="0"/>
          <w:marBottom w:val="0"/>
          <w:divBdr>
            <w:top w:val="none" w:sz="0" w:space="0" w:color="auto"/>
            <w:left w:val="none" w:sz="0" w:space="0" w:color="auto"/>
            <w:bottom w:val="none" w:sz="0" w:space="0" w:color="auto"/>
            <w:right w:val="none" w:sz="0" w:space="0" w:color="auto"/>
          </w:divBdr>
          <w:divsChild>
            <w:div w:id="1873958259">
              <w:marLeft w:val="0"/>
              <w:marRight w:val="0"/>
              <w:marTop w:val="0"/>
              <w:marBottom w:val="0"/>
              <w:divBdr>
                <w:top w:val="none" w:sz="0" w:space="0" w:color="auto"/>
                <w:left w:val="none" w:sz="0" w:space="0" w:color="auto"/>
                <w:bottom w:val="none" w:sz="0" w:space="0" w:color="auto"/>
                <w:right w:val="none" w:sz="0" w:space="0" w:color="auto"/>
              </w:divBdr>
              <w:divsChild>
                <w:div w:id="81072195">
                  <w:marLeft w:val="0"/>
                  <w:marRight w:val="0"/>
                  <w:marTop w:val="0"/>
                  <w:marBottom w:val="0"/>
                  <w:divBdr>
                    <w:top w:val="none" w:sz="0" w:space="0" w:color="auto"/>
                    <w:left w:val="none" w:sz="0" w:space="0" w:color="auto"/>
                    <w:bottom w:val="none" w:sz="0" w:space="0" w:color="auto"/>
                    <w:right w:val="none" w:sz="0" w:space="0" w:color="auto"/>
                  </w:divBdr>
                  <w:divsChild>
                    <w:div w:id="13223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067">
      <w:bodyDiv w:val="1"/>
      <w:marLeft w:val="0"/>
      <w:marRight w:val="0"/>
      <w:marTop w:val="0"/>
      <w:marBottom w:val="0"/>
      <w:divBdr>
        <w:top w:val="none" w:sz="0" w:space="0" w:color="auto"/>
        <w:left w:val="none" w:sz="0" w:space="0" w:color="auto"/>
        <w:bottom w:val="none" w:sz="0" w:space="0" w:color="auto"/>
        <w:right w:val="none" w:sz="0" w:space="0" w:color="auto"/>
      </w:divBdr>
      <w:divsChild>
        <w:div w:id="1644773719">
          <w:marLeft w:val="0"/>
          <w:marRight w:val="0"/>
          <w:marTop w:val="0"/>
          <w:marBottom w:val="0"/>
          <w:divBdr>
            <w:top w:val="none" w:sz="0" w:space="0" w:color="auto"/>
            <w:left w:val="none" w:sz="0" w:space="0" w:color="auto"/>
            <w:bottom w:val="none" w:sz="0" w:space="0" w:color="auto"/>
            <w:right w:val="none" w:sz="0" w:space="0" w:color="auto"/>
          </w:divBdr>
          <w:divsChild>
            <w:div w:id="1654798519">
              <w:marLeft w:val="0"/>
              <w:marRight w:val="0"/>
              <w:marTop w:val="0"/>
              <w:marBottom w:val="0"/>
              <w:divBdr>
                <w:top w:val="none" w:sz="0" w:space="0" w:color="auto"/>
                <w:left w:val="none" w:sz="0" w:space="0" w:color="auto"/>
                <w:bottom w:val="none" w:sz="0" w:space="0" w:color="auto"/>
                <w:right w:val="none" w:sz="0" w:space="0" w:color="auto"/>
              </w:divBdr>
              <w:divsChild>
                <w:div w:id="509369059">
                  <w:marLeft w:val="0"/>
                  <w:marRight w:val="0"/>
                  <w:marTop w:val="0"/>
                  <w:marBottom w:val="0"/>
                  <w:divBdr>
                    <w:top w:val="none" w:sz="0" w:space="0" w:color="auto"/>
                    <w:left w:val="none" w:sz="0" w:space="0" w:color="auto"/>
                    <w:bottom w:val="none" w:sz="0" w:space="0" w:color="auto"/>
                    <w:right w:val="none" w:sz="0" w:space="0" w:color="auto"/>
                  </w:divBdr>
                  <w:divsChild>
                    <w:div w:id="6174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9853">
      <w:bodyDiv w:val="1"/>
      <w:marLeft w:val="0"/>
      <w:marRight w:val="0"/>
      <w:marTop w:val="0"/>
      <w:marBottom w:val="0"/>
      <w:divBdr>
        <w:top w:val="none" w:sz="0" w:space="0" w:color="auto"/>
        <w:left w:val="none" w:sz="0" w:space="0" w:color="auto"/>
        <w:bottom w:val="none" w:sz="0" w:space="0" w:color="auto"/>
        <w:right w:val="none" w:sz="0" w:space="0" w:color="auto"/>
      </w:divBdr>
    </w:div>
    <w:div w:id="1238439387">
      <w:bodyDiv w:val="1"/>
      <w:marLeft w:val="0"/>
      <w:marRight w:val="0"/>
      <w:marTop w:val="0"/>
      <w:marBottom w:val="0"/>
      <w:divBdr>
        <w:top w:val="none" w:sz="0" w:space="0" w:color="auto"/>
        <w:left w:val="none" w:sz="0" w:space="0" w:color="auto"/>
        <w:bottom w:val="none" w:sz="0" w:space="0" w:color="auto"/>
        <w:right w:val="none" w:sz="0" w:space="0" w:color="auto"/>
      </w:divBdr>
      <w:divsChild>
        <w:div w:id="124085524">
          <w:marLeft w:val="0"/>
          <w:marRight w:val="0"/>
          <w:marTop w:val="0"/>
          <w:marBottom w:val="0"/>
          <w:divBdr>
            <w:top w:val="none" w:sz="0" w:space="0" w:color="auto"/>
            <w:left w:val="none" w:sz="0" w:space="0" w:color="auto"/>
            <w:bottom w:val="none" w:sz="0" w:space="0" w:color="auto"/>
            <w:right w:val="none" w:sz="0" w:space="0" w:color="auto"/>
          </w:divBdr>
          <w:divsChild>
            <w:div w:id="1026909224">
              <w:marLeft w:val="0"/>
              <w:marRight w:val="0"/>
              <w:marTop w:val="0"/>
              <w:marBottom w:val="0"/>
              <w:divBdr>
                <w:top w:val="none" w:sz="0" w:space="0" w:color="auto"/>
                <w:left w:val="none" w:sz="0" w:space="0" w:color="auto"/>
                <w:bottom w:val="none" w:sz="0" w:space="0" w:color="auto"/>
                <w:right w:val="none" w:sz="0" w:space="0" w:color="auto"/>
              </w:divBdr>
              <w:divsChild>
                <w:div w:id="21444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7649">
      <w:bodyDiv w:val="1"/>
      <w:marLeft w:val="0"/>
      <w:marRight w:val="0"/>
      <w:marTop w:val="0"/>
      <w:marBottom w:val="0"/>
      <w:divBdr>
        <w:top w:val="none" w:sz="0" w:space="0" w:color="auto"/>
        <w:left w:val="none" w:sz="0" w:space="0" w:color="auto"/>
        <w:bottom w:val="none" w:sz="0" w:space="0" w:color="auto"/>
        <w:right w:val="none" w:sz="0" w:space="0" w:color="auto"/>
      </w:divBdr>
    </w:div>
    <w:div w:id="1245531904">
      <w:bodyDiv w:val="1"/>
      <w:marLeft w:val="0"/>
      <w:marRight w:val="0"/>
      <w:marTop w:val="0"/>
      <w:marBottom w:val="0"/>
      <w:divBdr>
        <w:top w:val="none" w:sz="0" w:space="0" w:color="auto"/>
        <w:left w:val="none" w:sz="0" w:space="0" w:color="auto"/>
        <w:bottom w:val="none" w:sz="0" w:space="0" w:color="auto"/>
        <w:right w:val="none" w:sz="0" w:space="0" w:color="auto"/>
      </w:divBdr>
    </w:div>
    <w:div w:id="1247379002">
      <w:bodyDiv w:val="1"/>
      <w:marLeft w:val="0"/>
      <w:marRight w:val="0"/>
      <w:marTop w:val="0"/>
      <w:marBottom w:val="0"/>
      <w:divBdr>
        <w:top w:val="none" w:sz="0" w:space="0" w:color="auto"/>
        <w:left w:val="none" w:sz="0" w:space="0" w:color="auto"/>
        <w:bottom w:val="none" w:sz="0" w:space="0" w:color="auto"/>
        <w:right w:val="none" w:sz="0" w:space="0" w:color="auto"/>
      </w:divBdr>
      <w:divsChild>
        <w:div w:id="1639144016">
          <w:marLeft w:val="0"/>
          <w:marRight w:val="0"/>
          <w:marTop w:val="0"/>
          <w:marBottom w:val="0"/>
          <w:divBdr>
            <w:top w:val="none" w:sz="0" w:space="0" w:color="auto"/>
            <w:left w:val="none" w:sz="0" w:space="0" w:color="auto"/>
            <w:bottom w:val="none" w:sz="0" w:space="0" w:color="auto"/>
            <w:right w:val="none" w:sz="0" w:space="0" w:color="auto"/>
          </w:divBdr>
          <w:divsChild>
            <w:div w:id="1874685702">
              <w:marLeft w:val="0"/>
              <w:marRight w:val="0"/>
              <w:marTop w:val="0"/>
              <w:marBottom w:val="0"/>
              <w:divBdr>
                <w:top w:val="none" w:sz="0" w:space="0" w:color="auto"/>
                <w:left w:val="none" w:sz="0" w:space="0" w:color="auto"/>
                <w:bottom w:val="none" w:sz="0" w:space="0" w:color="auto"/>
                <w:right w:val="none" w:sz="0" w:space="0" w:color="auto"/>
              </w:divBdr>
              <w:divsChild>
                <w:div w:id="2447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966">
      <w:bodyDiv w:val="1"/>
      <w:marLeft w:val="0"/>
      <w:marRight w:val="0"/>
      <w:marTop w:val="0"/>
      <w:marBottom w:val="0"/>
      <w:divBdr>
        <w:top w:val="none" w:sz="0" w:space="0" w:color="auto"/>
        <w:left w:val="none" w:sz="0" w:space="0" w:color="auto"/>
        <w:bottom w:val="none" w:sz="0" w:space="0" w:color="auto"/>
        <w:right w:val="none" w:sz="0" w:space="0" w:color="auto"/>
      </w:divBdr>
      <w:divsChild>
        <w:div w:id="1673727149">
          <w:marLeft w:val="0"/>
          <w:marRight w:val="0"/>
          <w:marTop w:val="0"/>
          <w:marBottom w:val="0"/>
          <w:divBdr>
            <w:top w:val="none" w:sz="0" w:space="0" w:color="auto"/>
            <w:left w:val="none" w:sz="0" w:space="0" w:color="auto"/>
            <w:bottom w:val="none" w:sz="0" w:space="0" w:color="auto"/>
            <w:right w:val="none" w:sz="0" w:space="0" w:color="auto"/>
          </w:divBdr>
          <w:divsChild>
            <w:div w:id="897976386">
              <w:marLeft w:val="0"/>
              <w:marRight w:val="0"/>
              <w:marTop w:val="0"/>
              <w:marBottom w:val="0"/>
              <w:divBdr>
                <w:top w:val="none" w:sz="0" w:space="0" w:color="auto"/>
                <w:left w:val="none" w:sz="0" w:space="0" w:color="auto"/>
                <w:bottom w:val="none" w:sz="0" w:space="0" w:color="auto"/>
                <w:right w:val="none" w:sz="0" w:space="0" w:color="auto"/>
              </w:divBdr>
              <w:divsChild>
                <w:div w:id="4035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6151">
      <w:bodyDiv w:val="1"/>
      <w:marLeft w:val="0"/>
      <w:marRight w:val="0"/>
      <w:marTop w:val="0"/>
      <w:marBottom w:val="0"/>
      <w:divBdr>
        <w:top w:val="none" w:sz="0" w:space="0" w:color="auto"/>
        <w:left w:val="none" w:sz="0" w:space="0" w:color="auto"/>
        <w:bottom w:val="none" w:sz="0" w:space="0" w:color="auto"/>
        <w:right w:val="none" w:sz="0" w:space="0" w:color="auto"/>
      </w:divBdr>
      <w:divsChild>
        <w:div w:id="921526558">
          <w:marLeft w:val="0"/>
          <w:marRight w:val="0"/>
          <w:marTop w:val="0"/>
          <w:marBottom w:val="0"/>
          <w:divBdr>
            <w:top w:val="none" w:sz="0" w:space="0" w:color="auto"/>
            <w:left w:val="none" w:sz="0" w:space="0" w:color="auto"/>
            <w:bottom w:val="none" w:sz="0" w:space="0" w:color="auto"/>
            <w:right w:val="none" w:sz="0" w:space="0" w:color="auto"/>
          </w:divBdr>
        </w:div>
        <w:div w:id="1851408727">
          <w:marLeft w:val="0"/>
          <w:marRight w:val="0"/>
          <w:marTop w:val="0"/>
          <w:marBottom w:val="0"/>
          <w:divBdr>
            <w:top w:val="none" w:sz="0" w:space="0" w:color="auto"/>
            <w:left w:val="none" w:sz="0" w:space="0" w:color="auto"/>
            <w:bottom w:val="none" w:sz="0" w:space="0" w:color="auto"/>
            <w:right w:val="none" w:sz="0" w:space="0" w:color="auto"/>
          </w:divBdr>
        </w:div>
      </w:divsChild>
    </w:div>
    <w:div w:id="1250042398">
      <w:bodyDiv w:val="1"/>
      <w:marLeft w:val="0"/>
      <w:marRight w:val="0"/>
      <w:marTop w:val="0"/>
      <w:marBottom w:val="0"/>
      <w:divBdr>
        <w:top w:val="none" w:sz="0" w:space="0" w:color="auto"/>
        <w:left w:val="none" w:sz="0" w:space="0" w:color="auto"/>
        <w:bottom w:val="none" w:sz="0" w:space="0" w:color="auto"/>
        <w:right w:val="none" w:sz="0" w:space="0" w:color="auto"/>
      </w:divBdr>
    </w:div>
    <w:div w:id="1250772725">
      <w:bodyDiv w:val="1"/>
      <w:marLeft w:val="0"/>
      <w:marRight w:val="0"/>
      <w:marTop w:val="0"/>
      <w:marBottom w:val="0"/>
      <w:divBdr>
        <w:top w:val="none" w:sz="0" w:space="0" w:color="auto"/>
        <w:left w:val="none" w:sz="0" w:space="0" w:color="auto"/>
        <w:bottom w:val="none" w:sz="0" w:space="0" w:color="auto"/>
        <w:right w:val="none" w:sz="0" w:space="0" w:color="auto"/>
      </w:divBdr>
      <w:divsChild>
        <w:div w:id="52579846">
          <w:marLeft w:val="0"/>
          <w:marRight w:val="0"/>
          <w:marTop w:val="0"/>
          <w:marBottom w:val="0"/>
          <w:divBdr>
            <w:top w:val="none" w:sz="0" w:space="0" w:color="auto"/>
            <w:left w:val="none" w:sz="0" w:space="0" w:color="auto"/>
            <w:bottom w:val="none" w:sz="0" w:space="0" w:color="auto"/>
            <w:right w:val="none" w:sz="0" w:space="0" w:color="auto"/>
          </w:divBdr>
        </w:div>
      </w:divsChild>
    </w:div>
    <w:div w:id="1252735257">
      <w:bodyDiv w:val="1"/>
      <w:marLeft w:val="0"/>
      <w:marRight w:val="0"/>
      <w:marTop w:val="0"/>
      <w:marBottom w:val="0"/>
      <w:divBdr>
        <w:top w:val="none" w:sz="0" w:space="0" w:color="auto"/>
        <w:left w:val="none" w:sz="0" w:space="0" w:color="auto"/>
        <w:bottom w:val="none" w:sz="0" w:space="0" w:color="auto"/>
        <w:right w:val="none" w:sz="0" w:space="0" w:color="auto"/>
      </w:divBdr>
    </w:div>
    <w:div w:id="1254513946">
      <w:bodyDiv w:val="1"/>
      <w:marLeft w:val="0"/>
      <w:marRight w:val="0"/>
      <w:marTop w:val="0"/>
      <w:marBottom w:val="0"/>
      <w:divBdr>
        <w:top w:val="none" w:sz="0" w:space="0" w:color="auto"/>
        <w:left w:val="none" w:sz="0" w:space="0" w:color="auto"/>
        <w:bottom w:val="none" w:sz="0" w:space="0" w:color="auto"/>
        <w:right w:val="none" w:sz="0" w:space="0" w:color="auto"/>
      </w:divBdr>
    </w:div>
    <w:div w:id="1254633977">
      <w:bodyDiv w:val="1"/>
      <w:marLeft w:val="0"/>
      <w:marRight w:val="0"/>
      <w:marTop w:val="0"/>
      <w:marBottom w:val="0"/>
      <w:divBdr>
        <w:top w:val="none" w:sz="0" w:space="0" w:color="auto"/>
        <w:left w:val="none" w:sz="0" w:space="0" w:color="auto"/>
        <w:bottom w:val="none" w:sz="0" w:space="0" w:color="auto"/>
        <w:right w:val="none" w:sz="0" w:space="0" w:color="auto"/>
      </w:divBdr>
      <w:divsChild>
        <w:div w:id="325398853">
          <w:marLeft w:val="0"/>
          <w:marRight w:val="0"/>
          <w:marTop w:val="0"/>
          <w:marBottom w:val="0"/>
          <w:divBdr>
            <w:top w:val="none" w:sz="0" w:space="0" w:color="auto"/>
            <w:left w:val="none" w:sz="0" w:space="0" w:color="auto"/>
            <w:bottom w:val="none" w:sz="0" w:space="0" w:color="auto"/>
            <w:right w:val="none" w:sz="0" w:space="0" w:color="auto"/>
          </w:divBdr>
          <w:divsChild>
            <w:div w:id="840855263">
              <w:marLeft w:val="0"/>
              <w:marRight w:val="0"/>
              <w:marTop w:val="0"/>
              <w:marBottom w:val="0"/>
              <w:divBdr>
                <w:top w:val="none" w:sz="0" w:space="0" w:color="auto"/>
                <w:left w:val="none" w:sz="0" w:space="0" w:color="auto"/>
                <w:bottom w:val="none" w:sz="0" w:space="0" w:color="auto"/>
                <w:right w:val="none" w:sz="0" w:space="0" w:color="auto"/>
              </w:divBdr>
              <w:divsChild>
                <w:div w:id="1038311929">
                  <w:marLeft w:val="0"/>
                  <w:marRight w:val="0"/>
                  <w:marTop w:val="0"/>
                  <w:marBottom w:val="0"/>
                  <w:divBdr>
                    <w:top w:val="none" w:sz="0" w:space="0" w:color="auto"/>
                    <w:left w:val="none" w:sz="0" w:space="0" w:color="auto"/>
                    <w:bottom w:val="none" w:sz="0" w:space="0" w:color="auto"/>
                    <w:right w:val="none" w:sz="0" w:space="0" w:color="auto"/>
                  </w:divBdr>
                  <w:divsChild>
                    <w:div w:id="6901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5138">
      <w:bodyDiv w:val="1"/>
      <w:marLeft w:val="0"/>
      <w:marRight w:val="0"/>
      <w:marTop w:val="0"/>
      <w:marBottom w:val="0"/>
      <w:divBdr>
        <w:top w:val="none" w:sz="0" w:space="0" w:color="auto"/>
        <w:left w:val="none" w:sz="0" w:space="0" w:color="auto"/>
        <w:bottom w:val="none" w:sz="0" w:space="0" w:color="auto"/>
        <w:right w:val="none" w:sz="0" w:space="0" w:color="auto"/>
      </w:divBdr>
    </w:div>
    <w:div w:id="1257447054">
      <w:bodyDiv w:val="1"/>
      <w:marLeft w:val="0"/>
      <w:marRight w:val="0"/>
      <w:marTop w:val="0"/>
      <w:marBottom w:val="0"/>
      <w:divBdr>
        <w:top w:val="none" w:sz="0" w:space="0" w:color="auto"/>
        <w:left w:val="none" w:sz="0" w:space="0" w:color="auto"/>
        <w:bottom w:val="none" w:sz="0" w:space="0" w:color="auto"/>
        <w:right w:val="none" w:sz="0" w:space="0" w:color="auto"/>
      </w:divBdr>
      <w:divsChild>
        <w:div w:id="2013993961">
          <w:marLeft w:val="0"/>
          <w:marRight w:val="0"/>
          <w:marTop w:val="0"/>
          <w:marBottom w:val="0"/>
          <w:divBdr>
            <w:top w:val="none" w:sz="0" w:space="0" w:color="auto"/>
            <w:left w:val="none" w:sz="0" w:space="0" w:color="auto"/>
            <w:bottom w:val="none" w:sz="0" w:space="0" w:color="auto"/>
            <w:right w:val="none" w:sz="0" w:space="0" w:color="auto"/>
          </w:divBdr>
          <w:divsChild>
            <w:div w:id="1024096781">
              <w:marLeft w:val="0"/>
              <w:marRight w:val="0"/>
              <w:marTop w:val="0"/>
              <w:marBottom w:val="0"/>
              <w:divBdr>
                <w:top w:val="none" w:sz="0" w:space="0" w:color="auto"/>
                <w:left w:val="none" w:sz="0" w:space="0" w:color="auto"/>
                <w:bottom w:val="none" w:sz="0" w:space="0" w:color="auto"/>
                <w:right w:val="none" w:sz="0" w:space="0" w:color="auto"/>
              </w:divBdr>
              <w:divsChild>
                <w:div w:id="17962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6482">
      <w:bodyDiv w:val="1"/>
      <w:marLeft w:val="0"/>
      <w:marRight w:val="0"/>
      <w:marTop w:val="0"/>
      <w:marBottom w:val="0"/>
      <w:divBdr>
        <w:top w:val="none" w:sz="0" w:space="0" w:color="auto"/>
        <w:left w:val="none" w:sz="0" w:space="0" w:color="auto"/>
        <w:bottom w:val="none" w:sz="0" w:space="0" w:color="auto"/>
        <w:right w:val="none" w:sz="0" w:space="0" w:color="auto"/>
      </w:divBdr>
      <w:divsChild>
        <w:div w:id="1271276882">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sChild>
                <w:div w:id="15302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780">
      <w:bodyDiv w:val="1"/>
      <w:marLeft w:val="0"/>
      <w:marRight w:val="0"/>
      <w:marTop w:val="0"/>
      <w:marBottom w:val="0"/>
      <w:divBdr>
        <w:top w:val="none" w:sz="0" w:space="0" w:color="auto"/>
        <w:left w:val="none" w:sz="0" w:space="0" w:color="auto"/>
        <w:bottom w:val="none" w:sz="0" w:space="0" w:color="auto"/>
        <w:right w:val="none" w:sz="0" w:space="0" w:color="auto"/>
      </w:divBdr>
      <w:divsChild>
        <w:div w:id="2043169712">
          <w:marLeft w:val="0"/>
          <w:marRight w:val="0"/>
          <w:marTop w:val="0"/>
          <w:marBottom w:val="0"/>
          <w:divBdr>
            <w:top w:val="none" w:sz="0" w:space="0" w:color="auto"/>
            <w:left w:val="none" w:sz="0" w:space="0" w:color="auto"/>
            <w:bottom w:val="none" w:sz="0" w:space="0" w:color="auto"/>
            <w:right w:val="none" w:sz="0" w:space="0" w:color="auto"/>
          </w:divBdr>
          <w:divsChild>
            <w:div w:id="793981215">
              <w:marLeft w:val="0"/>
              <w:marRight w:val="0"/>
              <w:marTop w:val="0"/>
              <w:marBottom w:val="0"/>
              <w:divBdr>
                <w:top w:val="none" w:sz="0" w:space="0" w:color="auto"/>
                <w:left w:val="none" w:sz="0" w:space="0" w:color="auto"/>
                <w:bottom w:val="none" w:sz="0" w:space="0" w:color="auto"/>
                <w:right w:val="none" w:sz="0" w:space="0" w:color="auto"/>
              </w:divBdr>
              <w:divsChild>
                <w:div w:id="1896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4002">
      <w:bodyDiv w:val="1"/>
      <w:marLeft w:val="0"/>
      <w:marRight w:val="0"/>
      <w:marTop w:val="0"/>
      <w:marBottom w:val="0"/>
      <w:divBdr>
        <w:top w:val="none" w:sz="0" w:space="0" w:color="auto"/>
        <w:left w:val="none" w:sz="0" w:space="0" w:color="auto"/>
        <w:bottom w:val="none" w:sz="0" w:space="0" w:color="auto"/>
        <w:right w:val="none" w:sz="0" w:space="0" w:color="auto"/>
      </w:divBdr>
    </w:div>
    <w:div w:id="1265069925">
      <w:bodyDiv w:val="1"/>
      <w:marLeft w:val="0"/>
      <w:marRight w:val="0"/>
      <w:marTop w:val="0"/>
      <w:marBottom w:val="0"/>
      <w:divBdr>
        <w:top w:val="none" w:sz="0" w:space="0" w:color="auto"/>
        <w:left w:val="none" w:sz="0" w:space="0" w:color="auto"/>
        <w:bottom w:val="none" w:sz="0" w:space="0" w:color="auto"/>
        <w:right w:val="none" w:sz="0" w:space="0" w:color="auto"/>
      </w:divBdr>
    </w:div>
    <w:div w:id="1275210500">
      <w:bodyDiv w:val="1"/>
      <w:marLeft w:val="0"/>
      <w:marRight w:val="0"/>
      <w:marTop w:val="0"/>
      <w:marBottom w:val="0"/>
      <w:divBdr>
        <w:top w:val="none" w:sz="0" w:space="0" w:color="auto"/>
        <w:left w:val="none" w:sz="0" w:space="0" w:color="auto"/>
        <w:bottom w:val="none" w:sz="0" w:space="0" w:color="auto"/>
        <w:right w:val="none" w:sz="0" w:space="0" w:color="auto"/>
      </w:divBdr>
    </w:div>
    <w:div w:id="1278172127">
      <w:bodyDiv w:val="1"/>
      <w:marLeft w:val="0"/>
      <w:marRight w:val="0"/>
      <w:marTop w:val="0"/>
      <w:marBottom w:val="0"/>
      <w:divBdr>
        <w:top w:val="none" w:sz="0" w:space="0" w:color="auto"/>
        <w:left w:val="none" w:sz="0" w:space="0" w:color="auto"/>
        <w:bottom w:val="none" w:sz="0" w:space="0" w:color="auto"/>
        <w:right w:val="none" w:sz="0" w:space="0" w:color="auto"/>
      </w:divBdr>
      <w:divsChild>
        <w:div w:id="1343582108">
          <w:marLeft w:val="0"/>
          <w:marRight w:val="0"/>
          <w:marTop w:val="0"/>
          <w:marBottom w:val="0"/>
          <w:divBdr>
            <w:top w:val="none" w:sz="0" w:space="0" w:color="3D3D3D"/>
            <w:left w:val="none" w:sz="0" w:space="0" w:color="3D3D3D"/>
            <w:bottom w:val="none" w:sz="0" w:space="0" w:color="3D3D3D"/>
            <w:right w:val="none" w:sz="0" w:space="0" w:color="3D3D3D"/>
          </w:divBdr>
          <w:divsChild>
            <w:div w:id="20449018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279021265">
      <w:bodyDiv w:val="1"/>
      <w:marLeft w:val="0"/>
      <w:marRight w:val="0"/>
      <w:marTop w:val="0"/>
      <w:marBottom w:val="0"/>
      <w:divBdr>
        <w:top w:val="none" w:sz="0" w:space="0" w:color="auto"/>
        <w:left w:val="none" w:sz="0" w:space="0" w:color="auto"/>
        <w:bottom w:val="none" w:sz="0" w:space="0" w:color="auto"/>
        <w:right w:val="none" w:sz="0" w:space="0" w:color="auto"/>
      </w:divBdr>
    </w:div>
    <w:div w:id="1282414809">
      <w:bodyDiv w:val="1"/>
      <w:marLeft w:val="0"/>
      <w:marRight w:val="0"/>
      <w:marTop w:val="0"/>
      <w:marBottom w:val="0"/>
      <w:divBdr>
        <w:top w:val="none" w:sz="0" w:space="0" w:color="auto"/>
        <w:left w:val="none" w:sz="0" w:space="0" w:color="auto"/>
        <w:bottom w:val="none" w:sz="0" w:space="0" w:color="auto"/>
        <w:right w:val="none" w:sz="0" w:space="0" w:color="auto"/>
      </w:divBdr>
    </w:div>
    <w:div w:id="1282690475">
      <w:bodyDiv w:val="1"/>
      <w:marLeft w:val="0"/>
      <w:marRight w:val="0"/>
      <w:marTop w:val="0"/>
      <w:marBottom w:val="0"/>
      <w:divBdr>
        <w:top w:val="none" w:sz="0" w:space="0" w:color="auto"/>
        <w:left w:val="none" w:sz="0" w:space="0" w:color="auto"/>
        <w:bottom w:val="none" w:sz="0" w:space="0" w:color="auto"/>
        <w:right w:val="none" w:sz="0" w:space="0" w:color="auto"/>
      </w:divBdr>
      <w:divsChild>
        <w:div w:id="860338">
          <w:marLeft w:val="0"/>
          <w:marRight w:val="0"/>
          <w:marTop w:val="0"/>
          <w:marBottom w:val="0"/>
          <w:divBdr>
            <w:top w:val="none" w:sz="0" w:space="0" w:color="auto"/>
            <w:left w:val="none" w:sz="0" w:space="0" w:color="auto"/>
            <w:bottom w:val="none" w:sz="0" w:space="0" w:color="auto"/>
            <w:right w:val="none" w:sz="0" w:space="0" w:color="auto"/>
          </w:divBdr>
          <w:divsChild>
            <w:div w:id="238755662">
              <w:marLeft w:val="0"/>
              <w:marRight w:val="0"/>
              <w:marTop w:val="0"/>
              <w:marBottom w:val="0"/>
              <w:divBdr>
                <w:top w:val="none" w:sz="0" w:space="0" w:color="auto"/>
                <w:left w:val="none" w:sz="0" w:space="0" w:color="auto"/>
                <w:bottom w:val="none" w:sz="0" w:space="0" w:color="auto"/>
                <w:right w:val="none" w:sz="0" w:space="0" w:color="auto"/>
              </w:divBdr>
              <w:divsChild>
                <w:div w:id="377634023">
                  <w:marLeft w:val="0"/>
                  <w:marRight w:val="0"/>
                  <w:marTop w:val="0"/>
                  <w:marBottom w:val="0"/>
                  <w:divBdr>
                    <w:top w:val="none" w:sz="0" w:space="0" w:color="auto"/>
                    <w:left w:val="none" w:sz="0" w:space="0" w:color="auto"/>
                    <w:bottom w:val="none" w:sz="0" w:space="0" w:color="auto"/>
                    <w:right w:val="none" w:sz="0" w:space="0" w:color="auto"/>
                  </w:divBdr>
                  <w:divsChild>
                    <w:div w:id="848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7304">
      <w:bodyDiv w:val="1"/>
      <w:marLeft w:val="0"/>
      <w:marRight w:val="0"/>
      <w:marTop w:val="0"/>
      <w:marBottom w:val="0"/>
      <w:divBdr>
        <w:top w:val="none" w:sz="0" w:space="0" w:color="auto"/>
        <w:left w:val="none" w:sz="0" w:space="0" w:color="auto"/>
        <w:bottom w:val="none" w:sz="0" w:space="0" w:color="auto"/>
        <w:right w:val="none" w:sz="0" w:space="0" w:color="auto"/>
      </w:divBdr>
      <w:divsChild>
        <w:div w:id="2128429996">
          <w:marLeft w:val="0"/>
          <w:marRight w:val="0"/>
          <w:marTop w:val="0"/>
          <w:marBottom w:val="0"/>
          <w:divBdr>
            <w:top w:val="none" w:sz="0" w:space="0" w:color="auto"/>
            <w:left w:val="none" w:sz="0" w:space="0" w:color="auto"/>
            <w:bottom w:val="none" w:sz="0" w:space="0" w:color="auto"/>
            <w:right w:val="none" w:sz="0" w:space="0" w:color="auto"/>
          </w:divBdr>
          <w:divsChild>
            <w:div w:id="665329169">
              <w:marLeft w:val="0"/>
              <w:marRight w:val="0"/>
              <w:marTop w:val="0"/>
              <w:marBottom w:val="0"/>
              <w:divBdr>
                <w:top w:val="none" w:sz="0" w:space="0" w:color="auto"/>
                <w:left w:val="none" w:sz="0" w:space="0" w:color="auto"/>
                <w:bottom w:val="none" w:sz="0" w:space="0" w:color="auto"/>
                <w:right w:val="none" w:sz="0" w:space="0" w:color="auto"/>
              </w:divBdr>
              <w:divsChild>
                <w:div w:id="7552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9467">
      <w:bodyDiv w:val="1"/>
      <w:marLeft w:val="0"/>
      <w:marRight w:val="0"/>
      <w:marTop w:val="0"/>
      <w:marBottom w:val="0"/>
      <w:divBdr>
        <w:top w:val="none" w:sz="0" w:space="0" w:color="auto"/>
        <w:left w:val="none" w:sz="0" w:space="0" w:color="auto"/>
        <w:bottom w:val="none" w:sz="0" w:space="0" w:color="auto"/>
        <w:right w:val="none" w:sz="0" w:space="0" w:color="auto"/>
      </w:divBdr>
      <w:divsChild>
        <w:div w:id="305858716">
          <w:marLeft w:val="0"/>
          <w:marRight w:val="0"/>
          <w:marTop w:val="0"/>
          <w:marBottom w:val="0"/>
          <w:divBdr>
            <w:top w:val="none" w:sz="0" w:space="0" w:color="auto"/>
            <w:left w:val="none" w:sz="0" w:space="0" w:color="auto"/>
            <w:bottom w:val="none" w:sz="0" w:space="0" w:color="auto"/>
            <w:right w:val="none" w:sz="0" w:space="0" w:color="auto"/>
          </w:divBdr>
          <w:divsChild>
            <w:div w:id="243227922">
              <w:marLeft w:val="0"/>
              <w:marRight w:val="0"/>
              <w:marTop w:val="0"/>
              <w:marBottom w:val="0"/>
              <w:divBdr>
                <w:top w:val="none" w:sz="0" w:space="0" w:color="auto"/>
                <w:left w:val="none" w:sz="0" w:space="0" w:color="auto"/>
                <w:bottom w:val="none" w:sz="0" w:space="0" w:color="auto"/>
                <w:right w:val="none" w:sz="0" w:space="0" w:color="auto"/>
              </w:divBdr>
              <w:divsChild>
                <w:div w:id="3779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2981">
      <w:bodyDiv w:val="1"/>
      <w:marLeft w:val="0"/>
      <w:marRight w:val="0"/>
      <w:marTop w:val="0"/>
      <w:marBottom w:val="0"/>
      <w:divBdr>
        <w:top w:val="none" w:sz="0" w:space="0" w:color="auto"/>
        <w:left w:val="none" w:sz="0" w:space="0" w:color="auto"/>
        <w:bottom w:val="none" w:sz="0" w:space="0" w:color="auto"/>
        <w:right w:val="none" w:sz="0" w:space="0" w:color="auto"/>
      </w:divBdr>
      <w:divsChild>
        <w:div w:id="2141337589">
          <w:marLeft w:val="0"/>
          <w:marRight w:val="0"/>
          <w:marTop w:val="0"/>
          <w:marBottom w:val="0"/>
          <w:divBdr>
            <w:top w:val="none" w:sz="0" w:space="0" w:color="auto"/>
            <w:left w:val="none" w:sz="0" w:space="0" w:color="auto"/>
            <w:bottom w:val="none" w:sz="0" w:space="0" w:color="auto"/>
            <w:right w:val="none" w:sz="0" w:space="0" w:color="auto"/>
          </w:divBdr>
          <w:divsChild>
            <w:div w:id="1204097662">
              <w:marLeft w:val="0"/>
              <w:marRight w:val="0"/>
              <w:marTop w:val="0"/>
              <w:marBottom w:val="0"/>
              <w:divBdr>
                <w:top w:val="none" w:sz="0" w:space="0" w:color="auto"/>
                <w:left w:val="none" w:sz="0" w:space="0" w:color="auto"/>
                <w:bottom w:val="none" w:sz="0" w:space="0" w:color="auto"/>
                <w:right w:val="none" w:sz="0" w:space="0" w:color="auto"/>
              </w:divBdr>
              <w:divsChild>
                <w:div w:id="743065330">
                  <w:marLeft w:val="0"/>
                  <w:marRight w:val="0"/>
                  <w:marTop w:val="0"/>
                  <w:marBottom w:val="0"/>
                  <w:divBdr>
                    <w:top w:val="none" w:sz="0" w:space="0" w:color="auto"/>
                    <w:left w:val="none" w:sz="0" w:space="0" w:color="auto"/>
                    <w:bottom w:val="none" w:sz="0" w:space="0" w:color="auto"/>
                    <w:right w:val="none" w:sz="0" w:space="0" w:color="auto"/>
                  </w:divBdr>
                  <w:divsChild>
                    <w:div w:id="19986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96124">
      <w:bodyDiv w:val="1"/>
      <w:marLeft w:val="0"/>
      <w:marRight w:val="0"/>
      <w:marTop w:val="0"/>
      <w:marBottom w:val="0"/>
      <w:divBdr>
        <w:top w:val="none" w:sz="0" w:space="0" w:color="auto"/>
        <w:left w:val="none" w:sz="0" w:space="0" w:color="auto"/>
        <w:bottom w:val="none" w:sz="0" w:space="0" w:color="auto"/>
        <w:right w:val="none" w:sz="0" w:space="0" w:color="auto"/>
      </w:divBdr>
    </w:div>
    <w:div w:id="1301689169">
      <w:bodyDiv w:val="1"/>
      <w:marLeft w:val="0"/>
      <w:marRight w:val="0"/>
      <w:marTop w:val="0"/>
      <w:marBottom w:val="0"/>
      <w:divBdr>
        <w:top w:val="none" w:sz="0" w:space="0" w:color="auto"/>
        <w:left w:val="none" w:sz="0" w:space="0" w:color="auto"/>
        <w:bottom w:val="none" w:sz="0" w:space="0" w:color="auto"/>
        <w:right w:val="none" w:sz="0" w:space="0" w:color="auto"/>
      </w:divBdr>
    </w:div>
    <w:div w:id="1302271800">
      <w:bodyDiv w:val="1"/>
      <w:marLeft w:val="0"/>
      <w:marRight w:val="0"/>
      <w:marTop w:val="0"/>
      <w:marBottom w:val="0"/>
      <w:divBdr>
        <w:top w:val="none" w:sz="0" w:space="0" w:color="auto"/>
        <w:left w:val="none" w:sz="0" w:space="0" w:color="auto"/>
        <w:bottom w:val="none" w:sz="0" w:space="0" w:color="auto"/>
        <w:right w:val="none" w:sz="0" w:space="0" w:color="auto"/>
      </w:divBdr>
    </w:div>
    <w:div w:id="1306009018">
      <w:bodyDiv w:val="1"/>
      <w:marLeft w:val="0"/>
      <w:marRight w:val="0"/>
      <w:marTop w:val="0"/>
      <w:marBottom w:val="0"/>
      <w:divBdr>
        <w:top w:val="none" w:sz="0" w:space="0" w:color="auto"/>
        <w:left w:val="none" w:sz="0" w:space="0" w:color="auto"/>
        <w:bottom w:val="none" w:sz="0" w:space="0" w:color="auto"/>
        <w:right w:val="none" w:sz="0" w:space="0" w:color="auto"/>
      </w:divBdr>
    </w:div>
    <w:div w:id="1309170674">
      <w:bodyDiv w:val="1"/>
      <w:marLeft w:val="0"/>
      <w:marRight w:val="0"/>
      <w:marTop w:val="0"/>
      <w:marBottom w:val="0"/>
      <w:divBdr>
        <w:top w:val="none" w:sz="0" w:space="0" w:color="auto"/>
        <w:left w:val="none" w:sz="0" w:space="0" w:color="auto"/>
        <w:bottom w:val="none" w:sz="0" w:space="0" w:color="auto"/>
        <w:right w:val="none" w:sz="0" w:space="0" w:color="auto"/>
      </w:divBdr>
    </w:div>
    <w:div w:id="1310552169">
      <w:bodyDiv w:val="1"/>
      <w:marLeft w:val="0"/>
      <w:marRight w:val="0"/>
      <w:marTop w:val="0"/>
      <w:marBottom w:val="0"/>
      <w:divBdr>
        <w:top w:val="none" w:sz="0" w:space="0" w:color="auto"/>
        <w:left w:val="none" w:sz="0" w:space="0" w:color="auto"/>
        <w:bottom w:val="none" w:sz="0" w:space="0" w:color="auto"/>
        <w:right w:val="none" w:sz="0" w:space="0" w:color="auto"/>
      </w:divBdr>
    </w:div>
    <w:div w:id="1310742707">
      <w:bodyDiv w:val="1"/>
      <w:marLeft w:val="0"/>
      <w:marRight w:val="0"/>
      <w:marTop w:val="0"/>
      <w:marBottom w:val="0"/>
      <w:divBdr>
        <w:top w:val="none" w:sz="0" w:space="0" w:color="auto"/>
        <w:left w:val="none" w:sz="0" w:space="0" w:color="auto"/>
        <w:bottom w:val="none" w:sz="0" w:space="0" w:color="auto"/>
        <w:right w:val="none" w:sz="0" w:space="0" w:color="auto"/>
      </w:divBdr>
    </w:div>
    <w:div w:id="1313682568">
      <w:bodyDiv w:val="1"/>
      <w:marLeft w:val="0"/>
      <w:marRight w:val="0"/>
      <w:marTop w:val="0"/>
      <w:marBottom w:val="0"/>
      <w:divBdr>
        <w:top w:val="none" w:sz="0" w:space="0" w:color="auto"/>
        <w:left w:val="none" w:sz="0" w:space="0" w:color="auto"/>
        <w:bottom w:val="none" w:sz="0" w:space="0" w:color="auto"/>
        <w:right w:val="none" w:sz="0" w:space="0" w:color="auto"/>
      </w:divBdr>
      <w:divsChild>
        <w:div w:id="1756053310">
          <w:marLeft w:val="0"/>
          <w:marRight w:val="0"/>
          <w:marTop w:val="0"/>
          <w:marBottom w:val="0"/>
          <w:divBdr>
            <w:top w:val="none" w:sz="0" w:space="0" w:color="auto"/>
            <w:left w:val="none" w:sz="0" w:space="0" w:color="auto"/>
            <w:bottom w:val="none" w:sz="0" w:space="0" w:color="auto"/>
            <w:right w:val="none" w:sz="0" w:space="0" w:color="auto"/>
          </w:divBdr>
          <w:divsChild>
            <w:div w:id="1392073710">
              <w:marLeft w:val="0"/>
              <w:marRight w:val="0"/>
              <w:marTop w:val="0"/>
              <w:marBottom w:val="0"/>
              <w:divBdr>
                <w:top w:val="none" w:sz="0" w:space="0" w:color="auto"/>
                <w:left w:val="none" w:sz="0" w:space="0" w:color="auto"/>
                <w:bottom w:val="none" w:sz="0" w:space="0" w:color="auto"/>
                <w:right w:val="none" w:sz="0" w:space="0" w:color="auto"/>
              </w:divBdr>
              <w:divsChild>
                <w:div w:id="206186928">
                  <w:marLeft w:val="0"/>
                  <w:marRight w:val="0"/>
                  <w:marTop w:val="0"/>
                  <w:marBottom w:val="0"/>
                  <w:divBdr>
                    <w:top w:val="none" w:sz="0" w:space="0" w:color="auto"/>
                    <w:left w:val="none" w:sz="0" w:space="0" w:color="auto"/>
                    <w:bottom w:val="none" w:sz="0" w:space="0" w:color="auto"/>
                    <w:right w:val="none" w:sz="0" w:space="0" w:color="auto"/>
                  </w:divBdr>
                  <w:divsChild>
                    <w:div w:id="592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9088">
      <w:bodyDiv w:val="1"/>
      <w:marLeft w:val="0"/>
      <w:marRight w:val="0"/>
      <w:marTop w:val="0"/>
      <w:marBottom w:val="0"/>
      <w:divBdr>
        <w:top w:val="none" w:sz="0" w:space="0" w:color="auto"/>
        <w:left w:val="none" w:sz="0" w:space="0" w:color="auto"/>
        <w:bottom w:val="none" w:sz="0" w:space="0" w:color="auto"/>
        <w:right w:val="none" w:sz="0" w:space="0" w:color="auto"/>
      </w:divBdr>
    </w:div>
    <w:div w:id="1323850957">
      <w:bodyDiv w:val="1"/>
      <w:marLeft w:val="0"/>
      <w:marRight w:val="0"/>
      <w:marTop w:val="0"/>
      <w:marBottom w:val="0"/>
      <w:divBdr>
        <w:top w:val="none" w:sz="0" w:space="0" w:color="auto"/>
        <w:left w:val="none" w:sz="0" w:space="0" w:color="auto"/>
        <w:bottom w:val="none" w:sz="0" w:space="0" w:color="auto"/>
        <w:right w:val="none" w:sz="0" w:space="0" w:color="auto"/>
      </w:divBdr>
      <w:divsChild>
        <w:div w:id="937907445">
          <w:marLeft w:val="0"/>
          <w:marRight w:val="0"/>
          <w:marTop w:val="0"/>
          <w:marBottom w:val="0"/>
          <w:divBdr>
            <w:top w:val="none" w:sz="0" w:space="0" w:color="auto"/>
            <w:left w:val="none" w:sz="0" w:space="0" w:color="auto"/>
            <w:bottom w:val="none" w:sz="0" w:space="0" w:color="auto"/>
            <w:right w:val="none" w:sz="0" w:space="0" w:color="auto"/>
          </w:divBdr>
          <w:divsChild>
            <w:div w:id="2079134476">
              <w:marLeft w:val="0"/>
              <w:marRight w:val="0"/>
              <w:marTop w:val="0"/>
              <w:marBottom w:val="0"/>
              <w:divBdr>
                <w:top w:val="none" w:sz="0" w:space="0" w:color="auto"/>
                <w:left w:val="none" w:sz="0" w:space="0" w:color="auto"/>
                <w:bottom w:val="none" w:sz="0" w:space="0" w:color="auto"/>
                <w:right w:val="none" w:sz="0" w:space="0" w:color="auto"/>
              </w:divBdr>
              <w:divsChild>
                <w:div w:id="11697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28847">
      <w:bodyDiv w:val="1"/>
      <w:marLeft w:val="0"/>
      <w:marRight w:val="0"/>
      <w:marTop w:val="0"/>
      <w:marBottom w:val="0"/>
      <w:divBdr>
        <w:top w:val="none" w:sz="0" w:space="0" w:color="auto"/>
        <w:left w:val="none" w:sz="0" w:space="0" w:color="auto"/>
        <w:bottom w:val="none" w:sz="0" w:space="0" w:color="auto"/>
        <w:right w:val="none" w:sz="0" w:space="0" w:color="auto"/>
      </w:divBdr>
      <w:divsChild>
        <w:div w:id="10105676">
          <w:marLeft w:val="0"/>
          <w:marRight w:val="0"/>
          <w:marTop w:val="0"/>
          <w:marBottom w:val="0"/>
          <w:divBdr>
            <w:top w:val="none" w:sz="0" w:space="0" w:color="auto"/>
            <w:left w:val="none" w:sz="0" w:space="0" w:color="auto"/>
            <w:bottom w:val="none" w:sz="0" w:space="0" w:color="auto"/>
            <w:right w:val="none" w:sz="0" w:space="0" w:color="auto"/>
          </w:divBdr>
          <w:divsChild>
            <w:div w:id="1502427183">
              <w:marLeft w:val="0"/>
              <w:marRight w:val="0"/>
              <w:marTop w:val="0"/>
              <w:marBottom w:val="0"/>
              <w:divBdr>
                <w:top w:val="none" w:sz="0" w:space="0" w:color="auto"/>
                <w:left w:val="none" w:sz="0" w:space="0" w:color="auto"/>
                <w:bottom w:val="none" w:sz="0" w:space="0" w:color="auto"/>
                <w:right w:val="none" w:sz="0" w:space="0" w:color="auto"/>
              </w:divBdr>
              <w:divsChild>
                <w:div w:id="327638041">
                  <w:marLeft w:val="0"/>
                  <w:marRight w:val="0"/>
                  <w:marTop w:val="0"/>
                  <w:marBottom w:val="0"/>
                  <w:divBdr>
                    <w:top w:val="none" w:sz="0" w:space="0" w:color="auto"/>
                    <w:left w:val="none" w:sz="0" w:space="0" w:color="auto"/>
                    <w:bottom w:val="none" w:sz="0" w:space="0" w:color="auto"/>
                    <w:right w:val="none" w:sz="0" w:space="0" w:color="auto"/>
                  </w:divBdr>
                  <w:divsChild>
                    <w:div w:id="1101991047">
                      <w:marLeft w:val="0"/>
                      <w:marRight w:val="0"/>
                      <w:marTop w:val="0"/>
                      <w:marBottom w:val="0"/>
                      <w:divBdr>
                        <w:top w:val="none" w:sz="0" w:space="0" w:color="auto"/>
                        <w:left w:val="none" w:sz="0" w:space="0" w:color="auto"/>
                        <w:bottom w:val="none" w:sz="0" w:space="0" w:color="auto"/>
                        <w:right w:val="none" w:sz="0" w:space="0" w:color="auto"/>
                      </w:divBdr>
                      <w:divsChild>
                        <w:div w:id="1094938477">
                          <w:marLeft w:val="0"/>
                          <w:marRight w:val="0"/>
                          <w:marTop w:val="0"/>
                          <w:marBottom w:val="0"/>
                          <w:divBdr>
                            <w:top w:val="none" w:sz="0" w:space="0" w:color="auto"/>
                            <w:left w:val="none" w:sz="0" w:space="0" w:color="auto"/>
                            <w:bottom w:val="none" w:sz="0" w:space="0" w:color="auto"/>
                            <w:right w:val="none" w:sz="0" w:space="0" w:color="auto"/>
                          </w:divBdr>
                          <w:divsChild>
                            <w:div w:id="1195079213">
                              <w:marLeft w:val="0"/>
                              <w:marRight w:val="0"/>
                              <w:marTop w:val="60"/>
                              <w:marBottom w:val="300"/>
                              <w:divBdr>
                                <w:top w:val="none" w:sz="0" w:space="0" w:color="auto"/>
                                <w:left w:val="none" w:sz="0" w:space="0" w:color="auto"/>
                                <w:bottom w:val="none" w:sz="0" w:space="0" w:color="auto"/>
                                <w:right w:val="none" w:sz="0" w:space="0" w:color="auto"/>
                              </w:divBdr>
                              <w:divsChild>
                                <w:div w:id="338125536">
                                  <w:marLeft w:val="0"/>
                                  <w:marRight w:val="0"/>
                                  <w:marTop w:val="0"/>
                                  <w:marBottom w:val="0"/>
                                  <w:divBdr>
                                    <w:top w:val="none" w:sz="0" w:space="0" w:color="auto"/>
                                    <w:left w:val="none" w:sz="0" w:space="0" w:color="auto"/>
                                    <w:bottom w:val="none" w:sz="0" w:space="0" w:color="auto"/>
                                    <w:right w:val="none" w:sz="0" w:space="0" w:color="auto"/>
                                  </w:divBdr>
                                  <w:divsChild>
                                    <w:div w:id="1894732559">
                                      <w:marLeft w:val="0"/>
                                      <w:marRight w:val="0"/>
                                      <w:marTop w:val="0"/>
                                      <w:marBottom w:val="0"/>
                                      <w:divBdr>
                                        <w:top w:val="none" w:sz="0" w:space="0" w:color="auto"/>
                                        <w:left w:val="none" w:sz="0" w:space="0" w:color="auto"/>
                                        <w:bottom w:val="none" w:sz="0" w:space="0" w:color="auto"/>
                                        <w:right w:val="none" w:sz="0" w:space="0" w:color="auto"/>
                                      </w:divBdr>
                                      <w:divsChild>
                                        <w:div w:id="1010791852">
                                          <w:marLeft w:val="0"/>
                                          <w:marRight w:val="0"/>
                                          <w:marTop w:val="0"/>
                                          <w:marBottom w:val="0"/>
                                          <w:divBdr>
                                            <w:top w:val="none" w:sz="0" w:space="0" w:color="auto"/>
                                            <w:left w:val="none" w:sz="0" w:space="0" w:color="auto"/>
                                            <w:bottom w:val="none" w:sz="0" w:space="0" w:color="auto"/>
                                            <w:right w:val="none" w:sz="0" w:space="0" w:color="auto"/>
                                          </w:divBdr>
                                          <w:divsChild>
                                            <w:div w:id="1131284092">
                                              <w:marLeft w:val="0"/>
                                              <w:marRight w:val="0"/>
                                              <w:marTop w:val="0"/>
                                              <w:marBottom w:val="0"/>
                                              <w:divBdr>
                                                <w:top w:val="none" w:sz="0" w:space="0" w:color="auto"/>
                                                <w:left w:val="none" w:sz="0" w:space="0" w:color="auto"/>
                                                <w:bottom w:val="none" w:sz="0" w:space="0" w:color="auto"/>
                                                <w:right w:val="none" w:sz="0" w:space="0" w:color="auto"/>
                                              </w:divBdr>
                                              <w:divsChild>
                                                <w:div w:id="1481312099">
                                                  <w:marLeft w:val="0"/>
                                                  <w:marRight w:val="0"/>
                                                  <w:marTop w:val="0"/>
                                                  <w:marBottom w:val="0"/>
                                                  <w:divBdr>
                                                    <w:top w:val="none" w:sz="0" w:space="0" w:color="auto"/>
                                                    <w:left w:val="none" w:sz="0" w:space="0" w:color="auto"/>
                                                    <w:bottom w:val="none" w:sz="0" w:space="0" w:color="auto"/>
                                                    <w:right w:val="none" w:sz="0" w:space="0" w:color="auto"/>
                                                  </w:divBdr>
                                                  <w:divsChild>
                                                    <w:div w:id="1595552053">
                                                      <w:marLeft w:val="0"/>
                                                      <w:marRight w:val="0"/>
                                                      <w:marTop w:val="0"/>
                                                      <w:marBottom w:val="0"/>
                                                      <w:divBdr>
                                                        <w:top w:val="none" w:sz="0" w:space="0" w:color="auto"/>
                                                        <w:left w:val="none" w:sz="0" w:space="0" w:color="auto"/>
                                                        <w:bottom w:val="none" w:sz="0" w:space="0" w:color="auto"/>
                                                        <w:right w:val="none" w:sz="0" w:space="0" w:color="auto"/>
                                                      </w:divBdr>
                                                      <w:divsChild>
                                                        <w:div w:id="6337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3700">
                                                  <w:marLeft w:val="0"/>
                                                  <w:marRight w:val="0"/>
                                                  <w:marTop w:val="0"/>
                                                  <w:marBottom w:val="0"/>
                                                  <w:divBdr>
                                                    <w:top w:val="none" w:sz="0" w:space="0" w:color="auto"/>
                                                    <w:left w:val="none" w:sz="0" w:space="0" w:color="auto"/>
                                                    <w:bottom w:val="none" w:sz="0" w:space="0" w:color="auto"/>
                                                    <w:right w:val="none" w:sz="0" w:space="0" w:color="auto"/>
                                                  </w:divBdr>
                                                  <w:divsChild>
                                                    <w:div w:id="1244604483">
                                                      <w:marLeft w:val="0"/>
                                                      <w:marRight w:val="0"/>
                                                      <w:marTop w:val="0"/>
                                                      <w:marBottom w:val="0"/>
                                                      <w:divBdr>
                                                        <w:top w:val="none" w:sz="0" w:space="0" w:color="auto"/>
                                                        <w:left w:val="none" w:sz="0" w:space="0" w:color="auto"/>
                                                        <w:bottom w:val="none" w:sz="0" w:space="0" w:color="auto"/>
                                                        <w:right w:val="none" w:sz="0" w:space="0" w:color="auto"/>
                                                      </w:divBdr>
                                                      <w:divsChild>
                                                        <w:div w:id="18663644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709840">
          <w:marLeft w:val="0"/>
          <w:marRight w:val="0"/>
          <w:marTop w:val="0"/>
          <w:marBottom w:val="0"/>
          <w:divBdr>
            <w:top w:val="none" w:sz="0" w:space="0" w:color="auto"/>
            <w:left w:val="none" w:sz="0" w:space="0" w:color="auto"/>
            <w:bottom w:val="none" w:sz="0" w:space="0" w:color="auto"/>
            <w:right w:val="none" w:sz="0" w:space="0" w:color="auto"/>
          </w:divBdr>
          <w:divsChild>
            <w:div w:id="1341928417">
              <w:marLeft w:val="0"/>
              <w:marRight w:val="0"/>
              <w:marTop w:val="0"/>
              <w:marBottom w:val="0"/>
              <w:divBdr>
                <w:top w:val="none" w:sz="0" w:space="0" w:color="auto"/>
                <w:left w:val="none" w:sz="0" w:space="0" w:color="auto"/>
                <w:bottom w:val="none" w:sz="0" w:space="0" w:color="auto"/>
                <w:right w:val="none" w:sz="0" w:space="0" w:color="auto"/>
              </w:divBdr>
              <w:divsChild>
                <w:div w:id="363795619">
                  <w:marLeft w:val="0"/>
                  <w:marRight w:val="0"/>
                  <w:marTop w:val="0"/>
                  <w:marBottom w:val="0"/>
                  <w:divBdr>
                    <w:top w:val="none" w:sz="0" w:space="0" w:color="auto"/>
                    <w:left w:val="none" w:sz="0" w:space="0" w:color="auto"/>
                    <w:bottom w:val="none" w:sz="0" w:space="0" w:color="auto"/>
                    <w:right w:val="none" w:sz="0" w:space="0" w:color="auto"/>
                  </w:divBdr>
                  <w:divsChild>
                    <w:div w:id="1881354300">
                      <w:marLeft w:val="0"/>
                      <w:marRight w:val="0"/>
                      <w:marTop w:val="0"/>
                      <w:marBottom w:val="0"/>
                      <w:divBdr>
                        <w:top w:val="none" w:sz="0" w:space="0" w:color="auto"/>
                        <w:left w:val="none" w:sz="0" w:space="0" w:color="auto"/>
                        <w:bottom w:val="none" w:sz="0" w:space="0" w:color="auto"/>
                        <w:right w:val="none" w:sz="0" w:space="0" w:color="auto"/>
                      </w:divBdr>
                      <w:divsChild>
                        <w:div w:id="1596741641">
                          <w:marLeft w:val="0"/>
                          <w:marRight w:val="0"/>
                          <w:marTop w:val="0"/>
                          <w:marBottom w:val="0"/>
                          <w:divBdr>
                            <w:top w:val="none" w:sz="0" w:space="0" w:color="auto"/>
                            <w:left w:val="none" w:sz="0" w:space="0" w:color="auto"/>
                            <w:bottom w:val="none" w:sz="0" w:space="0" w:color="auto"/>
                            <w:right w:val="none" w:sz="0" w:space="0" w:color="auto"/>
                          </w:divBdr>
                          <w:divsChild>
                            <w:div w:id="1675953268">
                              <w:marLeft w:val="0"/>
                              <w:marRight w:val="0"/>
                              <w:marTop w:val="0"/>
                              <w:marBottom w:val="0"/>
                              <w:divBdr>
                                <w:top w:val="none" w:sz="0" w:space="0" w:color="auto"/>
                                <w:left w:val="none" w:sz="0" w:space="0" w:color="auto"/>
                                <w:bottom w:val="none" w:sz="0" w:space="0" w:color="auto"/>
                                <w:right w:val="none" w:sz="0" w:space="0" w:color="auto"/>
                              </w:divBdr>
                              <w:divsChild>
                                <w:div w:id="639962185">
                                  <w:marLeft w:val="0"/>
                                  <w:marRight w:val="0"/>
                                  <w:marTop w:val="0"/>
                                  <w:marBottom w:val="0"/>
                                  <w:divBdr>
                                    <w:top w:val="none" w:sz="0" w:space="0" w:color="auto"/>
                                    <w:left w:val="none" w:sz="0" w:space="0" w:color="auto"/>
                                    <w:bottom w:val="none" w:sz="0" w:space="0" w:color="auto"/>
                                    <w:right w:val="none" w:sz="0" w:space="0" w:color="auto"/>
                                  </w:divBdr>
                                  <w:divsChild>
                                    <w:div w:id="608778315">
                                      <w:marLeft w:val="0"/>
                                      <w:marRight w:val="0"/>
                                      <w:marTop w:val="0"/>
                                      <w:marBottom w:val="0"/>
                                      <w:divBdr>
                                        <w:top w:val="none" w:sz="0" w:space="0" w:color="auto"/>
                                        <w:left w:val="none" w:sz="0" w:space="0" w:color="auto"/>
                                        <w:bottom w:val="none" w:sz="0" w:space="0" w:color="auto"/>
                                        <w:right w:val="none" w:sz="0" w:space="0" w:color="auto"/>
                                      </w:divBdr>
                                      <w:divsChild>
                                        <w:div w:id="450831580">
                                          <w:marLeft w:val="0"/>
                                          <w:marRight w:val="0"/>
                                          <w:marTop w:val="0"/>
                                          <w:marBottom w:val="0"/>
                                          <w:divBdr>
                                            <w:top w:val="none" w:sz="0" w:space="0" w:color="auto"/>
                                            <w:left w:val="none" w:sz="0" w:space="0" w:color="auto"/>
                                            <w:bottom w:val="none" w:sz="0" w:space="0" w:color="auto"/>
                                            <w:right w:val="none" w:sz="0" w:space="0" w:color="auto"/>
                                          </w:divBdr>
                                          <w:divsChild>
                                            <w:div w:id="576939343">
                                              <w:marLeft w:val="0"/>
                                              <w:marRight w:val="0"/>
                                              <w:marTop w:val="0"/>
                                              <w:marBottom w:val="0"/>
                                              <w:divBdr>
                                                <w:top w:val="none" w:sz="0" w:space="0" w:color="auto"/>
                                                <w:left w:val="none" w:sz="0" w:space="0" w:color="auto"/>
                                                <w:bottom w:val="none" w:sz="0" w:space="0" w:color="auto"/>
                                                <w:right w:val="none" w:sz="0" w:space="0" w:color="auto"/>
                                              </w:divBdr>
                                              <w:divsChild>
                                                <w:div w:id="2089690793">
                                                  <w:marLeft w:val="0"/>
                                                  <w:marRight w:val="0"/>
                                                  <w:marTop w:val="0"/>
                                                  <w:marBottom w:val="0"/>
                                                  <w:divBdr>
                                                    <w:top w:val="none" w:sz="0" w:space="0" w:color="auto"/>
                                                    <w:left w:val="none" w:sz="0" w:space="0" w:color="auto"/>
                                                    <w:bottom w:val="none" w:sz="0" w:space="0" w:color="auto"/>
                                                    <w:right w:val="none" w:sz="0" w:space="0" w:color="auto"/>
                                                  </w:divBdr>
                                                  <w:divsChild>
                                                    <w:div w:id="2146195152">
                                                      <w:marLeft w:val="0"/>
                                                      <w:marRight w:val="0"/>
                                                      <w:marTop w:val="0"/>
                                                      <w:marBottom w:val="0"/>
                                                      <w:divBdr>
                                                        <w:top w:val="none" w:sz="0" w:space="0" w:color="auto"/>
                                                        <w:left w:val="none" w:sz="0" w:space="0" w:color="auto"/>
                                                        <w:bottom w:val="none" w:sz="0" w:space="0" w:color="auto"/>
                                                        <w:right w:val="none" w:sz="0" w:space="0" w:color="auto"/>
                                                      </w:divBdr>
                                                      <w:divsChild>
                                                        <w:div w:id="1155073948">
                                                          <w:marLeft w:val="0"/>
                                                          <w:marRight w:val="0"/>
                                                          <w:marTop w:val="0"/>
                                                          <w:marBottom w:val="0"/>
                                                          <w:divBdr>
                                                            <w:top w:val="none" w:sz="0" w:space="0" w:color="auto"/>
                                                            <w:left w:val="none" w:sz="0" w:space="0" w:color="auto"/>
                                                            <w:bottom w:val="none" w:sz="0" w:space="0" w:color="auto"/>
                                                            <w:right w:val="none" w:sz="0" w:space="0" w:color="auto"/>
                                                          </w:divBdr>
                                                          <w:divsChild>
                                                            <w:div w:id="1595894496">
                                                              <w:marLeft w:val="0"/>
                                                              <w:marRight w:val="0"/>
                                                              <w:marTop w:val="0"/>
                                                              <w:marBottom w:val="0"/>
                                                              <w:divBdr>
                                                                <w:top w:val="none" w:sz="0" w:space="0" w:color="auto"/>
                                                                <w:left w:val="none" w:sz="0" w:space="0" w:color="auto"/>
                                                                <w:bottom w:val="none" w:sz="0" w:space="0" w:color="auto"/>
                                                                <w:right w:val="none" w:sz="0" w:space="0" w:color="auto"/>
                                                              </w:divBdr>
                                                              <w:divsChild>
                                                                <w:div w:id="1930386241">
                                                                  <w:marLeft w:val="0"/>
                                                                  <w:marRight w:val="0"/>
                                                                  <w:marTop w:val="0"/>
                                                                  <w:marBottom w:val="0"/>
                                                                  <w:divBdr>
                                                                    <w:top w:val="none" w:sz="0" w:space="0" w:color="auto"/>
                                                                    <w:left w:val="none" w:sz="0" w:space="0" w:color="auto"/>
                                                                    <w:bottom w:val="none" w:sz="0" w:space="0" w:color="auto"/>
                                                                    <w:right w:val="none" w:sz="0" w:space="0" w:color="auto"/>
                                                                  </w:divBdr>
                                                                  <w:divsChild>
                                                                    <w:div w:id="192691287">
                                                                      <w:marLeft w:val="0"/>
                                                                      <w:marRight w:val="0"/>
                                                                      <w:marTop w:val="0"/>
                                                                      <w:marBottom w:val="0"/>
                                                                      <w:divBdr>
                                                                        <w:top w:val="none" w:sz="0" w:space="0" w:color="auto"/>
                                                                        <w:left w:val="none" w:sz="0" w:space="0" w:color="auto"/>
                                                                        <w:bottom w:val="none" w:sz="0" w:space="0" w:color="auto"/>
                                                                        <w:right w:val="none" w:sz="0" w:space="0" w:color="auto"/>
                                                                      </w:divBdr>
                                                                      <w:divsChild>
                                                                        <w:div w:id="1694845464">
                                                                          <w:marLeft w:val="0"/>
                                                                          <w:marRight w:val="0"/>
                                                                          <w:marTop w:val="0"/>
                                                                          <w:marBottom w:val="0"/>
                                                                          <w:divBdr>
                                                                            <w:top w:val="none" w:sz="0" w:space="0" w:color="auto"/>
                                                                            <w:left w:val="none" w:sz="0" w:space="0" w:color="auto"/>
                                                                            <w:bottom w:val="none" w:sz="0" w:space="0" w:color="auto"/>
                                                                            <w:right w:val="none" w:sz="0" w:space="0" w:color="auto"/>
                                                                          </w:divBdr>
                                                                          <w:divsChild>
                                                                            <w:div w:id="2080057259">
                                                                              <w:marLeft w:val="0"/>
                                                                              <w:marRight w:val="0"/>
                                                                              <w:marTop w:val="0"/>
                                                                              <w:marBottom w:val="0"/>
                                                                              <w:divBdr>
                                                                                <w:top w:val="none" w:sz="0" w:space="0" w:color="auto"/>
                                                                                <w:left w:val="none" w:sz="0" w:space="0" w:color="auto"/>
                                                                                <w:bottom w:val="none" w:sz="0" w:space="0" w:color="auto"/>
                                                                                <w:right w:val="none" w:sz="0" w:space="0" w:color="auto"/>
                                                                              </w:divBdr>
                                                                              <w:divsChild>
                                                                                <w:div w:id="780415610">
                                                                                  <w:marLeft w:val="0"/>
                                                                                  <w:marRight w:val="0"/>
                                                                                  <w:marTop w:val="0"/>
                                                                                  <w:marBottom w:val="0"/>
                                                                                  <w:divBdr>
                                                                                    <w:top w:val="none" w:sz="0" w:space="0" w:color="auto"/>
                                                                                    <w:left w:val="none" w:sz="0" w:space="0" w:color="auto"/>
                                                                                    <w:bottom w:val="none" w:sz="0" w:space="0" w:color="auto"/>
                                                                                    <w:right w:val="none" w:sz="0" w:space="0" w:color="auto"/>
                                                                                  </w:divBdr>
                                                                                  <w:divsChild>
                                                                                    <w:div w:id="1019507167">
                                                                                      <w:marLeft w:val="0"/>
                                                                                      <w:marRight w:val="0"/>
                                                                                      <w:marTop w:val="0"/>
                                                                                      <w:marBottom w:val="0"/>
                                                                                      <w:divBdr>
                                                                                        <w:top w:val="none" w:sz="0" w:space="0" w:color="auto"/>
                                                                                        <w:left w:val="none" w:sz="0" w:space="0" w:color="auto"/>
                                                                                        <w:bottom w:val="none" w:sz="0" w:space="0" w:color="auto"/>
                                                                                        <w:right w:val="none" w:sz="0" w:space="0" w:color="auto"/>
                                                                                      </w:divBdr>
                                                                                      <w:divsChild>
                                                                                        <w:div w:id="515583638">
                                                                                          <w:marLeft w:val="0"/>
                                                                                          <w:marRight w:val="0"/>
                                                                                          <w:marTop w:val="0"/>
                                                                                          <w:marBottom w:val="0"/>
                                                                                          <w:divBdr>
                                                                                            <w:top w:val="none" w:sz="0" w:space="0" w:color="auto"/>
                                                                                            <w:left w:val="none" w:sz="0" w:space="0" w:color="auto"/>
                                                                                            <w:bottom w:val="none" w:sz="0" w:space="0" w:color="auto"/>
                                                                                            <w:right w:val="none" w:sz="0" w:space="0" w:color="auto"/>
                                                                                          </w:divBdr>
                                                                                          <w:divsChild>
                                                                                            <w:div w:id="701781319">
                                                                                              <w:marLeft w:val="0"/>
                                                                                              <w:marRight w:val="0"/>
                                                                                              <w:marTop w:val="0"/>
                                                                                              <w:marBottom w:val="0"/>
                                                                                              <w:divBdr>
                                                                                                <w:top w:val="none" w:sz="0" w:space="0" w:color="auto"/>
                                                                                                <w:left w:val="none" w:sz="0" w:space="0" w:color="auto"/>
                                                                                                <w:bottom w:val="none" w:sz="0" w:space="0" w:color="auto"/>
                                                                                                <w:right w:val="none" w:sz="0" w:space="0" w:color="auto"/>
                                                                                              </w:divBdr>
                                                                                              <w:divsChild>
                                                                                                <w:div w:id="803350628">
                                                                                                  <w:marLeft w:val="0"/>
                                                                                                  <w:marRight w:val="0"/>
                                                                                                  <w:marTop w:val="0"/>
                                                                                                  <w:marBottom w:val="0"/>
                                                                                                  <w:divBdr>
                                                                                                    <w:top w:val="none" w:sz="0" w:space="0" w:color="auto"/>
                                                                                                    <w:left w:val="none" w:sz="0" w:space="0" w:color="auto"/>
                                                                                                    <w:bottom w:val="none" w:sz="0" w:space="0" w:color="auto"/>
                                                                                                    <w:right w:val="none" w:sz="0" w:space="0" w:color="auto"/>
                                                                                                  </w:divBdr>
                                                                                                  <w:divsChild>
                                                                                                    <w:div w:id="303707224">
                                                                                                      <w:marLeft w:val="0"/>
                                                                                                      <w:marRight w:val="0"/>
                                                                                                      <w:marTop w:val="0"/>
                                                                                                      <w:marBottom w:val="0"/>
                                                                                                      <w:divBdr>
                                                                                                        <w:top w:val="none" w:sz="0" w:space="0" w:color="auto"/>
                                                                                                        <w:left w:val="none" w:sz="0" w:space="0" w:color="auto"/>
                                                                                                        <w:bottom w:val="none" w:sz="0" w:space="0" w:color="auto"/>
                                                                                                        <w:right w:val="none" w:sz="0" w:space="0" w:color="auto"/>
                                                                                                      </w:divBdr>
                                                                                                      <w:divsChild>
                                                                                                        <w:div w:id="1035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8901648">
      <w:bodyDiv w:val="1"/>
      <w:marLeft w:val="0"/>
      <w:marRight w:val="0"/>
      <w:marTop w:val="0"/>
      <w:marBottom w:val="0"/>
      <w:divBdr>
        <w:top w:val="none" w:sz="0" w:space="0" w:color="auto"/>
        <w:left w:val="none" w:sz="0" w:space="0" w:color="auto"/>
        <w:bottom w:val="none" w:sz="0" w:space="0" w:color="auto"/>
        <w:right w:val="none" w:sz="0" w:space="0" w:color="auto"/>
      </w:divBdr>
      <w:divsChild>
        <w:div w:id="1538199822">
          <w:marLeft w:val="0"/>
          <w:marRight w:val="0"/>
          <w:marTop w:val="0"/>
          <w:marBottom w:val="0"/>
          <w:divBdr>
            <w:top w:val="none" w:sz="0" w:space="0" w:color="auto"/>
            <w:left w:val="none" w:sz="0" w:space="0" w:color="auto"/>
            <w:bottom w:val="none" w:sz="0" w:space="0" w:color="auto"/>
            <w:right w:val="none" w:sz="0" w:space="0" w:color="auto"/>
          </w:divBdr>
          <w:divsChild>
            <w:div w:id="2032148888">
              <w:marLeft w:val="0"/>
              <w:marRight w:val="0"/>
              <w:marTop w:val="0"/>
              <w:marBottom w:val="0"/>
              <w:divBdr>
                <w:top w:val="none" w:sz="0" w:space="0" w:color="auto"/>
                <w:left w:val="none" w:sz="0" w:space="0" w:color="auto"/>
                <w:bottom w:val="none" w:sz="0" w:space="0" w:color="auto"/>
                <w:right w:val="none" w:sz="0" w:space="0" w:color="auto"/>
              </w:divBdr>
              <w:divsChild>
                <w:div w:id="214703129">
                  <w:marLeft w:val="0"/>
                  <w:marRight w:val="0"/>
                  <w:marTop w:val="0"/>
                  <w:marBottom w:val="0"/>
                  <w:divBdr>
                    <w:top w:val="none" w:sz="0" w:space="0" w:color="auto"/>
                    <w:left w:val="none" w:sz="0" w:space="0" w:color="auto"/>
                    <w:bottom w:val="none" w:sz="0" w:space="0" w:color="auto"/>
                    <w:right w:val="none" w:sz="0" w:space="0" w:color="auto"/>
                  </w:divBdr>
                  <w:divsChild>
                    <w:div w:id="4157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019011">
      <w:bodyDiv w:val="1"/>
      <w:marLeft w:val="0"/>
      <w:marRight w:val="0"/>
      <w:marTop w:val="0"/>
      <w:marBottom w:val="0"/>
      <w:divBdr>
        <w:top w:val="none" w:sz="0" w:space="0" w:color="auto"/>
        <w:left w:val="none" w:sz="0" w:space="0" w:color="auto"/>
        <w:bottom w:val="none" w:sz="0" w:space="0" w:color="auto"/>
        <w:right w:val="none" w:sz="0" w:space="0" w:color="auto"/>
      </w:divBdr>
    </w:div>
    <w:div w:id="1333341282">
      <w:bodyDiv w:val="1"/>
      <w:marLeft w:val="0"/>
      <w:marRight w:val="0"/>
      <w:marTop w:val="0"/>
      <w:marBottom w:val="0"/>
      <w:divBdr>
        <w:top w:val="none" w:sz="0" w:space="0" w:color="auto"/>
        <w:left w:val="none" w:sz="0" w:space="0" w:color="auto"/>
        <w:bottom w:val="none" w:sz="0" w:space="0" w:color="auto"/>
        <w:right w:val="none" w:sz="0" w:space="0" w:color="auto"/>
      </w:divBdr>
      <w:divsChild>
        <w:div w:id="1045330977">
          <w:marLeft w:val="0"/>
          <w:marRight w:val="0"/>
          <w:marTop w:val="0"/>
          <w:marBottom w:val="0"/>
          <w:divBdr>
            <w:top w:val="none" w:sz="0" w:space="0" w:color="auto"/>
            <w:left w:val="none" w:sz="0" w:space="0" w:color="auto"/>
            <w:bottom w:val="none" w:sz="0" w:space="0" w:color="auto"/>
            <w:right w:val="none" w:sz="0" w:space="0" w:color="auto"/>
          </w:divBdr>
        </w:div>
        <w:div w:id="944457709">
          <w:marLeft w:val="0"/>
          <w:marRight w:val="0"/>
          <w:marTop w:val="0"/>
          <w:marBottom w:val="0"/>
          <w:divBdr>
            <w:top w:val="none" w:sz="0" w:space="0" w:color="auto"/>
            <w:left w:val="none" w:sz="0" w:space="0" w:color="auto"/>
            <w:bottom w:val="none" w:sz="0" w:space="0" w:color="auto"/>
            <w:right w:val="none" w:sz="0" w:space="0" w:color="auto"/>
          </w:divBdr>
        </w:div>
        <w:div w:id="1611088383">
          <w:marLeft w:val="0"/>
          <w:marRight w:val="0"/>
          <w:marTop w:val="0"/>
          <w:marBottom w:val="0"/>
          <w:divBdr>
            <w:top w:val="none" w:sz="0" w:space="0" w:color="auto"/>
            <w:left w:val="none" w:sz="0" w:space="0" w:color="auto"/>
            <w:bottom w:val="none" w:sz="0" w:space="0" w:color="auto"/>
            <w:right w:val="none" w:sz="0" w:space="0" w:color="auto"/>
          </w:divBdr>
        </w:div>
        <w:div w:id="1640844642">
          <w:marLeft w:val="0"/>
          <w:marRight w:val="0"/>
          <w:marTop w:val="0"/>
          <w:marBottom w:val="0"/>
          <w:divBdr>
            <w:top w:val="none" w:sz="0" w:space="0" w:color="auto"/>
            <w:left w:val="none" w:sz="0" w:space="0" w:color="auto"/>
            <w:bottom w:val="none" w:sz="0" w:space="0" w:color="auto"/>
            <w:right w:val="none" w:sz="0" w:space="0" w:color="auto"/>
          </w:divBdr>
        </w:div>
      </w:divsChild>
    </w:div>
    <w:div w:id="1333952123">
      <w:bodyDiv w:val="1"/>
      <w:marLeft w:val="0"/>
      <w:marRight w:val="0"/>
      <w:marTop w:val="0"/>
      <w:marBottom w:val="0"/>
      <w:divBdr>
        <w:top w:val="none" w:sz="0" w:space="0" w:color="auto"/>
        <w:left w:val="none" w:sz="0" w:space="0" w:color="auto"/>
        <w:bottom w:val="none" w:sz="0" w:space="0" w:color="auto"/>
        <w:right w:val="none" w:sz="0" w:space="0" w:color="auto"/>
      </w:divBdr>
    </w:div>
    <w:div w:id="1334531798">
      <w:bodyDiv w:val="1"/>
      <w:marLeft w:val="0"/>
      <w:marRight w:val="0"/>
      <w:marTop w:val="0"/>
      <w:marBottom w:val="0"/>
      <w:divBdr>
        <w:top w:val="none" w:sz="0" w:space="0" w:color="auto"/>
        <w:left w:val="none" w:sz="0" w:space="0" w:color="auto"/>
        <w:bottom w:val="none" w:sz="0" w:space="0" w:color="auto"/>
        <w:right w:val="none" w:sz="0" w:space="0" w:color="auto"/>
      </w:divBdr>
      <w:divsChild>
        <w:div w:id="89396162">
          <w:marLeft w:val="0"/>
          <w:marRight w:val="0"/>
          <w:marTop w:val="0"/>
          <w:marBottom w:val="0"/>
          <w:divBdr>
            <w:top w:val="none" w:sz="0" w:space="0" w:color="auto"/>
            <w:left w:val="none" w:sz="0" w:space="0" w:color="auto"/>
            <w:bottom w:val="none" w:sz="0" w:space="0" w:color="auto"/>
            <w:right w:val="none" w:sz="0" w:space="0" w:color="auto"/>
          </w:divBdr>
        </w:div>
        <w:div w:id="247814352">
          <w:marLeft w:val="0"/>
          <w:marRight w:val="0"/>
          <w:marTop w:val="0"/>
          <w:marBottom w:val="0"/>
          <w:divBdr>
            <w:top w:val="none" w:sz="0" w:space="0" w:color="auto"/>
            <w:left w:val="none" w:sz="0" w:space="0" w:color="auto"/>
            <w:bottom w:val="none" w:sz="0" w:space="0" w:color="auto"/>
            <w:right w:val="none" w:sz="0" w:space="0" w:color="auto"/>
          </w:divBdr>
        </w:div>
      </w:divsChild>
    </w:div>
    <w:div w:id="1334722332">
      <w:bodyDiv w:val="1"/>
      <w:marLeft w:val="0"/>
      <w:marRight w:val="0"/>
      <w:marTop w:val="0"/>
      <w:marBottom w:val="0"/>
      <w:divBdr>
        <w:top w:val="none" w:sz="0" w:space="0" w:color="auto"/>
        <w:left w:val="none" w:sz="0" w:space="0" w:color="auto"/>
        <w:bottom w:val="none" w:sz="0" w:space="0" w:color="auto"/>
        <w:right w:val="none" w:sz="0" w:space="0" w:color="auto"/>
      </w:divBdr>
    </w:div>
    <w:div w:id="1338776139">
      <w:bodyDiv w:val="1"/>
      <w:marLeft w:val="0"/>
      <w:marRight w:val="0"/>
      <w:marTop w:val="0"/>
      <w:marBottom w:val="0"/>
      <w:divBdr>
        <w:top w:val="none" w:sz="0" w:space="0" w:color="auto"/>
        <w:left w:val="none" w:sz="0" w:space="0" w:color="auto"/>
        <w:bottom w:val="none" w:sz="0" w:space="0" w:color="auto"/>
        <w:right w:val="none" w:sz="0" w:space="0" w:color="auto"/>
      </w:divBdr>
      <w:divsChild>
        <w:div w:id="1757629457">
          <w:marLeft w:val="0"/>
          <w:marRight w:val="0"/>
          <w:marTop w:val="0"/>
          <w:marBottom w:val="0"/>
          <w:divBdr>
            <w:top w:val="none" w:sz="0" w:space="0" w:color="auto"/>
            <w:left w:val="none" w:sz="0" w:space="0" w:color="auto"/>
            <w:bottom w:val="none" w:sz="0" w:space="0" w:color="auto"/>
            <w:right w:val="none" w:sz="0" w:space="0" w:color="auto"/>
          </w:divBdr>
          <w:divsChild>
            <w:div w:id="16546707">
              <w:marLeft w:val="0"/>
              <w:marRight w:val="0"/>
              <w:marTop w:val="0"/>
              <w:marBottom w:val="0"/>
              <w:divBdr>
                <w:top w:val="none" w:sz="0" w:space="0" w:color="auto"/>
                <w:left w:val="none" w:sz="0" w:space="0" w:color="auto"/>
                <w:bottom w:val="none" w:sz="0" w:space="0" w:color="auto"/>
                <w:right w:val="none" w:sz="0" w:space="0" w:color="auto"/>
              </w:divBdr>
              <w:divsChild>
                <w:div w:id="13001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691">
          <w:marLeft w:val="0"/>
          <w:marRight w:val="0"/>
          <w:marTop w:val="0"/>
          <w:marBottom w:val="0"/>
          <w:divBdr>
            <w:top w:val="none" w:sz="0" w:space="0" w:color="auto"/>
            <w:left w:val="none" w:sz="0" w:space="0" w:color="auto"/>
            <w:bottom w:val="none" w:sz="0" w:space="0" w:color="auto"/>
            <w:right w:val="none" w:sz="0" w:space="0" w:color="auto"/>
          </w:divBdr>
          <w:divsChild>
            <w:div w:id="2076539023">
              <w:marLeft w:val="0"/>
              <w:marRight w:val="0"/>
              <w:marTop w:val="0"/>
              <w:marBottom w:val="0"/>
              <w:divBdr>
                <w:top w:val="none" w:sz="0" w:space="0" w:color="auto"/>
                <w:left w:val="none" w:sz="0" w:space="0" w:color="auto"/>
                <w:bottom w:val="none" w:sz="0" w:space="0" w:color="auto"/>
                <w:right w:val="none" w:sz="0" w:space="0" w:color="auto"/>
              </w:divBdr>
              <w:divsChild>
                <w:div w:id="9515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50102">
      <w:bodyDiv w:val="1"/>
      <w:marLeft w:val="0"/>
      <w:marRight w:val="0"/>
      <w:marTop w:val="0"/>
      <w:marBottom w:val="0"/>
      <w:divBdr>
        <w:top w:val="none" w:sz="0" w:space="0" w:color="auto"/>
        <w:left w:val="none" w:sz="0" w:space="0" w:color="auto"/>
        <w:bottom w:val="none" w:sz="0" w:space="0" w:color="auto"/>
        <w:right w:val="none" w:sz="0" w:space="0" w:color="auto"/>
      </w:divBdr>
    </w:div>
    <w:div w:id="1346325938">
      <w:bodyDiv w:val="1"/>
      <w:marLeft w:val="0"/>
      <w:marRight w:val="0"/>
      <w:marTop w:val="0"/>
      <w:marBottom w:val="0"/>
      <w:divBdr>
        <w:top w:val="none" w:sz="0" w:space="0" w:color="auto"/>
        <w:left w:val="none" w:sz="0" w:space="0" w:color="auto"/>
        <w:bottom w:val="none" w:sz="0" w:space="0" w:color="auto"/>
        <w:right w:val="none" w:sz="0" w:space="0" w:color="auto"/>
      </w:divBdr>
      <w:divsChild>
        <w:div w:id="938299447">
          <w:marLeft w:val="0"/>
          <w:marRight w:val="0"/>
          <w:marTop w:val="0"/>
          <w:marBottom w:val="0"/>
          <w:divBdr>
            <w:top w:val="none" w:sz="0" w:space="0" w:color="auto"/>
            <w:left w:val="none" w:sz="0" w:space="0" w:color="auto"/>
            <w:bottom w:val="none" w:sz="0" w:space="0" w:color="auto"/>
            <w:right w:val="none" w:sz="0" w:space="0" w:color="auto"/>
          </w:divBdr>
        </w:div>
        <w:div w:id="917788056">
          <w:marLeft w:val="0"/>
          <w:marRight w:val="0"/>
          <w:marTop w:val="0"/>
          <w:marBottom w:val="0"/>
          <w:divBdr>
            <w:top w:val="none" w:sz="0" w:space="0" w:color="auto"/>
            <w:left w:val="none" w:sz="0" w:space="0" w:color="auto"/>
            <w:bottom w:val="none" w:sz="0" w:space="0" w:color="auto"/>
            <w:right w:val="none" w:sz="0" w:space="0" w:color="auto"/>
          </w:divBdr>
          <w:divsChild>
            <w:div w:id="1153448111">
              <w:marLeft w:val="0"/>
              <w:marRight w:val="0"/>
              <w:marTop w:val="0"/>
              <w:marBottom w:val="150"/>
              <w:divBdr>
                <w:top w:val="none" w:sz="0" w:space="0" w:color="auto"/>
                <w:left w:val="none" w:sz="0" w:space="0" w:color="auto"/>
                <w:bottom w:val="none" w:sz="0" w:space="0" w:color="auto"/>
                <w:right w:val="none" w:sz="0" w:space="0" w:color="auto"/>
              </w:divBdr>
              <w:divsChild>
                <w:div w:id="1875606538">
                  <w:marLeft w:val="0"/>
                  <w:marRight w:val="0"/>
                  <w:marTop w:val="0"/>
                  <w:marBottom w:val="0"/>
                  <w:divBdr>
                    <w:top w:val="none" w:sz="0" w:space="0" w:color="auto"/>
                    <w:left w:val="none" w:sz="0" w:space="0" w:color="auto"/>
                    <w:bottom w:val="none" w:sz="0" w:space="0" w:color="auto"/>
                    <w:right w:val="none" w:sz="0" w:space="0" w:color="auto"/>
                  </w:divBdr>
                  <w:divsChild>
                    <w:div w:id="1337615400">
                      <w:marLeft w:val="0"/>
                      <w:marRight w:val="0"/>
                      <w:marTop w:val="150"/>
                      <w:marBottom w:val="0"/>
                      <w:divBdr>
                        <w:top w:val="none" w:sz="0" w:space="0" w:color="auto"/>
                        <w:left w:val="none" w:sz="0" w:space="0" w:color="auto"/>
                        <w:bottom w:val="none" w:sz="0" w:space="0" w:color="auto"/>
                        <w:right w:val="none" w:sz="0" w:space="0" w:color="auto"/>
                      </w:divBdr>
                      <w:divsChild>
                        <w:div w:id="217164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03282">
      <w:bodyDiv w:val="1"/>
      <w:marLeft w:val="0"/>
      <w:marRight w:val="0"/>
      <w:marTop w:val="0"/>
      <w:marBottom w:val="0"/>
      <w:divBdr>
        <w:top w:val="none" w:sz="0" w:space="0" w:color="auto"/>
        <w:left w:val="none" w:sz="0" w:space="0" w:color="auto"/>
        <w:bottom w:val="none" w:sz="0" w:space="0" w:color="auto"/>
        <w:right w:val="none" w:sz="0" w:space="0" w:color="auto"/>
      </w:divBdr>
    </w:div>
    <w:div w:id="1348753453">
      <w:bodyDiv w:val="1"/>
      <w:marLeft w:val="0"/>
      <w:marRight w:val="0"/>
      <w:marTop w:val="0"/>
      <w:marBottom w:val="0"/>
      <w:divBdr>
        <w:top w:val="none" w:sz="0" w:space="0" w:color="auto"/>
        <w:left w:val="none" w:sz="0" w:space="0" w:color="auto"/>
        <w:bottom w:val="none" w:sz="0" w:space="0" w:color="auto"/>
        <w:right w:val="none" w:sz="0" w:space="0" w:color="auto"/>
      </w:divBdr>
      <w:divsChild>
        <w:div w:id="856189288">
          <w:marLeft w:val="0"/>
          <w:marRight w:val="0"/>
          <w:marTop w:val="0"/>
          <w:marBottom w:val="0"/>
          <w:divBdr>
            <w:top w:val="none" w:sz="0" w:space="0" w:color="auto"/>
            <w:left w:val="none" w:sz="0" w:space="0" w:color="auto"/>
            <w:bottom w:val="none" w:sz="0" w:space="0" w:color="auto"/>
            <w:right w:val="none" w:sz="0" w:space="0" w:color="auto"/>
          </w:divBdr>
          <w:divsChild>
            <w:div w:id="941572952">
              <w:marLeft w:val="0"/>
              <w:marRight w:val="0"/>
              <w:marTop w:val="0"/>
              <w:marBottom w:val="0"/>
              <w:divBdr>
                <w:top w:val="none" w:sz="0" w:space="0" w:color="auto"/>
                <w:left w:val="none" w:sz="0" w:space="0" w:color="auto"/>
                <w:bottom w:val="none" w:sz="0" w:space="0" w:color="auto"/>
                <w:right w:val="none" w:sz="0" w:space="0" w:color="auto"/>
              </w:divBdr>
              <w:divsChild>
                <w:div w:id="7881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4867">
      <w:bodyDiv w:val="1"/>
      <w:marLeft w:val="0"/>
      <w:marRight w:val="0"/>
      <w:marTop w:val="0"/>
      <w:marBottom w:val="0"/>
      <w:divBdr>
        <w:top w:val="none" w:sz="0" w:space="0" w:color="auto"/>
        <w:left w:val="none" w:sz="0" w:space="0" w:color="auto"/>
        <w:bottom w:val="none" w:sz="0" w:space="0" w:color="auto"/>
        <w:right w:val="none" w:sz="0" w:space="0" w:color="auto"/>
      </w:divBdr>
    </w:div>
    <w:div w:id="1352876595">
      <w:bodyDiv w:val="1"/>
      <w:marLeft w:val="0"/>
      <w:marRight w:val="0"/>
      <w:marTop w:val="0"/>
      <w:marBottom w:val="0"/>
      <w:divBdr>
        <w:top w:val="none" w:sz="0" w:space="0" w:color="auto"/>
        <w:left w:val="none" w:sz="0" w:space="0" w:color="auto"/>
        <w:bottom w:val="none" w:sz="0" w:space="0" w:color="auto"/>
        <w:right w:val="none" w:sz="0" w:space="0" w:color="auto"/>
      </w:divBdr>
      <w:divsChild>
        <w:div w:id="423914842">
          <w:marLeft w:val="0"/>
          <w:marRight w:val="0"/>
          <w:marTop w:val="0"/>
          <w:marBottom w:val="0"/>
          <w:divBdr>
            <w:top w:val="none" w:sz="0" w:space="0" w:color="auto"/>
            <w:left w:val="none" w:sz="0" w:space="0" w:color="auto"/>
            <w:bottom w:val="none" w:sz="0" w:space="0" w:color="auto"/>
            <w:right w:val="none" w:sz="0" w:space="0" w:color="auto"/>
          </w:divBdr>
          <w:divsChild>
            <w:div w:id="16079572">
              <w:marLeft w:val="0"/>
              <w:marRight w:val="0"/>
              <w:marTop w:val="0"/>
              <w:marBottom w:val="0"/>
              <w:divBdr>
                <w:top w:val="none" w:sz="0" w:space="0" w:color="auto"/>
                <w:left w:val="none" w:sz="0" w:space="0" w:color="auto"/>
                <w:bottom w:val="none" w:sz="0" w:space="0" w:color="auto"/>
                <w:right w:val="none" w:sz="0" w:space="0" w:color="auto"/>
              </w:divBdr>
              <w:divsChild>
                <w:div w:id="1660961590">
                  <w:marLeft w:val="0"/>
                  <w:marRight w:val="0"/>
                  <w:marTop w:val="0"/>
                  <w:marBottom w:val="0"/>
                  <w:divBdr>
                    <w:top w:val="none" w:sz="0" w:space="0" w:color="auto"/>
                    <w:left w:val="none" w:sz="0" w:space="0" w:color="auto"/>
                    <w:bottom w:val="none" w:sz="0" w:space="0" w:color="auto"/>
                    <w:right w:val="none" w:sz="0" w:space="0" w:color="auto"/>
                  </w:divBdr>
                  <w:divsChild>
                    <w:div w:id="15815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98425">
      <w:bodyDiv w:val="1"/>
      <w:marLeft w:val="0"/>
      <w:marRight w:val="0"/>
      <w:marTop w:val="0"/>
      <w:marBottom w:val="0"/>
      <w:divBdr>
        <w:top w:val="none" w:sz="0" w:space="0" w:color="auto"/>
        <w:left w:val="none" w:sz="0" w:space="0" w:color="auto"/>
        <w:bottom w:val="none" w:sz="0" w:space="0" w:color="auto"/>
        <w:right w:val="none" w:sz="0" w:space="0" w:color="auto"/>
      </w:divBdr>
    </w:div>
    <w:div w:id="1356730813">
      <w:bodyDiv w:val="1"/>
      <w:marLeft w:val="0"/>
      <w:marRight w:val="0"/>
      <w:marTop w:val="0"/>
      <w:marBottom w:val="0"/>
      <w:divBdr>
        <w:top w:val="none" w:sz="0" w:space="0" w:color="auto"/>
        <w:left w:val="none" w:sz="0" w:space="0" w:color="auto"/>
        <w:bottom w:val="none" w:sz="0" w:space="0" w:color="auto"/>
        <w:right w:val="none" w:sz="0" w:space="0" w:color="auto"/>
      </w:divBdr>
      <w:divsChild>
        <w:div w:id="879436504">
          <w:marLeft w:val="0"/>
          <w:marRight w:val="0"/>
          <w:marTop w:val="0"/>
          <w:marBottom w:val="0"/>
          <w:divBdr>
            <w:top w:val="none" w:sz="0" w:space="0" w:color="auto"/>
            <w:left w:val="none" w:sz="0" w:space="0" w:color="auto"/>
            <w:bottom w:val="none" w:sz="0" w:space="0" w:color="auto"/>
            <w:right w:val="none" w:sz="0" w:space="0" w:color="auto"/>
          </w:divBdr>
          <w:divsChild>
            <w:div w:id="504365668">
              <w:marLeft w:val="0"/>
              <w:marRight w:val="0"/>
              <w:marTop w:val="0"/>
              <w:marBottom w:val="0"/>
              <w:divBdr>
                <w:top w:val="none" w:sz="0" w:space="0" w:color="auto"/>
                <w:left w:val="none" w:sz="0" w:space="0" w:color="auto"/>
                <w:bottom w:val="none" w:sz="0" w:space="0" w:color="auto"/>
                <w:right w:val="none" w:sz="0" w:space="0" w:color="auto"/>
              </w:divBdr>
              <w:divsChild>
                <w:div w:id="1557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1632">
      <w:bodyDiv w:val="1"/>
      <w:marLeft w:val="0"/>
      <w:marRight w:val="0"/>
      <w:marTop w:val="0"/>
      <w:marBottom w:val="0"/>
      <w:divBdr>
        <w:top w:val="none" w:sz="0" w:space="0" w:color="auto"/>
        <w:left w:val="none" w:sz="0" w:space="0" w:color="auto"/>
        <w:bottom w:val="none" w:sz="0" w:space="0" w:color="auto"/>
        <w:right w:val="none" w:sz="0" w:space="0" w:color="auto"/>
      </w:divBdr>
    </w:div>
    <w:div w:id="1360617896">
      <w:bodyDiv w:val="1"/>
      <w:marLeft w:val="0"/>
      <w:marRight w:val="0"/>
      <w:marTop w:val="0"/>
      <w:marBottom w:val="0"/>
      <w:divBdr>
        <w:top w:val="none" w:sz="0" w:space="0" w:color="auto"/>
        <w:left w:val="none" w:sz="0" w:space="0" w:color="auto"/>
        <w:bottom w:val="none" w:sz="0" w:space="0" w:color="auto"/>
        <w:right w:val="none" w:sz="0" w:space="0" w:color="auto"/>
      </w:divBdr>
      <w:divsChild>
        <w:div w:id="2064675490">
          <w:marLeft w:val="0"/>
          <w:marRight w:val="0"/>
          <w:marTop w:val="0"/>
          <w:marBottom w:val="0"/>
          <w:divBdr>
            <w:top w:val="none" w:sz="0" w:space="0" w:color="auto"/>
            <w:left w:val="none" w:sz="0" w:space="0" w:color="auto"/>
            <w:bottom w:val="none" w:sz="0" w:space="0" w:color="auto"/>
            <w:right w:val="none" w:sz="0" w:space="0" w:color="auto"/>
          </w:divBdr>
          <w:divsChild>
            <w:div w:id="886529524">
              <w:marLeft w:val="0"/>
              <w:marRight w:val="0"/>
              <w:marTop w:val="0"/>
              <w:marBottom w:val="0"/>
              <w:divBdr>
                <w:top w:val="none" w:sz="0" w:space="0" w:color="auto"/>
                <w:left w:val="none" w:sz="0" w:space="0" w:color="auto"/>
                <w:bottom w:val="none" w:sz="0" w:space="0" w:color="auto"/>
                <w:right w:val="none" w:sz="0" w:space="0" w:color="auto"/>
              </w:divBdr>
              <w:divsChild>
                <w:div w:id="2299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55067">
      <w:bodyDiv w:val="1"/>
      <w:marLeft w:val="0"/>
      <w:marRight w:val="0"/>
      <w:marTop w:val="0"/>
      <w:marBottom w:val="0"/>
      <w:divBdr>
        <w:top w:val="none" w:sz="0" w:space="0" w:color="auto"/>
        <w:left w:val="none" w:sz="0" w:space="0" w:color="auto"/>
        <w:bottom w:val="none" w:sz="0" w:space="0" w:color="auto"/>
        <w:right w:val="none" w:sz="0" w:space="0" w:color="auto"/>
      </w:divBdr>
    </w:div>
    <w:div w:id="1364594202">
      <w:bodyDiv w:val="1"/>
      <w:marLeft w:val="0"/>
      <w:marRight w:val="0"/>
      <w:marTop w:val="0"/>
      <w:marBottom w:val="0"/>
      <w:divBdr>
        <w:top w:val="none" w:sz="0" w:space="0" w:color="auto"/>
        <w:left w:val="none" w:sz="0" w:space="0" w:color="auto"/>
        <w:bottom w:val="none" w:sz="0" w:space="0" w:color="auto"/>
        <w:right w:val="none" w:sz="0" w:space="0" w:color="auto"/>
      </w:divBdr>
    </w:div>
    <w:div w:id="1366180035">
      <w:bodyDiv w:val="1"/>
      <w:marLeft w:val="0"/>
      <w:marRight w:val="0"/>
      <w:marTop w:val="0"/>
      <w:marBottom w:val="0"/>
      <w:divBdr>
        <w:top w:val="none" w:sz="0" w:space="0" w:color="auto"/>
        <w:left w:val="none" w:sz="0" w:space="0" w:color="auto"/>
        <w:bottom w:val="none" w:sz="0" w:space="0" w:color="auto"/>
        <w:right w:val="none" w:sz="0" w:space="0" w:color="auto"/>
      </w:divBdr>
    </w:div>
    <w:div w:id="1366560254">
      <w:bodyDiv w:val="1"/>
      <w:marLeft w:val="0"/>
      <w:marRight w:val="0"/>
      <w:marTop w:val="0"/>
      <w:marBottom w:val="0"/>
      <w:divBdr>
        <w:top w:val="none" w:sz="0" w:space="0" w:color="auto"/>
        <w:left w:val="none" w:sz="0" w:space="0" w:color="auto"/>
        <w:bottom w:val="none" w:sz="0" w:space="0" w:color="auto"/>
        <w:right w:val="none" w:sz="0" w:space="0" w:color="auto"/>
      </w:divBdr>
    </w:div>
    <w:div w:id="1369454242">
      <w:bodyDiv w:val="1"/>
      <w:marLeft w:val="0"/>
      <w:marRight w:val="0"/>
      <w:marTop w:val="0"/>
      <w:marBottom w:val="0"/>
      <w:divBdr>
        <w:top w:val="none" w:sz="0" w:space="0" w:color="auto"/>
        <w:left w:val="none" w:sz="0" w:space="0" w:color="auto"/>
        <w:bottom w:val="none" w:sz="0" w:space="0" w:color="auto"/>
        <w:right w:val="none" w:sz="0" w:space="0" w:color="auto"/>
      </w:divBdr>
    </w:div>
    <w:div w:id="1369724079">
      <w:bodyDiv w:val="1"/>
      <w:marLeft w:val="0"/>
      <w:marRight w:val="0"/>
      <w:marTop w:val="0"/>
      <w:marBottom w:val="0"/>
      <w:divBdr>
        <w:top w:val="none" w:sz="0" w:space="0" w:color="auto"/>
        <w:left w:val="none" w:sz="0" w:space="0" w:color="auto"/>
        <w:bottom w:val="none" w:sz="0" w:space="0" w:color="auto"/>
        <w:right w:val="none" w:sz="0" w:space="0" w:color="auto"/>
      </w:divBdr>
    </w:div>
    <w:div w:id="1374764749">
      <w:bodyDiv w:val="1"/>
      <w:marLeft w:val="0"/>
      <w:marRight w:val="0"/>
      <w:marTop w:val="0"/>
      <w:marBottom w:val="0"/>
      <w:divBdr>
        <w:top w:val="none" w:sz="0" w:space="0" w:color="auto"/>
        <w:left w:val="none" w:sz="0" w:space="0" w:color="auto"/>
        <w:bottom w:val="none" w:sz="0" w:space="0" w:color="auto"/>
        <w:right w:val="none" w:sz="0" w:space="0" w:color="auto"/>
      </w:divBdr>
    </w:div>
    <w:div w:id="1375690904">
      <w:bodyDiv w:val="1"/>
      <w:marLeft w:val="0"/>
      <w:marRight w:val="0"/>
      <w:marTop w:val="0"/>
      <w:marBottom w:val="0"/>
      <w:divBdr>
        <w:top w:val="none" w:sz="0" w:space="0" w:color="auto"/>
        <w:left w:val="none" w:sz="0" w:space="0" w:color="auto"/>
        <w:bottom w:val="none" w:sz="0" w:space="0" w:color="auto"/>
        <w:right w:val="none" w:sz="0" w:space="0" w:color="auto"/>
      </w:divBdr>
    </w:div>
    <w:div w:id="1376587941">
      <w:bodyDiv w:val="1"/>
      <w:marLeft w:val="0"/>
      <w:marRight w:val="0"/>
      <w:marTop w:val="0"/>
      <w:marBottom w:val="0"/>
      <w:divBdr>
        <w:top w:val="none" w:sz="0" w:space="0" w:color="auto"/>
        <w:left w:val="none" w:sz="0" w:space="0" w:color="auto"/>
        <w:bottom w:val="none" w:sz="0" w:space="0" w:color="auto"/>
        <w:right w:val="none" w:sz="0" w:space="0" w:color="auto"/>
      </w:divBdr>
    </w:div>
    <w:div w:id="1380587063">
      <w:bodyDiv w:val="1"/>
      <w:marLeft w:val="0"/>
      <w:marRight w:val="0"/>
      <w:marTop w:val="0"/>
      <w:marBottom w:val="0"/>
      <w:divBdr>
        <w:top w:val="none" w:sz="0" w:space="0" w:color="auto"/>
        <w:left w:val="none" w:sz="0" w:space="0" w:color="auto"/>
        <w:bottom w:val="none" w:sz="0" w:space="0" w:color="auto"/>
        <w:right w:val="none" w:sz="0" w:space="0" w:color="auto"/>
      </w:divBdr>
    </w:div>
    <w:div w:id="1387223585">
      <w:bodyDiv w:val="1"/>
      <w:marLeft w:val="0"/>
      <w:marRight w:val="0"/>
      <w:marTop w:val="0"/>
      <w:marBottom w:val="0"/>
      <w:divBdr>
        <w:top w:val="none" w:sz="0" w:space="0" w:color="auto"/>
        <w:left w:val="none" w:sz="0" w:space="0" w:color="auto"/>
        <w:bottom w:val="none" w:sz="0" w:space="0" w:color="auto"/>
        <w:right w:val="none" w:sz="0" w:space="0" w:color="auto"/>
      </w:divBdr>
    </w:div>
    <w:div w:id="1389567299">
      <w:bodyDiv w:val="1"/>
      <w:marLeft w:val="0"/>
      <w:marRight w:val="0"/>
      <w:marTop w:val="0"/>
      <w:marBottom w:val="0"/>
      <w:divBdr>
        <w:top w:val="none" w:sz="0" w:space="0" w:color="auto"/>
        <w:left w:val="none" w:sz="0" w:space="0" w:color="auto"/>
        <w:bottom w:val="none" w:sz="0" w:space="0" w:color="auto"/>
        <w:right w:val="none" w:sz="0" w:space="0" w:color="auto"/>
      </w:divBdr>
      <w:divsChild>
        <w:div w:id="1196120282">
          <w:marLeft w:val="0"/>
          <w:marRight w:val="0"/>
          <w:marTop w:val="0"/>
          <w:marBottom w:val="0"/>
          <w:divBdr>
            <w:top w:val="none" w:sz="0" w:space="0" w:color="auto"/>
            <w:left w:val="none" w:sz="0" w:space="0" w:color="auto"/>
            <w:bottom w:val="none" w:sz="0" w:space="0" w:color="auto"/>
            <w:right w:val="none" w:sz="0" w:space="0" w:color="auto"/>
          </w:divBdr>
        </w:div>
      </w:divsChild>
    </w:div>
    <w:div w:id="1392272518">
      <w:bodyDiv w:val="1"/>
      <w:marLeft w:val="0"/>
      <w:marRight w:val="0"/>
      <w:marTop w:val="0"/>
      <w:marBottom w:val="0"/>
      <w:divBdr>
        <w:top w:val="none" w:sz="0" w:space="0" w:color="auto"/>
        <w:left w:val="none" w:sz="0" w:space="0" w:color="auto"/>
        <w:bottom w:val="none" w:sz="0" w:space="0" w:color="auto"/>
        <w:right w:val="none" w:sz="0" w:space="0" w:color="auto"/>
      </w:divBdr>
    </w:div>
    <w:div w:id="1392733995">
      <w:bodyDiv w:val="1"/>
      <w:marLeft w:val="0"/>
      <w:marRight w:val="0"/>
      <w:marTop w:val="0"/>
      <w:marBottom w:val="0"/>
      <w:divBdr>
        <w:top w:val="none" w:sz="0" w:space="0" w:color="auto"/>
        <w:left w:val="none" w:sz="0" w:space="0" w:color="auto"/>
        <w:bottom w:val="none" w:sz="0" w:space="0" w:color="auto"/>
        <w:right w:val="none" w:sz="0" w:space="0" w:color="auto"/>
      </w:divBdr>
    </w:div>
    <w:div w:id="1394616866">
      <w:bodyDiv w:val="1"/>
      <w:marLeft w:val="0"/>
      <w:marRight w:val="0"/>
      <w:marTop w:val="0"/>
      <w:marBottom w:val="0"/>
      <w:divBdr>
        <w:top w:val="none" w:sz="0" w:space="0" w:color="auto"/>
        <w:left w:val="none" w:sz="0" w:space="0" w:color="auto"/>
        <w:bottom w:val="none" w:sz="0" w:space="0" w:color="auto"/>
        <w:right w:val="none" w:sz="0" w:space="0" w:color="auto"/>
      </w:divBdr>
      <w:divsChild>
        <w:div w:id="1151558959">
          <w:marLeft w:val="0"/>
          <w:marRight w:val="0"/>
          <w:marTop w:val="0"/>
          <w:marBottom w:val="0"/>
          <w:divBdr>
            <w:top w:val="none" w:sz="0" w:space="0" w:color="auto"/>
            <w:left w:val="none" w:sz="0" w:space="0" w:color="auto"/>
            <w:bottom w:val="none" w:sz="0" w:space="0" w:color="auto"/>
            <w:right w:val="none" w:sz="0" w:space="0" w:color="auto"/>
          </w:divBdr>
          <w:divsChild>
            <w:div w:id="549995383">
              <w:marLeft w:val="0"/>
              <w:marRight w:val="0"/>
              <w:marTop w:val="0"/>
              <w:marBottom w:val="0"/>
              <w:divBdr>
                <w:top w:val="none" w:sz="0" w:space="0" w:color="auto"/>
                <w:left w:val="none" w:sz="0" w:space="0" w:color="auto"/>
                <w:bottom w:val="none" w:sz="0" w:space="0" w:color="auto"/>
                <w:right w:val="none" w:sz="0" w:space="0" w:color="auto"/>
              </w:divBdr>
              <w:divsChild>
                <w:div w:id="12439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6883">
      <w:bodyDiv w:val="1"/>
      <w:marLeft w:val="0"/>
      <w:marRight w:val="0"/>
      <w:marTop w:val="0"/>
      <w:marBottom w:val="0"/>
      <w:divBdr>
        <w:top w:val="none" w:sz="0" w:space="0" w:color="auto"/>
        <w:left w:val="none" w:sz="0" w:space="0" w:color="auto"/>
        <w:bottom w:val="none" w:sz="0" w:space="0" w:color="auto"/>
        <w:right w:val="none" w:sz="0" w:space="0" w:color="auto"/>
      </w:divBdr>
    </w:div>
    <w:div w:id="1402604771">
      <w:bodyDiv w:val="1"/>
      <w:marLeft w:val="0"/>
      <w:marRight w:val="0"/>
      <w:marTop w:val="0"/>
      <w:marBottom w:val="0"/>
      <w:divBdr>
        <w:top w:val="none" w:sz="0" w:space="0" w:color="auto"/>
        <w:left w:val="none" w:sz="0" w:space="0" w:color="auto"/>
        <w:bottom w:val="none" w:sz="0" w:space="0" w:color="auto"/>
        <w:right w:val="none" w:sz="0" w:space="0" w:color="auto"/>
      </w:divBdr>
    </w:div>
    <w:div w:id="1402682190">
      <w:bodyDiv w:val="1"/>
      <w:marLeft w:val="0"/>
      <w:marRight w:val="0"/>
      <w:marTop w:val="0"/>
      <w:marBottom w:val="0"/>
      <w:divBdr>
        <w:top w:val="none" w:sz="0" w:space="0" w:color="auto"/>
        <w:left w:val="none" w:sz="0" w:space="0" w:color="auto"/>
        <w:bottom w:val="none" w:sz="0" w:space="0" w:color="auto"/>
        <w:right w:val="none" w:sz="0" w:space="0" w:color="auto"/>
      </w:divBdr>
      <w:divsChild>
        <w:div w:id="1069307522">
          <w:marLeft w:val="0"/>
          <w:marRight w:val="0"/>
          <w:marTop w:val="0"/>
          <w:marBottom w:val="0"/>
          <w:divBdr>
            <w:top w:val="none" w:sz="0" w:space="0" w:color="auto"/>
            <w:left w:val="none" w:sz="0" w:space="0" w:color="auto"/>
            <w:bottom w:val="none" w:sz="0" w:space="0" w:color="auto"/>
            <w:right w:val="none" w:sz="0" w:space="0" w:color="auto"/>
          </w:divBdr>
          <w:divsChild>
            <w:div w:id="146754033">
              <w:marLeft w:val="0"/>
              <w:marRight w:val="0"/>
              <w:marTop w:val="0"/>
              <w:marBottom w:val="0"/>
              <w:divBdr>
                <w:top w:val="none" w:sz="0" w:space="0" w:color="auto"/>
                <w:left w:val="none" w:sz="0" w:space="0" w:color="auto"/>
                <w:bottom w:val="none" w:sz="0" w:space="0" w:color="auto"/>
                <w:right w:val="none" w:sz="0" w:space="0" w:color="auto"/>
              </w:divBdr>
              <w:divsChild>
                <w:div w:id="124394772">
                  <w:marLeft w:val="0"/>
                  <w:marRight w:val="0"/>
                  <w:marTop w:val="0"/>
                  <w:marBottom w:val="0"/>
                  <w:divBdr>
                    <w:top w:val="none" w:sz="0" w:space="0" w:color="auto"/>
                    <w:left w:val="none" w:sz="0" w:space="0" w:color="auto"/>
                    <w:bottom w:val="none" w:sz="0" w:space="0" w:color="auto"/>
                    <w:right w:val="none" w:sz="0" w:space="0" w:color="auto"/>
                  </w:divBdr>
                  <w:divsChild>
                    <w:div w:id="4385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84890">
      <w:bodyDiv w:val="1"/>
      <w:marLeft w:val="0"/>
      <w:marRight w:val="0"/>
      <w:marTop w:val="0"/>
      <w:marBottom w:val="0"/>
      <w:divBdr>
        <w:top w:val="none" w:sz="0" w:space="0" w:color="auto"/>
        <w:left w:val="none" w:sz="0" w:space="0" w:color="auto"/>
        <w:bottom w:val="none" w:sz="0" w:space="0" w:color="auto"/>
        <w:right w:val="none" w:sz="0" w:space="0" w:color="auto"/>
      </w:divBdr>
    </w:div>
    <w:div w:id="1406562501">
      <w:bodyDiv w:val="1"/>
      <w:marLeft w:val="0"/>
      <w:marRight w:val="0"/>
      <w:marTop w:val="0"/>
      <w:marBottom w:val="0"/>
      <w:divBdr>
        <w:top w:val="none" w:sz="0" w:space="0" w:color="auto"/>
        <w:left w:val="none" w:sz="0" w:space="0" w:color="auto"/>
        <w:bottom w:val="none" w:sz="0" w:space="0" w:color="auto"/>
        <w:right w:val="none" w:sz="0" w:space="0" w:color="auto"/>
      </w:divBdr>
    </w:div>
    <w:div w:id="1407876735">
      <w:bodyDiv w:val="1"/>
      <w:marLeft w:val="0"/>
      <w:marRight w:val="0"/>
      <w:marTop w:val="0"/>
      <w:marBottom w:val="0"/>
      <w:divBdr>
        <w:top w:val="none" w:sz="0" w:space="0" w:color="auto"/>
        <w:left w:val="none" w:sz="0" w:space="0" w:color="auto"/>
        <w:bottom w:val="none" w:sz="0" w:space="0" w:color="auto"/>
        <w:right w:val="none" w:sz="0" w:space="0" w:color="auto"/>
      </w:divBdr>
      <w:divsChild>
        <w:div w:id="855001626">
          <w:marLeft w:val="0"/>
          <w:marRight w:val="0"/>
          <w:marTop w:val="0"/>
          <w:marBottom w:val="0"/>
          <w:divBdr>
            <w:top w:val="none" w:sz="0" w:space="0" w:color="auto"/>
            <w:left w:val="none" w:sz="0" w:space="0" w:color="auto"/>
            <w:bottom w:val="none" w:sz="0" w:space="0" w:color="auto"/>
            <w:right w:val="none" w:sz="0" w:space="0" w:color="auto"/>
          </w:divBdr>
          <w:divsChild>
            <w:div w:id="836849754">
              <w:marLeft w:val="0"/>
              <w:marRight w:val="0"/>
              <w:marTop w:val="0"/>
              <w:marBottom w:val="0"/>
              <w:divBdr>
                <w:top w:val="none" w:sz="0" w:space="0" w:color="auto"/>
                <w:left w:val="none" w:sz="0" w:space="0" w:color="auto"/>
                <w:bottom w:val="none" w:sz="0" w:space="0" w:color="auto"/>
                <w:right w:val="none" w:sz="0" w:space="0" w:color="auto"/>
              </w:divBdr>
              <w:divsChild>
                <w:div w:id="992561562">
                  <w:marLeft w:val="0"/>
                  <w:marRight w:val="0"/>
                  <w:marTop w:val="0"/>
                  <w:marBottom w:val="0"/>
                  <w:divBdr>
                    <w:top w:val="none" w:sz="0" w:space="0" w:color="auto"/>
                    <w:left w:val="none" w:sz="0" w:space="0" w:color="auto"/>
                    <w:bottom w:val="none" w:sz="0" w:space="0" w:color="auto"/>
                    <w:right w:val="none" w:sz="0" w:space="0" w:color="auto"/>
                  </w:divBdr>
                  <w:divsChild>
                    <w:div w:id="11586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28438">
      <w:bodyDiv w:val="1"/>
      <w:marLeft w:val="0"/>
      <w:marRight w:val="0"/>
      <w:marTop w:val="0"/>
      <w:marBottom w:val="0"/>
      <w:divBdr>
        <w:top w:val="none" w:sz="0" w:space="0" w:color="auto"/>
        <w:left w:val="none" w:sz="0" w:space="0" w:color="auto"/>
        <w:bottom w:val="none" w:sz="0" w:space="0" w:color="auto"/>
        <w:right w:val="none" w:sz="0" w:space="0" w:color="auto"/>
      </w:divBdr>
    </w:div>
    <w:div w:id="1411390186">
      <w:bodyDiv w:val="1"/>
      <w:marLeft w:val="0"/>
      <w:marRight w:val="0"/>
      <w:marTop w:val="0"/>
      <w:marBottom w:val="0"/>
      <w:divBdr>
        <w:top w:val="none" w:sz="0" w:space="0" w:color="auto"/>
        <w:left w:val="none" w:sz="0" w:space="0" w:color="auto"/>
        <w:bottom w:val="none" w:sz="0" w:space="0" w:color="auto"/>
        <w:right w:val="none" w:sz="0" w:space="0" w:color="auto"/>
      </w:divBdr>
    </w:div>
    <w:div w:id="1412039991">
      <w:bodyDiv w:val="1"/>
      <w:marLeft w:val="0"/>
      <w:marRight w:val="0"/>
      <w:marTop w:val="0"/>
      <w:marBottom w:val="0"/>
      <w:divBdr>
        <w:top w:val="none" w:sz="0" w:space="0" w:color="auto"/>
        <w:left w:val="none" w:sz="0" w:space="0" w:color="auto"/>
        <w:bottom w:val="none" w:sz="0" w:space="0" w:color="auto"/>
        <w:right w:val="none" w:sz="0" w:space="0" w:color="auto"/>
      </w:divBdr>
    </w:div>
    <w:div w:id="1417432577">
      <w:bodyDiv w:val="1"/>
      <w:marLeft w:val="0"/>
      <w:marRight w:val="0"/>
      <w:marTop w:val="0"/>
      <w:marBottom w:val="0"/>
      <w:divBdr>
        <w:top w:val="none" w:sz="0" w:space="0" w:color="auto"/>
        <w:left w:val="none" w:sz="0" w:space="0" w:color="auto"/>
        <w:bottom w:val="none" w:sz="0" w:space="0" w:color="auto"/>
        <w:right w:val="none" w:sz="0" w:space="0" w:color="auto"/>
      </w:divBdr>
    </w:div>
    <w:div w:id="1422020486">
      <w:bodyDiv w:val="1"/>
      <w:marLeft w:val="0"/>
      <w:marRight w:val="0"/>
      <w:marTop w:val="0"/>
      <w:marBottom w:val="0"/>
      <w:divBdr>
        <w:top w:val="none" w:sz="0" w:space="0" w:color="auto"/>
        <w:left w:val="none" w:sz="0" w:space="0" w:color="auto"/>
        <w:bottom w:val="none" w:sz="0" w:space="0" w:color="auto"/>
        <w:right w:val="none" w:sz="0" w:space="0" w:color="auto"/>
      </w:divBdr>
    </w:div>
    <w:div w:id="1424954279">
      <w:bodyDiv w:val="1"/>
      <w:marLeft w:val="0"/>
      <w:marRight w:val="0"/>
      <w:marTop w:val="0"/>
      <w:marBottom w:val="0"/>
      <w:divBdr>
        <w:top w:val="none" w:sz="0" w:space="0" w:color="auto"/>
        <w:left w:val="none" w:sz="0" w:space="0" w:color="auto"/>
        <w:bottom w:val="none" w:sz="0" w:space="0" w:color="auto"/>
        <w:right w:val="none" w:sz="0" w:space="0" w:color="auto"/>
      </w:divBdr>
      <w:divsChild>
        <w:div w:id="2010521618">
          <w:marLeft w:val="0"/>
          <w:marRight w:val="0"/>
          <w:marTop w:val="0"/>
          <w:marBottom w:val="0"/>
          <w:divBdr>
            <w:top w:val="none" w:sz="0" w:space="0" w:color="auto"/>
            <w:left w:val="none" w:sz="0" w:space="0" w:color="auto"/>
            <w:bottom w:val="none" w:sz="0" w:space="0" w:color="auto"/>
            <w:right w:val="none" w:sz="0" w:space="0" w:color="auto"/>
          </w:divBdr>
          <w:divsChild>
            <w:div w:id="1916084987">
              <w:marLeft w:val="0"/>
              <w:marRight w:val="0"/>
              <w:marTop w:val="0"/>
              <w:marBottom w:val="0"/>
              <w:divBdr>
                <w:top w:val="none" w:sz="0" w:space="0" w:color="auto"/>
                <w:left w:val="none" w:sz="0" w:space="0" w:color="auto"/>
                <w:bottom w:val="none" w:sz="0" w:space="0" w:color="auto"/>
                <w:right w:val="none" w:sz="0" w:space="0" w:color="auto"/>
              </w:divBdr>
              <w:divsChild>
                <w:div w:id="690841710">
                  <w:marLeft w:val="0"/>
                  <w:marRight w:val="0"/>
                  <w:marTop w:val="0"/>
                  <w:marBottom w:val="0"/>
                  <w:divBdr>
                    <w:top w:val="none" w:sz="0" w:space="0" w:color="auto"/>
                    <w:left w:val="none" w:sz="0" w:space="0" w:color="auto"/>
                    <w:bottom w:val="none" w:sz="0" w:space="0" w:color="auto"/>
                    <w:right w:val="none" w:sz="0" w:space="0" w:color="auto"/>
                  </w:divBdr>
                  <w:divsChild>
                    <w:div w:id="525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78445">
      <w:bodyDiv w:val="1"/>
      <w:marLeft w:val="0"/>
      <w:marRight w:val="0"/>
      <w:marTop w:val="0"/>
      <w:marBottom w:val="0"/>
      <w:divBdr>
        <w:top w:val="none" w:sz="0" w:space="0" w:color="auto"/>
        <w:left w:val="none" w:sz="0" w:space="0" w:color="auto"/>
        <w:bottom w:val="none" w:sz="0" w:space="0" w:color="auto"/>
        <w:right w:val="none" w:sz="0" w:space="0" w:color="auto"/>
      </w:divBdr>
    </w:div>
    <w:div w:id="1432244473">
      <w:bodyDiv w:val="1"/>
      <w:marLeft w:val="0"/>
      <w:marRight w:val="0"/>
      <w:marTop w:val="0"/>
      <w:marBottom w:val="0"/>
      <w:divBdr>
        <w:top w:val="none" w:sz="0" w:space="0" w:color="auto"/>
        <w:left w:val="none" w:sz="0" w:space="0" w:color="auto"/>
        <w:bottom w:val="none" w:sz="0" w:space="0" w:color="auto"/>
        <w:right w:val="none" w:sz="0" w:space="0" w:color="auto"/>
      </w:divBdr>
    </w:div>
    <w:div w:id="1437092059">
      <w:bodyDiv w:val="1"/>
      <w:marLeft w:val="0"/>
      <w:marRight w:val="0"/>
      <w:marTop w:val="0"/>
      <w:marBottom w:val="0"/>
      <w:divBdr>
        <w:top w:val="none" w:sz="0" w:space="0" w:color="auto"/>
        <w:left w:val="none" w:sz="0" w:space="0" w:color="auto"/>
        <w:bottom w:val="none" w:sz="0" w:space="0" w:color="auto"/>
        <w:right w:val="none" w:sz="0" w:space="0" w:color="auto"/>
      </w:divBdr>
    </w:div>
    <w:div w:id="1440177389">
      <w:bodyDiv w:val="1"/>
      <w:marLeft w:val="0"/>
      <w:marRight w:val="0"/>
      <w:marTop w:val="0"/>
      <w:marBottom w:val="0"/>
      <w:divBdr>
        <w:top w:val="none" w:sz="0" w:space="0" w:color="auto"/>
        <w:left w:val="none" w:sz="0" w:space="0" w:color="auto"/>
        <w:bottom w:val="none" w:sz="0" w:space="0" w:color="auto"/>
        <w:right w:val="none" w:sz="0" w:space="0" w:color="auto"/>
      </w:divBdr>
      <w:divsChild>
        <w:div w:id="565189466">
          <w:marLeft w:val="0"/>
          <w:marRight w:val="0"/>
          <w:marTop w:val="0"/>
          <w:marBottom w:val="0"/>
          <w:divBdr>
            <w:top w:val="none" w:sz="0" w:space="0" w:color="auto"/>
            <w:left w:val="none" w:sz="0" w:space="0" w:color="auto"/>
            <w:bottom w:val="none" w:sz="0" w:space="0" w:color="auto"/>
            <w:right w:val="none" w:sz="0" w:space="0" w:color="auto"/>
          </w:divBdr>
          <w:divsChild>
            <w:div w:id="1700546396">
              <w:marLeft w:val="0"/>
              <w:marRight w:val="0"/>
              <w:marTop w:val="0"/>
              <w:marBottom w:val="0"/>
              <w:divBdr>
                <w:top w:val="none" w:sz="0" w:space="0" w:color="auto"/>
                <w:left w:val="none" w:sz="0" w:space="0" w:color="auto"/>
                <w:bottom w:val="none" w:sz="0" w:space="0" w:color="auto"/>
                <w:right w:val="none" w:sz="0" w:space="0" w:color="auto"/>
              </w:divBdr>
              <w:divsChild>
                <w:div w:id="1873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44888">
      <w:bodyDiv w:val="1"/>
      <w:marLeft w:val="0"/>
      <w:marRight w:val="0"/>
      <w:marTop w:val="0"/>
      <w:marBottom w:val="0"/>
      <w:divBdr>
        <w:top w:val="none" w:sz="0" w:space="0" w:color="auto"/>
        <w:left w:val="none" w:sz="0" w:space="0" w:color="auto"/>
        <w:bottom w:val="none" w:sz="0" w:space="0" w:color="auto"/>
        <w:right w:val="none" w:sz="0" w:space="0" w:color="auto"/>
      </w:divBdr>
      <w:divsChild>
        <w:div w:id="923957080">
          <w:marLeft w:val="0"/>
          <w:marRight w:val="0"/>
          <w:marTop w:val="0"/>
          <w:marBottom w:val="0"/>
          <w:divBdr>
            <w:top w:val="none" w:sz="0" w:space="0" w:color="auto"/>
            <w:left w:val="none" w:sz="0" w:space="0" w:color="auto"/>
            <w:bottom w:val="none" w:sz="0" w:space="0" w:color="auto"/>
            <w:right w:val="none" w:sz="0" w:space="0" w:color="auto"/>
          </w:divBdr>
          <w:divsChild>
            <w:div w:id="1260873139">
              <w:marLeft w:val="0"/>
              <w:marRight w:val="0"/>
              <w:marTop w:val="0"/>
              <w:marBottom w:val="0"/>
              <w:divBdr>
                <w:top w:val="none" w:sz="0" w:space="0" w:color="auto"/>
                <w:left w:val="none" w:sz="0" w:space="0" w:color="auto"/>
                <w:bottom w:val="none" w:sz="0" w:space="0" w:color="auto"/>
                <w:right w:val="none" w:sz="0" w:space="0" w:color="auto"/>
              </w:divBdr>
              <w:divsChild>
                <w:div w:id="90586071">
                  <w:marLeft w:val="0"/>
                  <w:marRight w:val="0"/>
                  <w:marTop w:val="0"/>
                  <w:marBottom w:val="0"/>
                  <w:divBdr>
                    <w:top w:val="none" w:sz="0" w:space="0" w:color="auto"/>
                    <w:left w:val="none" w:sz="0" w:space="0" w:color="auto"/>
                    <w:bottom w:val="none" w:sz="0" w:space="0" w:color="auto"/>
                    <w:right w:val="none" w:sz="0" w:space="0" w:color="auto"/>
                  </w:divBdr>
                </w:div>
              </w:divsChild>
            </w:div>
            <w:div w:id="1133062438">
              <w:marLeft w:val="0"/>
              <w:marRight w:val="0"/>
              <w:marTop w:val="0"/>
              <w:marBottom w:val="0"/>
              <w:divBdr>
                <w:top w:val="none" w:sz="0" w:space="0" w:color="auto"/>
                <w:left w:val="none" w:sz="0" w:space="0" w:color="auto"/>
                <w:bottom w:val="none" w:sz="0" w:space="0" w:color="auto"/>
                <w:right w:val="none" w:sz="0" w:space="0" w:color="auto"/>
              </w:divBdr>
              <w:divsChild>
                <w:div w:id="9747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2888">
          <w:marLeft w:val="0"/>
          <w:marRight w:val="0"/>
          <w:marTop w:val="0"/>
          <w:marBottom w:val="0"/>
          <w:divBdr>
            <w:top w:val="none" w:sz="0" w:space="0" w:color="auto"/>
            <w:left w:val="none" w:sz="0" w:space="0" w:color="auto"/>
            <w:bottom w:val="none" w:sz="0" w:space="0" w:color="auto"/>
            <w:right w:val="none" w:sz="0" w:space="0" w:color="auto"/>
          </w:divBdr>
          <w:divsChild>
            <w:div w:id="494301509">
              <w:marLeft w:val="0"/>
              <w:marRight w:val="0"/>
              <w:marTop w:val="0"/>
              <w:marBottom w:val="0"/>
              <w:divBdr>
                <w:top w:val="none" w:sz="0" w:space="0" w:color="auto"/>
                <w:left w:val="none" w:sz="0" w:space="0" w:color="auto"/>
                <w:bottom w:val="none" w:sz="0" w:space="0" w:color="auto"/>
                <w:right w:val="none" w:sz="0" w:space="0" w:color="auto"/>
              </w:divBdr>
              <w:divsChild>
                <w:div w:id="6998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2614">
      <w:bodyDiv w:val="1"/>
      <w:marLeft w:val="0"/>
      <w:marRight w:val="0"/>
      <w:marTop w:val="0"/>
      <w:marBottom w:val="0"/>
      <w:divBdr>
        <w:top w:val="none" w:sz="0" w:space="0" w:color="auto"/>
        <w:left w:val="none" w:sz="0" w:space="0" w:color="auto"/>
        <w:bottom w:val="none" w:sz="0" w:space="0" w:color="auto"/>
        <w:right w:val="none" w:sz="0" w:space="0" w:color="auto"/>
      </w:divBdr>
      <w:divsChild>
        <w:div w:id="829710165">
          <w:marLeft w:val="0"/>
          <w:marRight w:val="0"/>
          <w:marTop w:val="0"/>
          <w:marBottom w:val="0"/>
          <w:divBdr>
            <w:top w:val="none" w:sz="0" w:space="0" w:color="auto"/>
            <w:left w:val="none" w:sz="0" w:space="0" w:color="auto"/>
            <w:bottom w:val="none" w:sz="0" w:space="0" w:color="auto"/>
            <w:right w:val="none" w:sz="0" w:space="0" w:color="auto"/>
          </w:divBdr>
          <w:divsChild>
            <w:div w:id="1620606466">
              <w:marLeft w:val="0"/>
              <w:marRight w:val="0"/>
              <w:marTop w:val="0"/>
              <w:marBottom w:val="0"/>
              <w:divBdr>
                <w:top w:val="none" w:sz="0" w:space="0" w:color="auto"/>
                <w:left w:val="none" w:sz="0" w:space="0" w:color="auto"/>
                <w:bottom w:val="none" w:sz="0" w:space="0" w:color="auto"/>
                <w:right w:val="none" w:sz="0" w:space="0" w:color="auto"/>
              </w:divBdr>
              <w:divsChild>
                <w:div w:id="1211267280">
                  <w:marLeft w:val="0"/>
                  <w:marRight w:val="0"/>
                  <w:marTop w:val="0"/>
                  <w:marBottom w:val="0"/>
                  <w:divBdr>
                    <w:top w:val="none" w:sz="0" w:space="0" w:color="auto"/>
                    <w:left w:val="none" w:sz="0" w:space="0" w:color="auto"/>
                    <w:bottom w:val="none" w:sz="0" w:space="0" w:color="auto"/>
                    <w:right w:val="none" w:sz="0" w:space="0" w:color="auto"/>
                  </w:divBdr>
                  <w:divsChild>
                    <w:div w:id="17654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035">
      <w:bodyDiv w:val="1"/>
      <w:marLeft w:val="0"/>
      <w:marRight w:val="0"/>
      <w:marTop w:val="0"/>
      <w:marBottom w:val="0"/>
      <w:divBdr>
        <w:top w:val="none" w:sz="0" w:space="0" w:color="auto"/>
        <w:left w:val="none" w:sz="0" w:space="0" w:color="auto"/>
        <w:bottom w:val="none" w:sz="0" w:space="0" w:color="auto"/>
        <w:right w:val="none" w:sz="0" w:space="0" w:color="auto"/>
      </w:divBdr>
    </w:div>
    <w:div w:id="1455559844">
      <w:bodyDiv w:val="1"/>
      <w:marLeft w:val="0"/>
      <w:marRight w:val="0"/>
      <w:marTop w:val="0"/>
      <w:marBottom w:val="0"/>
      <w:divBdr>
        <w:top w:val="none" w:sz="0" w:space="0" w:color="auto"/>
        <w:left w:val="none" w:sz="0" w:space="0" w:color="auto"/>
        <w:bottom w:val="none" w:sz="0" w:space="0" w:color="auto"/>
        <w:right w:val="none" w:sz="0" w:space="0" w:color="auto"/>
      </w:divBdr>
    </w:div>
    <w:div w:id="1458180782">
      <w:bodyDiv w:val="1"/>
      <w:marLeft w:val="0"/>
      <w:marRight w:val="0"/>
      <w:marTop w:val="0"/>
      <w:marBottom w:val="0"/>
      <w:divBdr>
        <w:top w:val="none" w:sz="0" w:space="0" w:color="auto"/>
        <w:left w:val="none" w:sz="0" w:space="0" w:color="auto"/>
        <w:bottom w:val="none" w:sz="0" w:space="0" w:color="auto"/>
        <w:right w:val="none" w:sz="0" w:space="0" w:color="auto"/>
      </w:divBdr>
    </w:div>
    <w:div w:id="1458598374">
      <w:bodyDiv w:val="1"/>
      <w:marLeft w:val="0"/>
      <w:marRight w:val="0"/>
      <w:marTop w:val="0"/>
      <w:marBottom w:val="0"/>
      <w:divBdr>
        <w:top w:val="none" w:sz="0" w:space="0" w:color="auto"/>
        <w:left w:val="none" w:sz="0" w:space="0" w:color="auto"/>
        <w:bottom w:val="none" w:sz="0" w:space="0" w:color="auto"/>
        <w:right w:val="none" w:sz="0" w:space="0" w:color="auto"/>
      </w:divBdr>
    </w:div>
    <w:div w:id="1462066331">
      <w:bodyDiv w:val="1"/>
      <w:marLeft w:val="0"/>
      <w:marRight w:val="0"/>
      <w:marTop w:val="0"/>
      <w:marBottom w:val="0"/>
      <w:divBdr>
        <w:top w:val="none" w:sz="0" w:space="0" w:color="auto"/>
        <w:left w:val="none" w:sz="0" w:space="0" w:color="auto"/>
        <w:bottom w:val="none" w:sz="0" w:space="0" w:color="auto"/>
        <w:right w:val="none" w:sz="0" w:space="0" w:color="auto"/>
      </w:divBdr>
    </w:div>
    <w:div w:id="1463115386">
      <w:bodyDiv w:val="1"/>
      <w:marLeft w:val="0"/>
      <w:marRight w:val="0"/>
      <w:marTop w:val="0"/>
      <w:marBottom w:val="0"/>
      <w:divBdr>
        <w:top w:val="none" w:sz="0" w:space="0" w:color="auto"/>
        <w:left w:val="none" w:sz="0" w:space="0" w:color="auto"/>
        <w:bottom w:val="none" w:sz="0" w:space="0" w:color="auto"/>
        <w:right w:val="none" w:sz="0" w:space="0" w:color="auto"/>
      </w:divBdr>
    </w:div>
    <w:div w:id="1463576547">
      <w:bodyDiv w:val="1"/>
      <w:marLeft w:val="0"/>
      <w:marRight w:val="0"/>
      <w:marTop w:val="0"/>
      <w:marBottom w:val="0"/>
      <w:divBdr>
        <w:top w:val="none" w:sz="0" w:space="0" w:color="auto"/>
        <w:left w:val="none" w:sz="0" w:space="0" w:color="auto"/>
        <w:bottom w:val="none" w:sz="0" w:space="0" w:color="auto"/>
        <w:right w:val="none" w:sz="0" w:space="0" w:color="auto"/>
      </w:divBdr>
      <w:divsChild>
        <w:div w:id="1901597866">
          <w:marLeft w:val="0"/>
          <w:marRight w:val="0"/>
          <w:marTop w:val="0"/>
          <w:marBottom w:val="0"/>
          <w:divBdr>
            <w:top w:val="none" w:sz="0" w:space="0" w:color="auto"/>
            <w:left w:val="none" w:sz="0" w:space="0" w:color="auto"/>
            <w:bottom w:val="none" w:sz="0" w:space="0" w:color="auto"/>
            <w:right w:val="none" w:sz="0" w:space="0" w:color="auto"/>
          </w:divBdr>
          <w:divsChild>
            <w:div w:id="1773356363">
              <w:marLeft w:val="0"/>
              <w:marRight w:val="0"/>
              <w:marTop w:val="0"/>
              <w:marBottom w:val="0"/>
              <w:divBdr>
                <w:top w:val="none" w:sz="0" w:space="0" w:color="auto"/>
                <w:left w:val="none" w:sz="0" w:space="0" w:color="auto"/>
                <w:bottom w:val="none" w:sz="0" w:space="0" w:color="auto"/>
                <w:right w:val="none" w:sz="0" w:space="0" w:color="auto"/>
              </w:divBdr>
              <w:divsChild>
                <w:div w:id="7612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8203">
      <w:bodyDiv w:val="1"/>
      <w:marLeft w:val="0"/>
      <w:marRight w:val="0"/>
      <w:marTop w:val="0"/>
      <w:marBottom w:val="0"/>
      <w:divBdr>
        <w:top w:val="none" w:sz="0" w:space="0" w:color="auto"/>
        <w:left w:val="none" w:sz="0" w:space="0" w:color="auto"/>
        <w:bottom w:val="none" w:sz="0" w:space="0" w:color="auto"/>
        <w:right w:val="none" w:sz="0" w:space="0" w:color="auto"/>
      </w:divBdr>
    </w:div>
    <w:div w:id="1468740526">
      <w:bodyDiv w:val="1"/>
      <w:marLeft w:val="0"/>
      <w:marRight w:val="0"/>
      <w:marTop w:val="0"/>
      <w:marBottom w:val="0"/>
      <w:divBdr>
        <w:top w:val="none" w:sz="0" w:space="0" w:color="auto"/>
        <w:left w:val="none" w:sz="0" w:space="0" w:color="auto"/>
        <w:bottom w:val="none" w:sz="0" w:space="0" w:color="auto"/>
        <w:right w:val="none" w:sz="0" w:space="0" w:color="auto"/>
      </w:divBdr>
    </w:div>
    <w:div w:id="1469591573">
      <w:bodyDiv w:val="1"/>
      <w:marLeft w:val="0"/>
      <w:marRight w:val="0"/>
      <w:marTop w:val="0"/>
      <w:marBottom w:val="0"/>
      <w:divBdr>
        <w:top w:val="none" w:sz="0" w:space="0" w:color="auto"/>
        <w:left w:val="none" w:sz="0" w:space="0" w:color="auto"/>
        <w:bottom w:val="none" w:sz="0" w:space="0" w:color="auto"/>
        <w:right w:val="none" w:sz="0" w:space="0" w:color="auto"/>
      </w:divBdr>
    </w:div>
    <w:div w:id="1470898224">
      <w:bodyDiv w:val="1"/>
      <w:marLeft w:val="0"/>
      <w:marRight w:val="0"/>
      <w:marTop w:val="0"/>
      <w:marBottom w:val="0"/>
      <w:divBdr>
        <w:top w:val="none" w:sz="0" w:space="0" w:color="auto"/>
        <w:left w:val="none" w:sz="0" w:space="0" w:color="auto"/>
        <w:bottom w:val="none" w:sz="0" w:space="0" w:color="auto"/>
        <w:right w:val="none" w:sz="0" w:space="0" w:color="auto"/>
      </w:divBdr>
      <w:divsChild>
        <w:div w:id="970743827">
          <w:marLeft w:val="0"/>
          <w:marRight w:val="0"/>
          <w:marTop w:val="0"/>
          <w:marBottom w:val="0"/>
          <w:divBdr>
            <w:top w:val="none" w:sz="0" w:space="0" w:color="auto"/>
            <w:left w:val="none" w:sz="0" w:space="0" w:color="auto"/>
            <w:bottom w:val="none" w:sz="0" w:space="0" w:color="auto"/>
            <w:right w:val="none" w:sz="0" w:space="0" w:color="auto"/>
          </w:divBdr>
        </w:div>
      </w:divsChild>
    </w:div>
    <w:div w:id="1475100970">
      <w:bodyDiv w:val="1"/>
      <w:marLeft w:val="0"/>
      <w:marRight w:val="0"/>
      <w:marTop w:val="0"/>
      <w:marBottom w:val="0"/>
      <w:divBdr>
        <w:top w:val="none" w:sz="0" w:space="0" w:color="auto"/>
        <w:left w:val="none" w:sz="0" w:space="0" w:color="auto"/>
        <w:bottom w:val="none" w:sz="0" w:space="0" w:color="auto"/>
        <w:right w:val="none" w:sz="0" w:space="0" w:color="auto"/>
      </w:divBdr>
    </w:div>
    <w:div w:id="1476484833">
      <w:bodyDiv w:val="1"/>
      <w:marLeft w:val="0"/>
      <w:marRight w:val="0"/>
      <w:marTop w:val="0"/>
      <w:marBottom w:val="0"/>
      <w:divBdr>
        <w:top w:val="none" w:sz="0" w:space="0" w:color="auto"/>
        <w:left w:val="none" w:sz="0" w:space="0" w:color="auto"/>
        <w:bottom w:val="none" w:sz="0" w:space="0" w:color="auto"/>
        <w:right w:val="none" w:sz="0" w:space="0" w:color="auto"/>
      </w:divBdr>
      <w:divsChild>
        <w:div w:id="453213495">
          <w:marLeft w:val="0"/>
          <w:marRight w:val="0"/>
          <w:marTop w:val="0"/>
          <w:marBottom w:val="0"/>
          <w:divBdr>
            <w:top w:val="none" w:sz="0" w:space="0" w:color="auto"/>
            <w:left w:val="none" w:sz="0" w:space="0" w:color="auto"/>
            <w:bottom w:val="none" w:sz="0" w:space="0" w:color="auto"/>
            <w:right w:val="none" w:sz="0" w:space="0" w:color="auto"/>
          </w:divBdr>
          <w:divsChild>
            <w:div w:id="54820817">
              <w:marLeft w:val="0"/>
              <w:marRight w:val="0"/>
              <w:marTop w:val="0"/>
              <w:marBottom w:val="0"/>
              <w:divBdr>
                <w:top w:val="none" w:sz="0" w:space="0" w:color="auto"/>
                <w:left w:val="none" w:sz="0" w:space="0" w:color="auto"/>
                <w:bottom w:val="none" w:sz="0" w:space="0" w:color="auto"/>
                <w:right w:val="none" w:sz="0" w:space="0" w:color="auto"/>
              </w:divBdr>
              <w:divsChild>
                <w:div w:id="1082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006">
      <w:bodyDiv w:val="1"/>
      <w:marLeft w:val="0"/>
      <w:marRight w:val="0"/>
      <w:marTop w:val="0"/>
      <w:marBottom w:val="0"/>
      <w:divBdr>
        <w:top w:val="none" w:sz="0" w:space="0" w:color="auto"/>
        <w:left w:val="none" w:sz="0" w:space="0" w:color="auto"/>
        <w:bottom w:val="none" w:sz="0" w:space="0" w:color="auto"/>
        <w:right w:val="none" w:sz="0" w:space="0" w:color="auto"/>
      </w:divBdr>
      <w:divsChild>
        <w:div w:id="517739377">
          <w:marLeft w:val="0"/>
          <w:marRight w:val="0"/>
          <w:marTop w:val="0"/>
          <w:marBottom w:val="0"/>
          <w:divBdr>
            <w:top w:val="none" w:sz="0" w:space="0" w:color="auto"/>
            <w:left w:val="none" w:sz="0" w:space="0" w:color="auto"/>
            <w:bottom w:val="none" w:sz="0" w:space="0" w:color="auto"/>
            <w:right w:val="none" w:sz="0" w:space="0" w:color="auto"/>
          </w:divBdr>
          <w:divsChild>
            <w:div w:id="1873179393">
              <w:marLeft w:val="0"/>
              <w:marRight w:val="0"/>
              <w:marTop w:val="0"/>
              <w:marBottom w:val="0"/>
              <w:divBdr>
                <w:top w:val="none" w:sz="0" w:space="0" w:color="auto"/>
                <w:left w:val="none" w:sz="0" w:space="0" w:color="auto"/>
                <w:bottom w:val="none" w:sz="0" w:space="0" w:color="auto"/>
                <w:right w:val="none" w:sz="0" w:space="0" w:color="auto"/>
              </w:divBdr>
              <w:divsChild>
                <w:div w:id="728844252">
                  <w:marLeft w:val="0"/>
                  <w:marRight w:val="0"/>
                  <w:marTop w:val="0"/>
                  <w:marBottom w:val="0"/>
                  <w:divBdr>
                    <w:top w:val="none" w:sz="0" w:space="0" w:color="auto"/>
                    <w:left w:val="none" w:sz="0" w:space="0" w:color="auto"/>
                    <w:bottom w:val="none" w:sz="0" w:space="0" w:color="auto"/>
                    <w:right w:val="none" w:sz="0" w:space="0" w:color="auto"/>
                  </w:divBdr>
                  <w:divsChild>
                    <w:div w:id="985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26759">
      <w:bodyDiv w:val="1"/>
      <w:marLeft w:val="0"/>
      <w:marRight w:val="0"/>
      <w:marTop w:val="0"/>
      <w:marBottom w:val="0"/>
      <w:divBdr>
        <w:top w:val="none" w:sz="0" w:space="0" w:color="auto"/>
        <w:left w:val="none" w:sz="0" w:space="0" w:color="auto"/>
        <w:bottom w:val="none" w:sz="0" w:space="0" w:color="auto"/>
        <w:right w:val="none" w:sz="0" w:space="0" w:color="auto"/>
      </w:divBdr>
      <w:divsChild>
        <w:div w:id="900945248">
          <w:marLeft w:val="0"/>
          <w:marRight w:val="0"/>
          <w:marTop w:val="0"/>
          <w:marBottom w:val="0"/>
          <w:divBdr>
            <w:top w:val="none" w:sz="0" w:space="0" w:color="auto"/>
            <w:left w:val="none" w:sz="0" w:space="0" w:color="auto"/>
            <w:bottom w:val="none" w:sz="0" w:space="0" w:color="auto"/>
            <w:right w:val="none" w:sz="0" w:space="0" w:color="auto"/>
          </w:divBdr>
          <w:divsChild>
            <w:div w:id="239561884">
              <w:marLeft w:val="0"/>
              <w:marRight w:val="0"/>
              <w:marTop w:val="0"/>
              <w:marBottom w:val="0"/>
              <w:divBdr>
                <w:top w:val="none" w:sz="0" w:space="0" w:color="auto"/>
                <w:left w:val="none" w:sz="0" w:space="0" w:color="auto"/>
                <w:bottom w:val="none" w:sz="0" w:space="0" w:color="auto"/>
                <w:right w:val="none" w:sz="0" w:space="0" w:color="auto"/>
              </w:divBdr>
              <w:divsChild>
                <w:div w:id="293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961762">
      <w:bodyDiv w:val="1"/>
      <w:marLeft w:val="0"/>
      <w:marRight w:val="0"/>
      <w:marTop w:val="0"/>
      <w:marBottom w:val="0"/>
      <w:divBdr>
        <w:top w:val="none" w:sz="0" w:space="0" w:color="auto"/>
        <w:left w:val="none" w:sz="0" w:space="0" w:color="auto"/>
        <w:bottom w:val="none" w:sz="0" w:space="0" w:color="auto"/>
        <w:right w:val="none" w:sz="0" w:space="0" w:color="auto"/>
      </w:divBdr>
    </w:div>
    <w:div w:id="1485201090">
      <w:bodyDiv w:val="1"/>
      <w:marLeft w:val="0"/>
      <w:marRight w:val="0"/>
      <w:marTop w:val="0"/>
      <w:marBottom w:val="0"/>
      <w:divBdr>
        <w:top w:val="none" w:sz="0" w:space="0" w:color="auto"/>
        <w:left w:val="none" w:sz="0" w:space="0" w:color="auto"/>
        <w:bottom w:val="none" w:sz="0" w:space="0" w:color="auto"/>
        <w:right w:val="none" w:sz="0" w:space="0" w:color="auto"/>
      </w:divBdr>
    </w:div>
    <w:div w:id="1485514366">
      <w:bodyDiv w:val="1"/>
      <w:marLeft w:val="0"/>
      <w:marRight w:val="0"/>
      <w:marTop w:val="0"/>
      <w:marBottom w:val="0"/>
      <w:divBdr>
        <w:top w:val="none" w:sz="0" w:space="0" w:color="auto"/>
        <w:left w:val="none" w:sz="0" w:space="0" w:color="auto"/>
        <w:bottom w:val="none" w:sz="0" w:space="0" w:color="auto"/>
        <w:right w:val="none" w:sz="0" w:space="0" w:color="auto"/>
      </w:divBdr>
      <w:divsChild>
        <w:div w:id="549653173">
          <w:marLeft w:val="0"/>
          <w:marRight w:val="0"/>
          <w:marTop w:val="0"/>
          <w:marBottom w:val="0"/>
          <w:divBdr>
            <w:top w:val="none" w:sz="0" w:space="0" w:color="auto"/>
            <w:left w:val="none" w:sz="0" w:space="0" w:color="auto"/>
            <w:bottom w:val="none" w:sz="0" w:space="0" w:color="auto"/>
            <w:right w:val="none" w:sz="0" w:space="0" w:color="auto"/>
          </w:divBdr>
          <w:divsChild>
            <w:div w:id="1026907997">
              <w:marLeft w:val="0"/>
              <w:marRight w:val="0"/>
              <w:marTop w:val="0"/>
              <w:marBottom w:val="0"/>
              <w:divBdr>
                <w:top w:val="none" w:sz="0" w:space="0" w:color="auto"/>
                <w:left w:val="none" w:sz="0" w:space="0" w:color="auto"/>
                <w:bottom w:val="none" w:sz="0" w:space="0" w:color="auto"/>
                <w:right w:val="none" w:sz="0" w:space="0" w:color="auto"/>
              </w:divBdr>
              <w:divsChild>
                <w:div w:id="2130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2057">
      <w:bodyDiv w:val="1"/>
      <w:marLeft w:val="0"/>
      <w:marRight w:val="0"/>
      <w:marTop w:val="0"/>
      <w:marBottom w:val="0"/>
      <w:divBdr>
        <w:top w:val="none" w:sz="0" w:space="0" w:color="auto"/>
        <w:left w:val="none" w:sz="0" w:space="0" w:color="auto"/>
        <w:bottom w:val="none" w:sz="0" w:space="0" w:color="auto"/>
        <w:right w:val="none" w:sz="0" w:space="0" w:color="auto"/>
      </w:divBdr>
    </w:div>
    <w:div w:id="1488010861">
      <w:bodyDiv w:val="1"/>
      <w:marLeft w:val="0"/>
      <w:marRight w:val="0"/>
      <w:marTop w:val="0"/>
      <w:marBottom w:val="0"/>
      <w:divBdr>
        <w:top w:val="none" w:sz="0" w:space="0" w:color="auto"/>
        <w:left w:val="none" w:sz="0" w:space="0" w:color="auto"/>
        <w:bottom w:val="none" w:sz="0" w:space="0" w:color="auto"/>
        <w:right w:val="none" w:sz="0" w:space="0" w:color="auto"/>
      </w:divBdr>
      <w:divsChild>
        <w:div w:id="231278892">
          <w:marLeft w:val="0"/>
          <w:marRight w:val="0"/>
          <w:marTop w:val="0"/>
          <w:marBottom w:val="0"/>
          <w:divBdr>
            <w:top w:val="none" w:sz="0" w:space="0" w:color="auto"/>
            <w:left w:val="none" w:sz="0" w:space="0" w:color="auto"/>
            <w:bottom w:val="none" w:sz="0" w:space="0" w:color="auto"/>
            <w:right w:val="none" w:sz="0" w:space="0" w:color="auto"/>
          </w:divBdr>
          <w:divsChild>
            <w:div w:id="775368851">
              <w:marLeft w:val="0"/>
              <w:marRight w:val="0"/>
              <w:marTop w:val="0"/>
              <w:marBottom w:val="0"/>
              <w:divBdr>
                <w:top w:val="none" w:sz="0" w:space="0" w:color="auto"/>
                <w:left w:val="none" w:sz="0" w:space="0" w:color="auto"/>
                <w:bottom w:val="none" w:sz="0" w:space="0" w:color="auto"/>
                <w:right w:val="none" w:sz="0" w:space="0" w:color="auto"/>
              </w:divBdr>
              <w:divsChild>
                <w:div w:id="14011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24402">
      <w:bodyDiv w:val="1"/>
      <w:marLeft w:val="0"/>
      <w:marRight w:val="0"/>
      <w:marTop w:val="0"/>
      <w:marBottom w:val="0"/>
      <w:divBdr>
        <w:top w:val="none" w:sz="0" w:space="0" w:color="auto"/>
        <w:left w:val="none" w:sz="0" w:space="0" w:color="auto"/>
        <w:bottom w:val="none" w:sz="0" w:space="0" w:color="auto"/>
        <w:right w:val="none" w:sz="0" w:space="0" w:color="auto"/>
      </w:divBdr>
    </w:div>
    <w:div w:id="1495485671">
      <w:bodyDiv w:val="1"/>
      <w:marLeft w:val="0"/>
      <w:marRight w:val="0"/>
      <w:marTop w:val="0"/>
      <w:marBottom w:val="0"/>
      <w:divBdr>
        <w:top w:val="none" w:sz="0" w:space="0" w:color="auto"/>
        <w:left w:val="none" w:sz="0" w:space="0" w:color="auto"/>
        <w:bottom w:val="none" w:sz="0" w:space="0" w:color="auto"/>
        <w:right w:val="none" w:sz="0" w:space="0" w:color="auto"/>
      </w:divBdr>
    </w:div>
    <w:div w:id="1495996195">
      <w:bodyDiv w:val="1"/>
      <w:marLeft w:val="0"/>
      <w:marRight w:val="0"/>
      <w:marTop w:val="0"/>
      <w:marBottom w:val="0"/>
      <w:divBdr>
        <w:top w:val="none" w:sz="0" w:space="0" w:color="auto"/>
        <w:left w:val="none" w:sz="0" w:space="0" w:color="auto"/>
        <w:bottom w:val="none" w:sz="0" w:space="0" w:color="auto"/>
        <w:right w:val="none" w:sz="0" w:space="0" w:color="auto"/>
      </w:divBdr>
    </w:div>
    <w:div w:id="1496605439">
      <w:bodyDiv w:val="1"/>
      <w:marLeft w:val="0"/>
      <w:marRight w:val="0"/>
      <w:marTop w:val="0"/>
      <w:marBottom w:val="0"/>
      <w:divBdr>
        <w:top w:val="none" w:sz="0" w:space="0" w:color="auto"/>
        <w:left w:val="none" w:sz="0" w:space="0" w:color="auto"/>
        <w:bottom w:val="none" w:sz="0" w:space="0" w:color="auto"/>
        <w:right w:val="none" w:sz="0" w:space="0" w:color="auto"/>
      </w:divBdr>
    </w:div>
    <w:div w:id="1498496835">
      <w:bodyDiv w:val="1"/>
      <w:marLeft w:val="0"/>
      <w:marRight w:val="0"/>
      <w:marTop w:val="0"/>
      <w:marBottom w:val="0"/>
      <w:divBdr>
        <w:top w:val="none" w:sz="0" w:space="0" w:color="auto"/>
        <w:left w:val="none" w:sz="0" w:space="0" w:color="auto"/>
        <w:bottom w:val="none" w:sz="0" w:space="0" w:color="auto"/>
        <w:right w:val="none" w:sz="0" w:space="0" w:color="auto"/>
      </w:divBdr>
    </w:div>
    <w:div w:id="1501695764">
      <w:bodyDiv w:val="1"/>
      <w:marLeft w:val="0"/>
      <w:marRight w:val="0"/>
      <w:marTop w:val="0"/>
      <w:marBottom w:val="0"/>
      <w:divBdr>
        <w:top w:val="none" w:sz="0" w:space="0" w:color="auto"/>
        <w:left w:val="none" w:sz="0" w:space="0" w:color="auto"/>
        <w:bottom w:val="none" w:sz="0" w:space="0" w:color="auto"/>
        <w:right w:val="none" w:sz="0" w:space="0" w:color="auto"/>
      </w:divBdr>
      <w:divsChild>
        <w:div w:id="1413090484">
          <w:marLeft w:val="0"/>
          <w:marRight w:val="0"/>
          <w:marTop w:val="0"/>
          <w:marBottom w:val="0"/>
          <w:divBdr>
            <w:top w:val="none" w:sz="0" w:space="0" w:color="auto"/>
            <w:left w:val="none" w:sz="0" w:space="0" w:color="auto"/>
            <w:bottom w:val="none" w:sz="0" w:space="0" w:color="auto"/>
            <w:right w:val="none" w:sz="0" w:space="0" w:color="auto"/>
          </w:divBdr>
          <w:divsChild>
            <w:div w:id="1350788582">
              <w:marLeft w:val="0"/>
              <w:marRight w:val="0"/>
              <w:marTop w:val="0"/>
              <w:marBottom w:val="0"/>
              <w:divBdr>
                <w:top w:val="none" w:sz="0" w:space="0" w:color="auto"/>
                <w:left w:val="none" w:sz="0" w:space="0" w:color="auto"/>
                <w:bottom w:val="none" w:sz="0" w:space="0" w:color="auto"/>
                <w:right w:val="none" w:sz="0" w:space="0" w:color="auto"/>
              </w:divBdr>
              <w:divsChild>
                <w:div w:id="689647588">
                  <w:marLeft w:val="0"/>
                  <w:marRight w:val="0"/>
                  <w:marTop w:val="0"/>
                  <w:marBottom w:val="0"/>
                  <w:divBdr>
                    <w:top w:val="none" w:sz="0" w:space="0" w:color="auto"/>
                    <w:left w:val="none" w:sz="0" w:space="0" w:color="auto"/>
                    <w:bottom w:val="none" w:sz="0" w:space="0" w:color="auto"/>
                    <w:right w:val="none" w:sz="0" w:space="0" w:color="auto"/>
                  </w:divBdr>
                  <w:divsChild>
                    <w:div w:id="1472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69231">
      <w:bodyDiv w:val="1"/>
      <w:marLeft w:val="0"/>
      <w:marRight w:val="0"/>
      <w:marTop w:val="0"/>
      <w:marBottom w:val="0"/>
      <w:divBdr>
        <w:top w:val="none" w:sz="0" w:space="0" w:color="auto"/>
        <w:left w:val="none" w:sz="0" w:space="0" w:color="auto"/>
        <w:bottom w:val="none" w:sz="0" w:space="0" w:color="auto"/>
        <w:right w:val="none" w:sz="0" w:space="0" w:color="auto"/>
      </w:divBdr>
    </w:div>
    <w:div w:id="1503274137">
      <w:bodyDiv w:val="1"/>
      <w:marLeft w:val="0"/>
      <w:marRight w:val="0"/>
      <w:marTop w:val="0"/>
      <w:marBottom w:val="0"/>
      <w:divBdr>
        <w:top w:val="none" w:sz="0" w:space="0" w:color="auto"/>
        <w:left w:val="none" w:sz="0" w:space="0" w:color="auto"/>
        <w:bottom w:val="none" w:sz="0" w:space="0" w:color="auto"/>
        <w:right w:val="none" w:sz="0" w:space="0" w:color="auto"/>
      </w:divBdr>
    </w:div>
    <w:div w:id="1504517304">
      <w:bodyDiv w:val="1"/>
      <w:marLeft w:val="0"/>
      <w:marRight w:val="0"/>
      <w:marTop w:val="0"/>
      <w:marBottom w:val="0"/>
      <w:divBdr>
        <w:top w:val="none" w:sz="0" w:space="0" w:color="auto"/>
        <w:left w:val="none" w:sz="0" w:space="0" w:color="auto"/>
        <w:bottom w:val="none" w:sz="0" w:space="0" w:color="auto"/>
        <w:right w:val="none" w:sz="0" w:space="0" w:color="auto"/>
      </w:divBdr>
    </w:div>
    <w:div w:id="1504931839">
      <w:bodyDiv w:val="1"/>
      <w:marLeft w:val="0"/>
      <w:marRight w:val="0"/>
      <w:marTop w:val="0"/>
      <w:marBottom w:val="0"/>
      <w:divBdr>
        <w:top w:val="none" w:sz="0" w:space="0" w:color="auto"/>
        <w:left w:val="none" w:sz="0" w:space="0" w:color="auto"/>
        <w:bottom w:val="none" w:sz="0" w:space="0" w:color="auto"/>
        <w:right w:val="none" w:sz="0" w:space="0" w:color="auto"/>
      </w:divBdr>
    </w:div>
    <w:div w:id="1506049455">
      <w:bodyDiv w:val="1"/>
      <w:marLeft w:val="0"/>
      <w:marRight w:val="0"/>
      <w:marTop w:val="0"/>
      <w:marBottom w:val="0"/>
      <w:divBdr>
        <w:top w:val="none" w:sz="0" w:space="0" w:color="auto"/>
        <w:left w:val="none" w:sz="0" w:space="0" w:color="auto"/>
        <w:bottom w:val="none" w:sz="0" w:space="0" w:color="auto"/>
        <w:right w:val="none" w:sz="0" w:space="0" w:color="auto"/>
      </w:divBdr>
    </w:div>
    <w:div w:id="1508209641">
      <w:bodyDiv w:val="1"/>
      <w:marLeft w:val="0"/>
      <w:marRight w:val="0"/>
      <w:marTop w:val="0"/>
      <w:marBottom w:val="0"/>
      <w:divBdr>
        <w:top w:val="none" w:sz="0" w:space="0" w:color="auto"/>
        <w:left w:val="none" w:sz="0" w:space="0" w:color="auto"/>
        <w:bottom w:val="none" w:sz="0" w:space="0" w:color="auto"/>
        <w:right w:val="none" w:sz="0" w:space="0" w:color="auto"/>
      </w:divBdr>
    </w:div>
    <w:div w:id="1508716214">
      <w:bodyDiv w:val="1"/>
      <w:marLeft w:val="0"/>
      <w:marRight w:val="0"/>
      <w:marTop w:val="0"/>
      <w:marBottom w:val="0"/>
      <w:divBdr>
        <w:top w:val="none" w:sz="0" w:space="0" w:color="auto"/>
        <w:left w:val="none" w:sz="0" w:space="0" w:color="auto"/>
        <w:bottom w:val="none" w:sz="0" w:space="0" w:color="auto"/>
        <w:right w:val="none" w:sz="0" w:space="0" w:color="auto"/>
      </w:divBdr>
      <w:divsChild>
        <w:div w:id="408158490">
          <w:marLeft w:val="0"/>
          <w:marRight w:val="0"/>
          <w:marTop w:val="0"/>
          <w:marBottom w:val="0"/>
          <w:divBdr>
            <w:top w:val="none" w:sz="0" w:space="0" w:color="auto"/>
            <w:left w:val="none" w:sz="0" w:space="0" w:color="auto"/>
            <w:bottom w:val="none" w:sz="0" w:space="0" w:color="auto"/>
            <w:right w:val="none" w:sz="0" w:space="0" w:color="auto"/>
          </w:divBdr>
          <w:divsChild>
            <w:div w:id="1995643473">
              <w:marLeft w:val="0"/>
              <w:marRight w:val="0"/>
              <w:marTop w:val="0"/>
              <w:marBottom w:val="0"/>
              <w:divBdr>
                <w:top w:val="none" w:sz="0" w:space="0" w:color="auto"/>
                <w:left w:val="none" w:sz="0" w:space="0" w:color="auto"/>
                <w:bottom w:val="none" w:sz="0" w:space="0" w:color="auto"/>
                <w:right w:val="none" w:sz="0" w:space="0" w:color="auto"/>
              </w:divBdr>
              <w:divsChild>
                <w:div w:id="1238634867">
                  <w:marLeft w:val="0"/>
                  <w:marRight w:val="0"/>
                  <w:marTop w:val="0"/>
                  <w:marBottom w:val="0"/>
                  <w:divBdr>
                    <w:top w:val="none" w:sz="0" w:space="0" w:color="auto"/>
                    <w:left w:val="none" w:sz="0" w:space="0" w:color="auto"/>
                    <w:bottom w:val="none" w:sz="0" w:space="0" w:color="auto"/>
                    <w:right w:val="none" w:sz="0" w:space="0" w:color="auto"/>
                  </w:divBdr>
                  <w:divsChild>
                    <w:div w:id="5985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032525">
      <w:bodyDiv w:val="1"/>
      <w:marLeft w:val="0"/>
      <w:marRight w:val="0"/>
      <w:marTop w:val="0"/>
      <w:marBottom w:val="0"/>
      <w:divBdr>
        <w:top w:val="none" w:sz="0" w:space="0" w:color="auto"/>
        <w:left w:val="none" w:sz="0" w:space="0" w:color="auto"/>
        <w:bottom w:val="none" w:sz="0" w:space="0" w:color="auto"/>
        <w:right w:val="none" w:sz="0" w:space="0" w:color="auto"/>
      </w:divBdr>
    </w:div>
    <w:div w:id="1517382779">
      <w:bodyDiv w:val="1"/>
      <w:marLeft w:val="0"/>
      <w:marRight w:val="0"/>
      <w:marTop w:val="0"/>
      <w:marBottom w:val="0"/>
      <w:divBdr>
        <w:top w:val="none" w:sz="0" w:space="0" w:color="auto"/>
        <w:left w:val="none" w:sz="0" w:space="0" w:color="auto"/>
        <w:bottom w:val="none" w:sz="0" w:space="0" w:color="auto"/>
        <w:right w:val="none" w:sz="0" w:space="0" w:color="auto"/>
      </w:divBdr>
      <w:divsChild>
        <w:div w:id="1230461991">
          <w:marLeft w:val="0"/>
          <w:marRight w:val="0"/>
          <w:marTop w:val="0"/>
          <w:marBottom w:val="0"/>
          <w:divBdr>
            <w:top w:val="none" w:sz="0" w:space="0" w:color="auto"/>
            <w:left w:val="none" w:sz="0" w:space="0" w:color="auto"/>
            <w:bottom w:val="none" w:sz="0" w:space="0" w:color="auto"/>
            <w:right w:val="none" w:sz="0" w:space="0" w:color="auto"/>
          </w:divBdr>
          <w:divsChild>
            <w:div w:id="9332134">
              <w:marLeft w:val="0"/>
              <w:marRight w:val="0"/>
              <w:marTop w:val="0"/>
              <w:marBottom w:val="0"/>
              <w:divBdr>
                <w:top w:val="none" w:sz="0" w:space="0" w:color="auto"/>
                <w:left w:val="none" w:sz="0" w:space="0" w:color="auto"/>
                <w:bottom w:val="none" w:sz="0" w:space="0" w:color="auto"/>
                <w:right w:val="none" w:sz="0" w:space="0" w:color="auto"/>
              </w:divBdr>
              <w:divsChild>
                <w:div w:id="4611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39008">
      <w:bodyDiv w:val="1"/>
      <w:marLeft w:val="0"/>
      <w:marRight w:val="0"/>
      <w:marTop w:val="0"/>
      <w:marBottom w:val="0"/>
      <w:divBdr>
        <w:top w:val="none" w:sz="0" w:space="0" w:color="auto"/>
        <w:left w:val="none" w:sz="0" w:space="0" w:color="auto"/>
        <w:bottom w:val="none" w:sz="0" w:space="0" w:color="auto"/>
        <w:right w:val="none" w:sz="0" w:space="0" w:color="auto"/>
      </w:divBdr>
      <w:divsChild>
        <w:div w:id="1790395412">
          <w:marLeft w:val="0"/>
          <w:marRight w:val="0"/>
          <w:marTop w:val="0"/>
          <w:marBottom w:val="0"/>
          <w:divBdr>
            <w:top w:val="none" w:sz="0" w:space="0" w:color="auto"/>
            <w:left w:val="none" w:sz="0" w:space="0" w:color="auto"/>
            <w:bottom w:val="none" w:sz="0" w:space="0" w:color="auto"/>
            <w:right w:val="none" w:sz="0" w:space="0" w:color="auto"/>
          </w:divBdr>
          <w:divsChild>
            <w:div w:id="733351659">
              <w:marLeft w:val="0"/>
              <w:marRight w:val="0"/>
              <w:marTop w:val="0"/>
              <w:marBottom w:val="0"/>
              <w:divBdr>
                <w:top w:val="none" w:sz="0" w:space="0" w:color="auto"/>
                <w:left w:val="none" w:sz="0" w:space="0" w:color="auto"/>
                <w:bottom w:val="none" w:sz="0" w:space="0" w:color="auto"/>
                <w:right w:val="none" w:sz="0" w:space="0" w:color="auto"/>
              </w:divBdr>
              <w:divsChild>
                <w:div w:id="990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47260">
      <w:bodyDiv w:val="1"/>
      <w:marLeft w:val="0"/>
      <w:marRight w:val="0"/>
      <w:marTop w:val="0"/>
      <w:marBottom w:val="0"/>
      <w:divBdr>
        <w:top w:val="none" w:sz="0" w:space="0" w:color="auto"/>
        <w:left w:val="none" w:sz="0" w:space="0" w:color="auto"/>
        <w:bottom w:val="none" w:sz="0" w:space="0" w:color="auto"/>
        <w:right w:val="none" w:sz="0" w:space="0" w:color="auto"/>
      </w:divBdr>
      <w:divsChild>
        <w:div w:id="2137865563">
          <w:marLeft w:val="0"/>
          <w:marRight w:val="0"/>
          <w:marTop w:val="0"/>
          <w:marBottom w:val="0"/>
          <w:divBdr>
            <w:top w:val="none" w:sz="0" w:space="0" w:color="auto"/>
            <w:left w:val="none" w:sz="0" w:space="0" w:color="auto"/>
            <w:bottom w:val="none" w:sz="0" w:space="0" w:color="auto"/>
            <w:right w:val="none" w:sz="0" w:space="0" w:color="auto"/>
          </w:divBdr>
          <w:divsChild>
            <w:div w:id="919603350">
              <w:marLeft w:val="0"/>
              <w:marRight w:val="0"/>
              <w:marTop w:val="0"/>
              <w:marBottom w:val="0"/>
              <w:divBdr>
                <w:top w:val="none" w:sz="0" w:space="0" w:color="auto"/>
                <w:left w:val="none" w:sz="0" w:space="0" w:color="auto"/>
                <w:bottom w:val="none" w:sz="0" w:space="0" w:color="auto"/>
                <w:right w:val="none" w:sz="0" w:space="0" w:color="auto"/>
              </w:divBdr>
              <w:divsChild>
                <w:div w:id="935870263">
                  <w:marLeft w:val="0"/>
                  <w:marRight w:val="0"/>
                  <w:marTop w:val="0"/>
                  <w:marBottom w:val="0"/>
                  <w:divBdr>
                    <w:top w:val="none" w:sz="0" w:space="0" w:color="auto"/>
                    <w:left w:val="none" w:sz="0" w:space="0" w:color="auto"/>
                    <w:bottom w:val="none" w:sz="0" w:space="0" w:color="auto"/>
                    <w:right w:val="none" w:sz="0" w:space="0" w:color="auto"/>
                  </w:divBdr>
                  <w:divsChild>
                    <w:div w:id="21283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25770">
      <w:bodyDiv w:val="1"/>
      <w:marLeft w:val="0"/>
      <w:marRight w:val="0"/>
      <w:marTop w:val="0"/>
      <w:marBottom w:val="0"/>
      <w:divBdr>
        <w:top w:val="none" w:sz="0" w:space="0" w:color="auto"/>
        <w:left w:val="none" w:sz="0" w:space="0" w:color="auto"/>
        <w:bottom w:val="none" w:sz="0" w:space="0" w:color="auto"/>
        <w:right w:val="none" w:sz="0" w:space="0" w:color="auto"/>
      </w:divBdr>
    </w:div>
    <w:div w:id="1532182177">
      <w:bodyDiv w:val="1"/>
      <w:marLeft w:val="0"/>
      <w:marRight w:val="0"/>
      <w:marTop w:val="0"/>
      <w:marBottom w:val="0"/>
      <w:divBdr>
        <w:top w:val="none" w:sz="0" w:space="0" w:color="auto"/>
        <w:left w:val="none" w:sz="0" w:space="0" w:color="auto"/>
        <w:bottom w:val="none" w:sz="0" w:space="0" w:color="auto"/>
        <w:right w:val="none" w:sz="0" w:space="0" w:color="auto"/>
      </w:divBdr>
    </w:div>
    <w:div w:id="1541823216">
      <w:bodyDiv w:val="1"/>
      <w:marLeft w:val="0"/>
      <w:marRight w:val="0"/>
      <w:marTop w:val="0"/>
      <w:marBottom w:val="0"/>
      <w:divBdr>
        <w:top w:val="none" w:sz="0" w:space="0" w:color="auto"/>
        <w:left w:val="none" w:sz="0" w:space="0" w:color="auto"/>
        <w:bottom w:val="none" w:sz="0" w:space="0" w:color="auto"/>
        <w:right w:val="none" w:sz="0" w:space="0" w:color="auto"/>
      </w:divBdr>
    </w:div>
    <w:div w:id="1541943340">
      <w:bodyDiv w:val="1"/>
      <w:marLeft w:val="0"/>
      <w:marRight w:val="0"/>
      <w:marTop w:val="0"/>
      <w:marBottom w:val="0"/>
      <w:divBdr>
        <w:top w:val="none" w:sz="0" w:space="0" w:color="auto"/>
        <w:left w:val="none" w:sz="0" w:space="0" w:color="auto"/>
        <w:bottom w:val="none" w:sz="0" w:space="0" w:color="auto"/>
        <w:right w:val="none" w:sz="0" w:space="0" w:color="auto"/>
      </w:divBdr>
    </w:div>
    <w:div w:id="1549999153">
      <w:bodyDiv w:val="1"/>
      <w:marLeft w:val="0"/>
      <w:marRight w:val="0"/>
      <w:marTop w:val="0"/>
      <w:marBottom w:val="0"/>
      <w:divBdr>
        <w:top w:val="none" w:sz="0" w:space="0" w:color="auto"/>
        <w:left w:val="none" w:sz="0" w:space="0" w:color="auto"/>
        <w:bottom w:val="none" w:sz="0" w:space="0" w:color="auto"/>
        <w:right w:val="none" w:sz="0" w:space="0" w:color="auto"/>
      </w:divBdr>
      <w:divsChild>
        <w:div w:id="1189028208">
          <w:marLeft w:val="0"/>
          <w:marRight w:val="0"/>
          <w:marTop w:val="0"/>
          <w:marBottom w:val="0"/>
          <w:divBdr>
            <w:top w:val="none" w:sz="0" w:space="0" w:color="auto"/>
            <w:left w:val="none" w:sz="0" w:space="0" w:color="auto"/>
            <w:bottom w:val="none" w:sz="0" w:space="0" w:color="auto"/>
            <w:right w:val="none" w:sz="0" w:space="0" w:color="auto"/>
          </w:divBdr>
          <w:divsChild>
            <w:div w:id="1264194346">
              <w:marLeft w:val="0"/>
              <w:marRight w:val="0"/>
              <w:marTop w:val="0"/>
              <w:marBottom w:val="0"/>
              <w:divBdr>
                <w:top w:val="none" w:sz="0" w:space="0" w:color="auto"/>
                <w:left w:val="none" w:sz="0" w:space="0" w:color="auto"/>
                <w:bottom w:val="none" w:sz="0" w:space="0" w:color="auto"/>
                <w:right w:val="none" w:sz="0" w:space="0" w:color="auto"/>
              </w:divBdr>
              <w:divsChild>
                <w:div w:id="10598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2531">
      <w:bodyDiv w:val="1"/>
      <w:marLeft w:val="0"/>
      <w:marRight w:val="0"/>
      <w:marTop w:val="0"/>
      <w:marBottom w:val="0"/>
      <w:divBdr>
        <w:top w:val="none" w:sz="0" w:space="0" w:color="auto"/>
        <w:left w:val="none" w:sz="0" w:space="0" w:color="auto"/>
        <w:bottom w:val="none" w:sz="0" w:space="0" w:color="auto"/>
        <w:right w:val="none" w:sz="0" w:space="0" w:color="auto"/>
      </w:divBdr>
    </w:div>
    <w:div w:id="1553535221">
      <w:bodyDiv w:val="1"/>
      <w:marLeft w:val="0"/>
      <w:marRight w:val="0"/>
      <w:marTop w:val="0"/>
      <w:marBottom w:val="0"/>
      <w:divBdr>
        <w:top w:val="none" w:sz="0" w:space="0" w:color="auto"/>
        <w:left w:val="none" w:sz="0" w:space="0" w:color="auto"/>
        <w:bottom w:val="none" w:sz="0" w:space="0" w:color="auto"/>
        <w:right w:val="none" w:sz="0" w:space="0" w:color="auto"/>
      </w:divBdr>
    </w:div>
    <w:div w:id="1560439076">
      <w:bodyDiv w:val="1"/>
      <w:marLeft w:val="0"/>
      <w:marRight w:val="0"/>
      <w:marTop w:val="0"/>
      <w:marBottom w:val="0"/>
      <w:divBdr>
        <w:top w:val="none" w:sz="0" w:space="0" w:color="auto"/>
        <w:left w:val="none" w:sz="0" w:space="0" w:color="auto"/>
        <w:bottom w:val="none" w:sz="0" w:space="0" w:color="auto"/>
        <w:right w:val="none" w:sz="0" w:space="0" w:color="auto"/>
      </w:divBdr>
      <w:divsChild>
        <w:div w:id="2092071663">
          <w:marLeft w:val="0"/>
          <w:marRight w:val="0"/>
          <w:marTop w:val="0"/>
          <w:marBottom w:val="0"/>
          <w:divBdr>
            <w:top w:val="none" w:sz="0" w:space="0" w:color="auto"/>
            <w:left w:val="none" w:sz="0" w:space="0" w:color="auto"/>
            <w:bottom w:val="none" w:sz="0" w:space="0" w:color="auto"/>
            <w:right w:val="none" w:sz="0" w:space="0" w:color="auto"/>
          </w:divBdr>
          <w:divsChild>
            <w:div w:id="789855743">
              <w:marLeft w:val="0"/>
              <w:marRight w:val="0"/>
              <w:marTop w:val="0"/>
              <w:marBottom w:val="0"/>
              <w:divBdr>
                <w:top w:val="none" w:sz="0" w:space="0" w:color="auto"/>
                <w:left w:val="none" w:sz="0" w:space="0" w:color="auto"/>
                <w:bottom w:val="none" w:sz="0" w:space="0" w:color="auto"/>
                <w:right w:val="none" w:sz="0" w:space="0" w:color="auto"/>
              </w:divBdr>
              <w:divsChild>
                <w:div w:id="2017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14527">
      <w:bodyDiv w:val="1"/>
      <w:marLeft w:val="0"/>
      <w:marRight w:val="0"/>
      <w:marTop w:val="0"/>
      <w:marBottom w:val="0"/>
      <w:divBdr>
        <w:top w:val="none" w:sz="0" w:space="0" w:color="auto"/>
        <w:left w:val="none" w:sz="0" w:space="0" w:color="auto"/>
        <w:bottom w:val="none" w:sz="0" w:space="0" w:color="auto"/>
        <w:right w:val="none" w:sz="0" w:space="0" w:color="auto"/>
      </w:divBdr>
    </w:div>
    <w:div w:id="1567687457">
      <w:bodyDiv w:val="1"/>
      <w:marLeft w:val="0"/>
      <w:marRight w:val="0"/>
      <w:marTop w:val="0"/>
      <w:marBottom w:val="0"/>
      <w:divBdr>
        <w:top w:val="none" w:sz="0" w:space="0" w:color="auto"/>
        <w:left w:val="none" w:sz="0" w:space="0" w:color="auto"/>
        <w:bottom w:val="none" w:sz="0" w:space="0" w:color="auto"/>
        <w:right w:val="none" w:sz="0" w:space="0" w:color="auto"/>
      </w:divBdr>
    </w:div>
    <w:div w:id="1568343283">
      <w:bodyDiv w:val="1"/>
      <w:marLeft w:val="0"/>
      <w:marRight w:val="0"/>
      <w:marTop w:val="0"/>
      <w:marBottom w:val="0"/>
      <w:divBdr>
        <w:top w:val="none" w:sz="0" w:space="0" w:color="auto"/>
        <w:left w:val="none" w:sz="0" w:space="0" w:color="auto"/>
        <w:bottom w:val="none" w:sz="0" w:space="0" w:color="auto"/>
        <w:right w:val="none" w:sz="0" w:space="0" w:color="auto"/>
      </w:divBdr>
    </w:div>
    <w:div w:id="1569026689">
      <w:bodyDiv w:val="1"/>
      <w:marLeft w:val="0"/>
      <w:marRight w:val="0"/>
      <w:marTop w:val="0"/>
      <w:marBottom w:val="0"/>
      <w:divBdr>
        <w:top w:val="none" w:sz="0" w:space="0" w:color="auto"/>
        <w:left w:val="none" w:sz="0" w:space="0" w:color="auto"/>
        <w:bottom w:val="none" w:sz="0" w:space="0" w:color="auto"/>
        <w:right w:val="none" w:sz="0" w:space="0" w:color="auto"/>
      </w:divBdr>
    </w:div>
    <w:div w:id="1569534356">
      <w:bodyDiv w:val="1"/>
      <w:marLeft w:val="0"/>
      <w:marRight w:val="0"/>
      <w:marTop w:val="0"/>
      <w:marBottom w:val="0"/>
      <w:divBdr>
        <w:top w:val="none" w:sz="0" w:space="0" w:color="auto"/>
        <w:left w:val="none" w:sz="0" w:space="0" w:color="auto"/>
        <w:bottom w:val="none" w:sz="0" w:space="0" w:color="auto"/>
        <w:right w:val="none" w:sz="0" w:space="0" w:color="auto"/>
      </w:divBdr>
    </w:div>
    <w:div w:id="1571580144">
      <w:bodyDiv w:val="1"/>
      <w:marLeft w:val="0"/>
      <w:marRight w:val="0"/>
      <w:marTop w:val="0"/>
      <w:marBottom w:val="0"/>
      <w:divBdr>
        <w:top w:val="none" w:sz="0" w:space="0" w:color="auto"/>
        <w:left w:val="none" w:sz="0" w:space="0" w:color="auto"/>
        <w:bottom w:val="none" w:sz="0" w:space="0" w:color="auto"/>
        <w:right w:val="none" w:sz="0" w:space="0" w:color="auto"/>
      </w:divBdr>
    </w:div>
    <w:div w:id="1572891596">
      <w:bodyDiv w:val="1"/>
      <w:marLeft w:val="0"/>
      <w:marRight w:val="0"/>
      <w:marTop w:val="0"/>
      <w:marBottom w:val="0"/>
      <w:divBdr>
        <w:top w:val="none" w:sz="0" w:space="0" w:color="auto"/>
        <w:left w:val="none" w:sz="0" w:space="0" w:color="auto"/>
        <w:bottom w:val="none" w:sz="0" w:space="0" w:color="auto"/>
        <w:right w:val="none" w:sz="0" w:space="0" w:color="auto"/>
      </w:divBdr>
      <w:divsChild>
        <w:div w:id="959452617">
          <w:marLeft w:val="0"/>
          <w:marRight w:val="0"/>
          <w:marTop w:val="0"/>
          <w:marBottom w:val="0"/>
          <w:divBdr>
            <w:top w:val="none" w:sz="0" w:space="0" w:color="auto"/>
            <w:left w:val="none" w:sz="0" w:space="0" w:color="auto"/>
            <w:bottom w:val="none" w:sz="0" w:space="0" w:color="auto"/>
            <w:right w:val="none" w:sz="0" w:space="0" w:color="auto"/>
          </w:divBdr>
          <w:divsChild>
            <w:div w:id="292903904">
              <w:marLeft w:val="0"/>
              <w:marRight w:val="0"/>
              <w:marTop w:val="0"/>
              <w:marBottom w:val="0"/>
              <w:divBdr>
                <w:top w:val="none" w:sz="0" w:space="0" w:color="auto"/>
                <w:left w:val="none" w:sz="0" w:space="0" w:color="auto"/>
                <w:bottom w:val="none" w:sz="0" w:space="0" w:color="auto"/>
                <w:right w:val="none" w:sz="0" w:space="0" w:color="auto"/>
              </w:divBdr>
              <w:divsChild>
                <w:div w:id="19676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0934">
      <w:bodyDiv w:val="1"/>
      <w:marLeft w:val="0"/>
      <w:marRight w:val="0"/>
      <w:marTop w:val="0"/>
      <w:marBottom w:val="0"/>
      <w:divBdr>
        <w:top w:val="none" w:sz="0" w:space="0" w:color="auto"/>
        <w:left w:val="none" w:sz="0" w:space="0" w:color="auto"/>
        <w:bottom w:val="none" w:sz="0" w:space="0" w:color="auto"/>
        <w:right w:val="none" w:sz="0" w:space="0" w:color="auto"/>
      </w:divBdr>
    </w:div>
    <w:div w:id="1576280389">
      <w:bodyDiv w:val="1"/>
      <w:marLeft w:val="0"/>
      <w:marRight w:val="0"/>
      <w:marTop w:val="0"/>
      <w:marBottom w:val="0"/>
      <w:divBdr>
        <w:top w:val="none" w:sz="0" w:space="0" w:color="auto"/>
        <w:left w:val="none" w:sz="0" w:space="0" w:color="auto"/>
        <w:bottom w:val="none" w:sz="0" w:space="0" w:color="auto"/>
        <w:right w:val="none" w:sz="0" w:space="0" w:color="auto"/>
      </w:divBdr>
      <w:divsChild>
        <w:div w:id="788015821">
          <w:marLeft w:val="0"/>
          <w:marRight w:val="0"/>
          <w:marTop w:val="0"/>
          <w:marBottom w:val="0"/>
          <w:divBdr>
            <w:top w:val="none" w:sz="0" w:space="0" w:color="auto"/>
            <w:left w:val="none" w:sz="0" w:space="0" w:color="auto"/>
            <w:bottom w:val="none" w:sz="0" w:space="0" w:color="auto"/>
            <w:right w:val="none" w:sz="0" w:space="0" w:color="auto"/>
          </w:divBdr>
        </w:div>
        <w:div w:id="422412011">
          <w:marLeft w:val="0"/>
          <w:marRight w:val="0"/>
          <w:marTop w:val="0"/>
          <w:marBottom w:val="0"/>
          <w:divBdr>
            <w:top w:val="none" w:sz="0" w:space="0" w:color="auto"/>
            <w:left w:val="none" w:sz="0" w:space="0" w:color="auto"/>
            <w:bottom w:val="none" w:sz="0" w:space="0" w:color="auto"/>
            <w:right w:val="none" w:sz="0" w:space="0" w:color="auto"/>
          </w:divBdr>
        </w:div>
        <w:div w:id="611786646">
          <w:marLeft w:val="0"/>
          <w:marRight w:val="0"/>
          <w:marTop w:val="0"/>
          <w:marBottom w:val="0"/>
          <w:divBdr>
            <w:top w:val="none" w:sz="0" w:space="0" w:color="auto"/>
            <w:left w:val="none" w:sz="0" w:space="0" w:color="auto"/>
            <w:bottom w:val="none" w:sz="0" w:space="0" w:color="auto"/>
            <w:right w:val="none" w:sz="0" w:space="0" w:color="auto"/>
          </w:divBdr>
        </w:div>
      </w:divsChild>
    </w:div>
    <w:div w:id="1583173182">
      <w:bodyDiv w:val="1"/>
      <w:marLeft w:val="0"/>
      <w:marRight w:val="0"/>
      <w:marTop w:val="0"/>
      <w:marBottom w:val="0"/>
      <w:divBdr>
        <w:top w:val="none" w:sz="0" w:space="0" w:color="auto"/>
        <w:left w:val="none" w:sz="0" w:space="0" w:color="auto"/>
        <w:bottom w:val="none" w:sz="0" w:space="0" w:color="auto"/>
        <w:right w:val="none" w:sz="0" w:space="0" w:color="auto"/>
      </w:divBdr>
    </w:div>
    <w:div w:id="1583179269">
      <w:bodyDiv w:val="1"/>
      <w:marLeft w:val="0"/>
      <w:marRight w:val="0"/>
      <w:marTop w:val="0"/>
      <w:marBottom w:val="0"/>
      <w:divBdr>
        <w:top w:val="none" w:sz="0" w:space="0" w:color="auto"/>
        <w:left w:val="none" w:sz="0" w:space="0" w:color="auto"/>
        <w:bottom w:val="none" w:sz="0" w:space="0" w:color="auto"/>
        <w:right w:val="none" w:sz="0" w:space="0" w:color="auto"/>
      </w:divBdr>
    </w:div>
    <w:div w:id="1586039272">
      <w:bodyDiv w:val="1"/>
      <w:marLeft w:val="0"/>
      <w:marRight w:val="0"/>
      <w:marTop w:val="0"/>
      <w:marBottom w:val="0"/>
      <w:divBdr>
        <w:top w:val="none" w:sz="0" w:space="0" w:color="auto"/>
        <w:left w:val="none" w:sz="0" w:space="0" w:color="auto"/>
        <w:bottom w:val="none" w:sz="0" w:space="0" w:color="auto"/>
        <w:right w:val="none" w:sz="0" w:space="0" w:color="auto"/>
      </w:divBdr>
    </w:div>
    <w:div w:id="1587421800">
      <w:bodyDiv w:val="1"/>
      <w:marLeft w:val="0"/>
      <w:marRight w:val="0"/>
      <w:marTop w:val="0"/>
      <w:marBottom w:val="0"/>
      <w:divBdr>
        <w:top w:val="none" w:sz="0" w:space="0" w:color="auto"/>
        <w:left w:val="none" w:sz="0" w:space="0" w:color="auto"/>
        <w:bottom w:val="none" w:sz="0" w:space="0" w:color="auto"/>
        <w:right w:val="none" w:sz="0" w:space="0" w:color="auto"/>
      </w:divBdr>
      <w:divsChild>
        <w:div w:id="622080636">
          <w:marLeft w:val="0"/>
          <w:marRight w:val="0"/>
          <w:marTop w:val="0"/>
          <w:marBottom w:val="0"/>
          <w:divBdr>
            <w:top w:val="none" w:sz="0" w:space="0" w:color="auto"/>
            <w:left w:val="none" w:sz="0" w:space="0" w:color="auto"/>
            <w:bottom w:val="none" w:sz="0" w:space="0" w:color="auto"/>
            <w:right w:val="none" w:sz="0" w:space="0" w:color="auto"/>
          </w:divBdr>
          <w:divsChild>
            <w:div w:id="1533150903">
              <w:marLeft w:val="0"/>
              <w:marRight w:val="0"/>
              <w:marTop w:val="0"/>
              <w:marBottom w:val="0"/>
              <w:divBdr>
                <w:top w:val="none" w:sz="0" w:space="0" w:color="auto"/>
                <w:left w:val="none" w:sz="0" w:space="0" w:color="auto"/>
                <w:bottom w:val="none" w:sz="0" w:space="0" w:color="auto"/>
                <w:right w:val="none" w:sz="0" w:space="0" w:color="auto"/>
              </w:divBdr>
              <w:divsChild>
                <w:div w:id="15269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7362">
      <w:bodyDiv w:val="1"/>
      <w:marLeft w:val="0"/>
      <w:marRight w:val="0"/>
      <w:marTop w:val="0"/>
      <w:marBottom w:val="0"/>
      <w:divBdr>
        <w:top w:val="none" w:sz="0" w:space="0" w:color="auto"/>
        <w:left w:val="none" w:sz="0" w:space="0" w:color="auto"/>
        <w:bottom w:val="none" w:sz="0" w:space="0" w:color="auto"/>
        <w:right w:val="none" w:sz="0" w:space="0" w:color="auto"/>
      </w:divBdr>
    </w:div>
    <w:div w:id="1589381589">
      <w:bodyDiv w:val="1"/>
      <w:marLeft w:val="0"/>
      <w:marRight w:val="0"/>
      <w:marTop w:val="0"/>
      <w:marBottom w:val="0"/>
      <w:divBdr>
        <w:top w:val="none" w:sz="0" w:space="0" w:color="auto"/>
        <w:left w:val="none" w:sz="0" w:space="0" w:color="auto"/>
        <w:bottom w:val="none" w:sz="0" w:space="0" w:color="auto"/>
        <w:right w:val="none" w:sz="0" w:space="0" w:color="auto"/>
      </w:divBdr>
      <w:divsChild>
        <w:div w:id="1279525413">
          <w:marLeft w:val="0"/>
          <w:marRight w:val="0"/>
          <w:marTop w:val="0"/>
          <w:marBottom w:val="0"/>
          <w:divBdr>
            <w:top w:val="none" w:sz="0" w:space="0" w:color="auto"/>
            <w:left w:val="none" w:sz="0" w:space="0" w:color="auto"/>
            <w:bottom w:val="none" w:sz="0" w:space="0" w:color="auto"/>
            <w:right w:val="none" w:sz="0" w:space="0" w:color="auto"/>
          </w:divBdr>
          <w:divsChild>
            <w:div w:id="14356246">
              <w:marLeft w:val="0"/>
              <w:marRight w:val="0"/>
              <w:marTop w:val="0"/>
              <w:marBottom w:val="0"/>
              <w:divBdr>
                <w:top w:val="none" w:sz="0" w:space="0" w:color="auto"/>
                <w:left w:val="none" w:sz="0" w:space="0" w:color="auto"/>
                <w:bottom w:val="none" w:sz="0" w:space="0" w:color="auto"/>
                <w:right w:val="none" w:sz="0" w:space="0" w:color="auto"/>
              </w:divBdr>
              <w:divsChild>
                <w:div w:id="143857959">
                  <w:marLeft w:val="0"/>
                  <w:marRight w:val="0"/>
                  <w:marTop w:val="0"/>
                  <w:marBottom w:val="0"/>
                  <w:divBdr>
                    <w:top w:val="none" w:sz="0" w:space="0" w:color="auto"/>
                    <w:left w:val="none" w:sz="0" w:space="0" w:color="auto"/>
                    <w:bottom w:val="none" w:sz="0" w:space="0" w:color="auto"/>
                    <w:right w:val="none" w:sz="0" w:space="0" w:color="auto"/>
                  </w:divBdr>
                  <w:divsChild>
                    <w:div w:id="1231042184">
                      <w:marLeft w:val="0"/>
                      <w:marRight w:val="0"/>
                      <w:marTop w:val="0"/>
                      <w:marBottom w:val="0"/>
                      <w:divBdr>
                        <w:top w:val="none" w:sz="0" w:space="0" w:color="auto"/>
                        <w:left w:val="none" w:sz="0" w:space="0" w:color="auto"/>
                        <w:bottom w:val="none" w:sz="0" w:space="0" w:color="auto"/>
                        <w:right w:val="none" w:sz="0" w:space="0" w:color="auto"/>
                      </w:divBdr>
                      <w:divsChild>
                        <w:div w:id="462357046">
                          <w:marLeft w:val="0"/>
                          <w:marRight w:val="0"/>
                          <w:marTop w:val="0"/>
                          <w:marBottom w:val="0"/>
                          <w:divBdr>
                            <w:top w:val="none" w:sz="0" w:space="0" w:color="auto"/>
                            <w:left w:val="none" w:sz="0" w:space="0" w:color="auto"/>
                            <w:bottom w:val="none" w:sz="0" w:space="0" w:color="auto"/>
                            <w:right w:val="none" w:sz="0" w:space="0" w:color="auto"/>
                          </w:divBdr>
                          <w:divsChild>
                            <w:div w:id="233318450">
                              <w:marLeft w:val="0"/>
                              <w:marRight w:val="0"/>
                              <w:marTop w:val="0"/>
                              <w:marBottom w:val="0"/>
                              <w:divBdr>
                                <w:top w:val="none" w:sz="0" w:space="0" w:color="auto"/>
                                <w:left w:val="none" w:sz="0" w:space="0" w:color="auto"/>
                                <w:bottom w:val="none" w:sz="0" w:space="0" w:color="auto"/>
                                <w:right w:val="none" w:sz="0" w:space="0" w:color="auto"/>
                              </w:divBdr>
                              <w:divsChild>
                                <w:div w:id="926118260">
                                  <w:marLeft w:val="0"/>
                                  <w:marRight w:val="0"/>
                                  <w:marTop w:val="0"/>
                                  <w:marBottom w:val="0"/>
                                  <w:divBdr>
                                    <w:top w:val="none" w:sz="0" w:space="0" w:color="auto"/>
                                    <w:left w:val="none" w:sz="0" w:space="0" w:color="auto"/>
                                    <w:bottom w:val="none" w:sz="0" w:space="0" w:color="auto"/>
                                    <w:right w:val="none" w:sz="0" w:space="0" w:color="auto"/>
                                  </w:divBdr>
                                  <w:divsChild>
                                    <w:div w:id="7136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812266">
              <w:marLeft w:val="0"/>
              <w:marRight w:val="0"/>
              <w:marTop w:val="0"/>
              <w:marBottom w:val="0"/>
              <w:divBdr>
                <w:top w:val="none" w:sz="0" w:space="0" w:color="auto"/>
                <w:left w:val="none" w:sz="0" w:space="0" w:color="auto"/>
                <w:bottom w:val="none" w:sz="0" w:space="0" w:color="auto"/>
                <w:right w:val="none" w:sz="0" w:space="0" w:color="auto"/>
              </w:divBdr>
              <w:divsChild>
                <w:div w:id="427116541">
                  <w:marLeft w:val="0"/>
                  <w:marRight w:val="0"/>
                  <w:marTop w:val="0"/>
                  <w:marBottom w:val="0"/>
                  <w:divBdr>
                    <w:top w:val="none" w:sz="0" w:space="0" w:color="auto"/>
                    <w:left w:val="none" w:sz="0" w:space="0" w:color="auto"/>
                    <w:bottom w:val="none" w:sz="0" w:space="0" w:color="auto"/>
                    <w:right w:val="none" w:sz="0" w:space="0" w:color="auto"/>
                  </w:divBdr>
                  <w:divsChild>
                    <w:div w:id="1582333584">
                      <w:marLeft w:val="0"/>
                      <w:marRight w:val="0"/>
                      <w:marTop w:val="0"/>
                      <w:marBottom w:val="0"/>
                      <w:divBdr>
                        <w:top w:val="none" w:sz="0" w:space="0" w:color="auto"/>
                        <w:left w:val="none" w:sz="0" w:space="0" w:color="auto"/>
                        <w:bottom w:val="none" w:sz="0" w:space="0" w:color="auto"/>
                        <w:right w:val="none" w:sz="0" w:space="0" w:color="auto"/>
                      </w:divBdr>
                      <w:divsChild>
                        <w:div w:id="1475563551">
                          <w:marLeft w:val="0"/>
                          <w:marRight w:val="0"/>
                          <w:marTop w:val="0"/>
                          <w:marBottom w:val="0"/>
                          <w:divBdr>
                            <w:top w:val="none" w:sz="0" w:space="0" w:color="auto"/>
                            <w:left w:val="none" w:sz="0" w:space="0" w:color="auto"/>
                            <w:bottom w:val="none" w:sz="0" w:space="0" w:color="auto"/>
                            <w:right w:val="none" w:sz="0" w:space="0" w:color="auto"/>
                          </w:divBdr>
                          <w:divsChild>
                            <w:div w:id="268202054">
                              <w:marLeft w:val="0"/>
                              <w:marRight w:val="0"/>
                              <w:marTop w:val="0"/>
                              <w:marBottom w:val="0"/>
                              <w:divBdr>
                                <w:top w:val="none" w:sz="0" w:space="0" w:color="auto"/>
                                <w:left w:val="none" w:sz="0" w:space="0" w:color="auto"/>
                                <w:bottom w:val="none" w:sz="0" w:space="0" w:color="auto"/>
                                <w:right w:val="none" w:sz="0" w:space="0" w:color="auto"/>
                              </w:divBdr>
                              <w:divsChild>
                                <w:div w:id="54789007">
                                  <w:marLeft w:val="0"/>
                                  <w:marRight w:val="0"/>
                                  <w:marTop w:val="0"/>
                                  <w:marBottom w:val="0"/>
                                  <w:divBdr>
                                    <w:top w:val="none" w:sz="0" w:space="0" w:color="auto"/>
                                    <w:left w:val="none" w:sz="0" w:space="0" w:color="auto"/>
                                    <w:bottom w:val="none" w:sz="0" w:space="0" w:color="auto"/>
                                    <w:right w:val="none" w:sz="0" w:space="0" w:color="auto"/>
                                  </w:divBdr>
                                  <w:divsChild>
                                    <w:div w:id="1826899111">
                                      <w:marLeft w:val="0"/>
                                      <w:marRight w:val="0"/>
                                      <w:marTop w:val="0"/>
                                      <w:marBottom w:val="0"/>
                                      <w:divBdr>
                                        <w:top w:val="none" w:sz="0" w:space="0" w:color="auto"/>
                                        <w:left w:val="none" w:sz="0" w:space="0" w:color="auto"/>
                                        <w:bottom w:val="none" w:sz="0" w:space="0" w:color="auto"/>
                                        <w:right w:val="none" w:sz="0" w:space="0" w:color="auto"/>
                                      </w:divBdr>
                                      <w:divsChild>
                                        <w:div w:id="1229345167">
                                          <w:marLeft w:val="0"/>
                                          <w:marRight w:val="0"/>
                                          <w:marTop w:val="0"/>
                                          <w:marBottom w:val="0"/>
                                          <w:divBdr>
                                            <w:top w:val="none" w:sz="0" w:space="0" w:color="auto"/>
                                            <w:left w:val="none" w:sz="0" w:space="0" w:color="auto"/>
                                            <w:bottom w:val="none" w:sz="0" w:space="0" w:color="auto"/>
                                            <w:right w:val="none" w:sz="0" w:space="0" w:color="auto"/>
                                          </w:divBdr>
                                        </w:div>
                                      </w:divsChild>
                                    </w:div>
                                    <w:div w:id="1896769633">
                                      <w:marLeft w:val="0"/>
                                      <w:marRight w:val="0"/>
                                      <w:marTop w:val="0"/>
                                      <w:marBottom w:val="0"/>
                                      <w:divBdr>
                                        <w:top w:val="none" w:sz="0" w:space="0" w:color="auto"/>
                                        <w:left w:val="none" w:sz="0" w:space="0" w:color="auto"/>
                                        <w:bottom w:val="none" w:sz="0" w:space="0" w:color="auto"/>
                                        <w:right w:val="none" w:sz="0" w:space="0" w:color="auto"/>
                                      </w:divBdr>
                                      <w:divsChild>
                                        <w:div w:id="1070924930">
                                          <w:marLeft w:val="0"/>
                                          <w:marRight w:val="0"/>
                                          <w:marTop w:val="0"/>
                                          <w:marBottom w:val="0"/>
                                          <w:divBdr>
                                            <w:top w:val="none" w:sz="0" w:space="0" w:color="auto"/>
                                            <w:left w:val="none" w:sz="0" w:space="0" w:color="auto"/>
                                            <w:bottom w:val="none" w:sz="0" w:space="0" w:color="auto"/>
                                            <w:right w:val="none" w:sz="0" w:space="0" w:color="auto"/>
                                          </w:divBdr>
                                          <w:divsChild>
                                            <w:div w:id="386684812">
                                              <w:marLeft w:val="0"/>
                                              <w:marRight w:val="0"/>
                                              <w:marTop w:val="0"/>
                                              <w:marBottom w:val="0"/>
                                              <w:divBdr>
                                                <w:top w:val="none" w:sz="0" w:space="0" w:color="auto"/>
                                                <w:left w:val="none" w:sz="0" w:space="0" w:color="auto"/>
                                                <w:bottom w:val="none" w:sz="0" w:space="0" w:color="auto"/>
                                                <w:right w:val="none" w:sz="0" w:space="0" w:color="auto"/>
                                              </w:divBdr>
                                              <w:divsChild>
                                                <w:div w:id="11998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8732">
                      <w:marLeft w:val="0"/>
                      <w:marRight w:val="0"/>
                      <w:marTop w:val="0"/>
                      <w:marBottom w:val="0"/>
                      <w:divBdr>
                        <w:top w:val="none" w:sz="0" w:space="0" w:color="auto"/>
                        <w:left w:val="none" w:sz="0" w:space="0" w:color="auto"/>
                        <w:bottom w:val="none" w:sz="0" w:space="0" w:color="auto"/>
                        <w:right w:val="none" w:sz="0" w:space="0" w:color="auto"/>
                      </w:divBdr>
                      <w:divsChild>
                        <w:div w:id="108745092">
                          <w:marLeft w:val="0"/>
                          <w:marRight w:val="0"/>
                          <w:marTop w:val="0"/>
                          <w:marBottom w:val="0"/>
                          <w:divBdr>
                            <w:top w:val="none" w:sz="0" w:space="0" w:color="auto"/>
                            <w:left w:val="none" w:sz="0" w:space="0" w:color="auto"/>
                            <w:bottom w:val="none" w:sz="0" w:space="0" w:color="auto"/>
                            <w:right w:val="none" w:sz="0" w:space="0" w:color="auto"/>
                          </w:divBdr>
                          <w:divsChild>
                            <w:div w:id="1914703059">
                              <w:marLeft w:val="0"/>
                              <w:marRight w:val="0"/>
                              <w:marTop w:val="0"/>
                              <w:marBottom w:val="0"/>
                              <w:divBdr>
                                <w:top w:val="none" w:sz="0" w:space="0" w:color="auto"/>
                                <w:left w:val="none" w:sz="0" w:space="0" w:color="auto"/>
                                <w:bottom w:val="none" w:sz="0" w:space="0" w:color="auto"/>
                                <w:right w:val="none" w:sz="0" w:space="0" w:color="auto"/>
                              </w:divBdr>
                              <w:divsChild>
                                <w:div w:id="1315182900">
                                  <w:marLeft w:val="0"/>
                                  <w:marRight w:val="0"/>
                                  <w:marTop w:val="0"/>
                                  <w:marBottom w:val="0"/>
                                  <w:divBdr>
                                    <w:top w:val="none" w:sz="0" w:space="0" w:color="auto"/>
                                    <w:left w:val="none" w:sz="0" w:space="0" w:color="auto"/>
                                    <w:bottom w:val="none" w:sz="0" w:space="0" w:color="auto"/>
                                    <w:right w:val="none" w:sz="0" w:space="0" w:color="auto"/>
                                  </w:divBdr>
                                  <w:divsChild>
                                    <w:div w:id="2212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651">
                          <w:marLeft w:val="0"/>
                          <w:marRight w:val="0"/>
                          <w:marTop w:val="0"/>
                          <w:marBottom w:val="0"/>
                          <w:divBdr>
                            <w:top w:val="none" w:sz="0" w:space="0" w:color="auto"/>
                            <w:left w:val="none" w:sz="0" w:space="0" w:color="auto"/>
                            <w:bottom w:val="none" w:sz="0" w:space="0" w:color="auto"/>
                            <w:right w:val="none" w:sz="0" w:space="0" w:color="auto"/>
                          </w:divBdr>
                          <w:divsChild>
                            <w:div w:id="1101145864">
                              <w:marLeft w:val="0"/>
                              <w:marRight w:val="0"/>
                              <w:marTop w:val="0"/>
                              <w:marBottom w:val="0"/>
                              <w:divBdr>
                                <w:top w:val="none" w:sz="0" w:space="0" w:color="auto"/>
                                <w:left w:val="none" w:sz="0" w:space="0" w:color="auto"/>
                                <w:bottom w:val="none" w:sz="0" w:space="0" w:color="auto"/>
                                <w:right w:val="none" w:sz="0" w:space="0" w:color="auto"/>
                              </w:divBdr>
                              <w:divsChild>
                                <w:div w:id="16038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769441">
              <w:marLeft w:val="0"/>
              <w:marRight w:val="0"/>
              <w:marTop w:val="0"/>
              <w:marBottom w:val="0"/>
              <w:divBdr>
                <w:top w:val="none" w:sz="0" w:space="0" w:color="auto"/>
                <w:left w:val="none" w:sz="0" w:space="0" w:color="auto"/>
                <w:bottom w:val="none" w:sz="0" w:space="0" w:color="auto"/>
                <w:right w:val="none" w:sz="0" w:space="0" w:color="auto"/>
              </w:divBdr>
              <w:divsChild>
                <w:div w:id="1260257555">
                  <w:marLeft w:val="0"/>
                  <w:marRight w:val="0"/>
                  <w:marTop w:val="0"/>
                  <w:marBottom w:val="0"/>
                  <w:divBdr>
                    <w:top w:val="none" w:sz="0" w:space="0" w:color="auto"/>
                    <w:left w:val="none" w:sz="0" w:space="0" w:color="auto"/>
                    <w:bottom w:val="none" w:sz="0" w:space="0" w:color="auto"/>
                    <w:right w:val="none" w:sz="0" w:space="0" w:color="auto"/>
                  </w:divBdr>
                  <w:divsChild>
                    <w:div w:id="1663653813">
                      <w:marLeft w:val="0"/>
                      <w:marRight w:val="0"/>
                      <w:marTop w:val="0"/>
                      <w:marBottom w:val="0"/>
                      <w:divBdr>
                        <w:top w:val="none" w:sz="0" w:space="0" w:color="auto"/>
                        <w:left w:val="none" w:sz="0" w:space="0" w:color="auto"/>
                        <w:bottom w:val="none" w:sz="0" w:space="0" w:color="auto"/>
                        <w:right w:val="none" w:sz="0" w:space="0" w:color="auto"/>
                      </w:divBdr>
                      <w:divsChild>
                        <w:div w:id="2125153291">
                          <w:marLeft w:val="0"/>
                          <w:marRight w:val="0"/>
                          <w:marTop w:val="0"/>
                          <w:marBottom w:val="0"/>
                          <w:divBdr>
                            <w:top w:val="none" w:sz="0" w:space="0" w:color="auto"/>
                            <w:left w:val="none" w:sz="0" w:space="0" w:color="auto"/>
                            <w:bottom w:val="none" w:sz="0" w:space="0" w:color="auto"/>
                            <w:right w:val="none" w:sz="0" w:space="0" w:color="auto"/>
                          </w:divBdr>
                          <w:divsChild>
                            <w:div w:id="1173253598">
                              <w:marLeft w:val="0"/>
                              <w:marRight w:val="0"/>
                              <w:marTop w:val="0"/>
                              <w:marBottom w:val="0"/>
                              <w:divBdr>
                                <w:top w:val="none" w:sz="0" w:space="0" w:color="auto"/>
                                <w:left w:val="none" w:sz="0" w:space="0" w:color="auto"/>
                                <w:bottom w:val="none" w:sz="0" w:space="0" w:color="auto"/>
                                <w:right w:val="none" w:sz="0" w:space="0" w:color="auto"/>
                              </w:divBdr>
                              <w:divsChild>
                                <w:div w:id="1022433630">
                                  <w:marLeft w:val="0"/>
                                  <w:marRight w:val="0"/>
                                  <w:marTop w:val="0"/>
                                  <w:marBottom w:val="0"/>
                                  <w:divBdr>
                                    <w:top w:val="none" w:sz="0" w:space="0" w:color="auto"/>
                                    <w:left w:val="none" w:sz="0" w:space="0" w:color="auto"/>
                                    <w:bottom w:val="none" w:sz="0" w:space="0" w:color="auto"/>
                                    <w:right w:val="none" w:sz="0" w:space="0" w:color="auto"/>
                                  </w:divBdr>
                                  <w:divsChild>
                                    <w:div w:id="87819051">
                                      <w:marLeft w:val="0"/>
                                      <w:marRight w:val="0"/>
                                      <w:marTop w:val="0"/>
                                      <w:marBottom w:val="0"/>
                                      <w:divBdr>
                                        <w:top w:val="none" w:sz="0" w:space="0" w:color="auto"/>
                                        <w:left w:val="none" w:sz="0" w:space="0" w:color="auto"/>
                                        <w:bottom w:val="none" w:sz="0" w:space="0" w:color="auto"/>
                                        <w:right w:val="none" w:sz="0" w:space="0" w:color="auto"/>
                                      </w:divBdr>
                                      <w:divsChild>
                                        <w:div w:id="1574074647">
                                          <w:marLeft w:val="0"/>
                                          <w:marRight w:val="0"/>
                                          <w:marTop w:val="0"/>
                                          <w:marBottom w:val="0"/>
                                          <w:divBdr>
                                            <w:top w:val="none" w:sz="0" w:space="0" w:color="auto"/>
                                            <w:left w:val="none" w:sz="0" w:space="0" w:color="auto"/>
                                            <w:bottom w:val="none" w:sz="0" w:space="0" w:color="auto"/>
                                            <w:right w:val="none" w:sz="0" w:space="0" w:color="auto"/>
                                          </w:divBdr>
                                        </w:div>
                                      </w:divsChild>
                                    </w:div>
                                    <w:div w:id="1236738916">
                                      <w:marLeft w:val="0"/>
                                      <w:marRight w:val="0"/>
                                      <w:marTop w:val="0"/>
                                      <w:marBottom w:val="0"/>
                                      <w:divBdr>
                                        <w:top w:val="none" w:sz="0" w:space="0" w:color="auto"/>
                                        <w:left w:val="none" w:sz="0" w:space="0" w:color="auto"/>
                                        <w:bottom w:val="none" w:sz="0" w:space="0" w:color="auto"/>
                                        <w:right w:val="none" w:sz="0" w:space="0" w:color="auto"/>
                                      </w:divBdr>
                                      <w:divsChild>
                                        <w:div w:id="2050253566">
                                          <w:marLeft w:val="0"/>
                                          <w:marRight w:val="0"/>
                                          <w:marTop w:val="0"/>
                                          <w:marBottom w:val="0"/>
                                          <w:divBdr>
                                            <w:top w:val="none" w:sz="0" w:space="0" w:color="auto"/>
                                            <w:left w:val="none" w:sz="0" w:space="0" w:color="auto"/>
                                            <w:bottom w:val="none" w:sz="0" w:space="0" w:color="auto"/>
                                            <w:right w:val="none" w:sz="0" w:space="0" w:color="auto"/>
                                          </w:divBdr>
                                        </w:div>
                                      </w:divsChild>
                                    </w:div>
                                    <w:div w:id="1106995853">
                                      <w:marLeft w:val="0"/>
                                      <w:marRight w:val="0"/>
                                      <w:marTop w:val="0"/>
                                      <w:marBottom w:val="0"/>
                                      <w:divBdr>
                                        <w:top w:val="none" w:sz="0" w:space="0" w:color="auto"/>
                                        <w:left w:val="none" w:sz="0" w:space="0" w:color="auto"/>
                                        <w:bottom w:val="none" w:sz="0" w:space="0" w:color="auto"/>
                                        <w:right w:val="none" w:sz="0" w:space="0" w:color="auto"/>
                                      </w:divBdr>
                                      <w:divsChild>
                                        <w:div w:id="13571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1114">
              <w:marLeft w:val="0"/>
              <w:marRight w:val="0"/>
              <w:marTop w:val="0"/>
              <w:marBottom w:val="0"/>
              <w:divBdr>
                <w:top w:val="none" w:sz="0" w:space="0" w:color="auto"/>
                <w:left w:val="none" w:sz="0" w:space="0" w:color="auto"/>
                <w:bottom w:val="none" w:sz="0" w:space="0" w:color="auto"/>
                <w:right w:val="none" w:sz="0" w:space="0" w:color="auto"/>
              </w:divBdr>
              <w:divsChild>
                <w:div w:id="1178084111">
                  <w:marLeft w:val="0"/>
                  <w:marRight w:val="0"/>
                  <w:marTop w:val="0"/>
                  <w:marBottom w:val="0"/>
                  <w:divBdr>
                    <w:top w:val="none" w:sz="0" w:space="0" w:color="auto"/>
                    <w:left w:val="none" w:sz="0" w:space="0" w:color="auto"/>
                    <w:bottom w:val="none" w:sz="0" w:space="0" w:color="auto"/>
                    <w:right w:val="none" w:sz="0" w:space="0" w:color="auto"/>
                  </w:divBdr>
                  <w:divsChild>
                    <w:div w:id="8282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898">
      <w:bodyDiv w:val="1"/>
      <w:marLeft w:val="0"/>
      <w:marRight w:val="0"/>
      <w:marTop w:val="0"/>
      <w:marBottom w:val="0"/>
      <w:divBdr>
        <w:top w:val="none" w:sz="0" w:space="0" w:color="auto"/>
        <w:left w:val="none" w:sz="0" w:space="0" w:color="auto"/>
        <w:bottom w:val="none" w:sz="0" w:space="0" w:color="auto"/>
        <w:right w:val="none" w:sz="0" w:space="0" w:color="auto"/>
      </w:divBdr>
    </w:div>
    <w:div w:id="1597638018">
      <w:bodyDiv w:val="1"/>
      <w:marLeft w:val="0"/>
      <w:marRight w:val="0"/>
      <w:marTop w:val="0"/>
      <w:marBottom w:val="0"/>
      <w:divBdr>
        <w:top w:val="none" w:sz="0" w:space="0" w:color="auto"/>
        <w:left w:val="none" w:sz="0" w:space="0" w:color="auto"/>
        <w:bottom w:val="none" w:sz="0" w:space="0" w:color="auto"/>
        <w:right w:val="none" w:sz="0" w:space="0" w:color="auto"/>
      </w:divBdr>
    </w:div>
    <w:div w:id="1598979209">
      <w:bodyDiv w:val="1"/>
      <w:marLeft w:val="0"/>
      <w:marRight w:val="0"/>
      <w:marTop w:val="0"/>
      <w:marBottom w:val="0"/>
      <w:divBdr>
        <w:top w:val="none" w:sz="0" w:space="0" w:color="auto"/>
        <w:left w:val="none" w:sz="0" w:space="0" w:color="auto"/>
        <w:bottom w:val="none" w:sz="0" w:space="0" w:color="auto"/>
        <w:right w:val="none" w:sz="0" w:space="0" w:color="auto"/>
      </w:divBdr>
    </w:div>
    <w:div w:id="1599947774">
      <w:bodyDiv w:val="1"/>
      <w:marLeft w:val="0"/>
      <w:marRight w:val="0"/>
      <w:marTop w:val="0"/>
      <w:marBottom w:val="0"/>
      <w:divBdr>
        <w:top w:val="none" w:sz="0" w:space="0" w:color="auto"/>
        <w:left w:val="none" w:sz="0" w:space="0" w:color="auto"/>
        <w:bottom w:val="none" w:sz="0" w:space="0" w:color="auto"/>
        <w:right w:val="none" w:sz="0" w:space="0" w:color="auto"/>
      </w:divBdr>
    </w:div>
    <w:div w:id="1601840936">
      <w:bodyDiv w:val="1"/>
      <w:marLeft w:val="0"/>
      <w:marRight w:val="0"/>
      <w:marTop w:val="0"/>
      <w:marBottom w:val="0"/>
      <w:divBdr>
        <w:top w:val="none" w:sz="0" w:space="0" w:color="auto"/>
        <w:left w:val="none" w:sz="0" w:space="0" w:color="auto"/>
        <w:bottom w:val="none" w:sz="0" w:space="0" w:color="auto"/>
        <w:right w:val="none" w:sz="0" w:space="0" w:color="auto"/>
      </w:divBdr>
      <w:divsChild>
        <w:div w:id="1402486757">
          <w:marLeft w:val="0"/>
          <w:marRight w:val="0"/>
          <w:marTop w:val="0"/>
          <w:marBottom w:val="0"/>
          <w:divBdr>
            <w:top w:val="none" w:sz="0" w:space="0" w:color="auto"/>
            <w:left w:val="none" w:sz="0" w:space="0" w:color="auto"/>
            <w:bottom w:val="none" w:sz="0" w:space="0" w:color="auto"/>
            <w:right w:val="none" w:sz="0" w:space="0" w:color="auto"/>
          </w:divBdr>
          <w:divsChild>
            <w:div w:id="858740694">
              <w:marLeft w:val="0"/>
              <w:marRight w:val="0"/>
              <w:marTop w:val="0"/>
              <w:marBottom w:val="0"/>
              <w:divBdr>
                <w:top w:val="none" w:sz="0" w:space="0" w:color="auto"/>
                <w:left w:val="none" w:sz="0" w:space="0" w:color="auto"/>
                <w:bottom w:val="none" w:sz="0" w:space="0" w:color="auto"/>
                <w:right w:val="none" w:sz="0" w:space="0" w:color="auto"/>
              </w:divBdr>
              <w:divsChild>
                <w:div w:id="13629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9970">
      <w:bodyDiv w:val="1"/>
      <w:marLeft w:val="0"/>
      <w:marRight w:val="0"/>
      <w:marTop w:val="0"/>
      <w:marBottom w:val="0"/>
      <w:divBdr>
        <w:top w:val="none" w:sz="0" w:space="0" w:color="auto"/>
        <w:left w:val="none" w:sz="0" w:space="0" w:color="auto"/>
        <w:bottom w:val="none" w:sz="0" w:space="0" w:color="auto"/>
        <w:right w:val="none" w:sz="0" w:space="0" w:color="auto"/>
      </w:divBdr>
      <w:divsChild>
        <w:div w:id="1528568099">
          <w:marLeft w:val="0"/>
          <w:marRight w:val="0"/>
          <w:marTop w:val="0"/>
          <w:marBottom w:val="0"/>
          <w:divBdr>
            <w:top w:val="none" w:sz="0" w:space="0" w:color="auto"/>
            <w:left w:val="none" w:sz="0" w:space="0" w:color="auto"/>
            <w:bottom w:val="none" w:sz="0" w:space="0" w:color="auto"/>
            <w:right w:val="none" w:sz="0" w:space="0" w:color="auto"/>
          </w:divBdr>
          <w:divsChild>
            <w:div w:id="281690039">
              <w:marLeft w:val="0"/>
              <w:marRight w:val="0"/>
              <w:marTop w:val="0"/>
              <w:marBottom w:val="0"/>
              <w:divBdr>
                <w:top w:val="none" w:sz="0" w:space="0" w:color="auto"/>
                <w:left w:val="none" w:sz="0" w:space="0" w:color="auto"/>
                <w:bottom w:val="none" w:sz="0" w:space="0" w:color="auto"/>
                <w:right w:val="none" w:sz="0" w:space="0" w:color="auto"/>
              </w:divBdr>
              <w:divsChild>
                <w:div w:id="21408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8787">
      <w:bodyDiv w:val="1"/>
      <w:marLeft w:val="0"/>
      <w:marRight w:val="0"/>
      <w:marTop w:val="0"/>
      <w:marBottom w:val="0"/>
      <w:divBdr>
        <w:top w:val="none" w:sz="0" w:space="0" w:color="auto"/>
        <w:left w:val="none" w:sz="0" w:space="0" w:color="auto"/>
        <w:bottom w:val="none" w:sz="0" w:space="0" w:color="auto"/>
        <w:right w:val="none" w:sz="0" w:space="0" w:color="auto"/>
      </w:divBdr>
    </w:div>
    <w:div w:id="1607614494">
      <w:bodyDiv w:val="1"/>
      <w:marLeft w:val="0"/>
      <w:marRight w:val="0"/>
      <w:marTop w:val="0"/>
      <w:marBottom w:val="0"/>
      <w:divBdr>
        <w:top w:val="none" w:sz="0" w:space="0" w:color="auto"/>
        <w:left w:val="none" w:sz="0" w:space="0" w:color="auto"/>
        <w:bottom w:val="none" w:sz="0" w:space="0" w:color="auto"/>
        <w:right w:val="none" w:sz="0" w:space="0" w:color="auto"/>
      </w:divBdr>
    </w:div>
    <w:div w:id="1609115453">
      <w:bodyDiv w:val="1"/>
      <w:marLeft w:val="0"/>
      <w:marRight w:val="0"/>
      <w:marTop w:val="0"/>
      <w:marBottom w:val="0"/>
      <w:divBdr>
        <w:top w:val="none" w:sz="0" w:space="0" w:color="auto"/>
        <w:left w:val="none" w:sz="0" w:space="0" w:color="auto"/>
        <w:bottom w:val="none" w:sz="0" w:space="0" w:color="auto"/>
        <w:right w:val="none" w:sz="0" w:space="0" w:color="auto"/>
      </w:divBdr>
    </w:div>
    <w:div w:id="1611011191">
      <w:bodyDiv w:val="1"/>
      <w:marLeft w:val="0"/>
      <w:marRight w:val="0"/>
      <w:marTop w:val="0"/>
      <w:marBottom w:val="0"/>
      <w:divBdr>
        <w:top w:val="none" w:sz="0" w:space="0" w:color="auto"/>
        <w:left w:val="none" w:sz="0" w:space="0" w:color="auto"/>
        <w:bottom w:val="none" w:sz="0" w:space="0" w:color="auto"/>
        <w:right w:val="none" w:sz="0" w:space="0" w:color="auto"/>
      </w:divBdr>
      <w:divsChild>
        <w:div w:id="1745490441">
          <w:marLeft w:val="0"/>
          <w:marRight w:val="0"/>
          <w:marTop w:val="0"/>
          <w:marBottom w:val="0"/>
          <w:divBdr>
            <w:top w:val="none" w:sz="0" w:space="0" w:color="auto"/>
            <w:left w:val="none" w:sz="0" w:space="0" w:color="auto"/>
            <w:bottom w:val="none" w:sz="0" w:space="0" w:color="auto"/>
            <w:right w:val="none" w:sz="0" w:space="0" w:color="auto"/>
          </w:divBdr>
        </w:div>
      </w:divsChild>
    </w:div>
    <w:div w:id="1611693503">
      <w:bodyDiv w:val="1"/>
      <w:marLeft w:val="0"/>
      <w:marRight w:val="0"/>
      <w:marTop w:val="0"/>
      <w:marBottom w:val="0"/>
      <w:divBdr>
        <w:top w:val="none" w:sz="0" w:space="0" w:color="auto"/>
        <w:left w:val="none" w:sz="0" w:space="0" w:color="auto"/>
        <w:bottom w:val="none" w:sz="0" w:space="0" w:color="auto"/>
        <w:right w:val="none" w:sz="0" w:space="0" w:color="auto"/>
      </w:divBdr>
      <w:divsChild>
        <w:div w:id="1154372997">
          <w:marLeft w:val="0"/>
          <w:marRight w:val="0"/>
          <w:marTop w:val="0"/>
          <w:marBottom w:val="0"/>
          <w:divBdr>
            <w:top w:val="none" w:sz="0" w:space="0" w:color="auto"/>
            <w:left w:val="none" w:sz="0" w:space="0" w:color="auto"/>
            <w:bottom w:val="none" w:sz="0" w:space="0" w:color="auto"/>
            <w:right w:val="none" w:sz="0" w:space="0" w:color="auto"/>
          </w:divBdr>
          <w:divsChild>
            <w:div w:id="1905870004">
              <w:marLeft w:val="0"/>
              <w:marRight w:val="0"/>
              <w:marTop w:val="0"/>
              <w:marBottom w:val="0"/>
              <w:divBdr>
                <w:top w:val="none" w:sz="0" w:space="0" w:color="auto"/>
                <w:left w:val="none" w:sz="0" w:space="0" w:color="auto"/>
                <w:bottom w:val="none" w:sz="0" w:space="0" w:color="auto"/>
                <w:right w:val="none" w:sz="0" w:space="0" w:color="auto"/>
              </w:divBdr>
              <w:divsChild>
                <w:div w:id="16601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3904">
      <w:bodyDiv w:val="1"/>
      <w:marLeft w:val="0"/>
      <w:marRight w:val="0"/>
      <w:marTop w:val="0"/>
      <w:marBottom w:val="0"/>
      <w:divBdr>
        <w:top w:val="none" w:sz="0" w:space="0" w:color="auto"/>
        <w:left w:val="none" w:sz="0" w:space="0" w:color="auto"/>
        <w:bottom w:val="none" w:sz="0" w:space="0" w:color="auto"/>
        <w:right w:val="none" w:sz="0" w:space="0" w:color="auto"/>
      </w:divBdr>
      <w:divsChild>
        <w:div w:id="422453062">
          <w:marLeft w:val="0"/>
          <w:marRight w:val="0"/>
          <w:marTop w:val="0"/>
          <w:marBottom w:val="0"/>
          <w:divBdr>
            <w:top w:val="none" w:sz="0" w:space="0" w:color="auto"/>
            <w:left w:val="none" w:sz="0" w:space="0" w:color="auto"/>
            <w:bottom w:val="none" w:sz="0" w:space="0" w:color="auto"/>
            <w:right w:val="none" w:sz="0" w:space="0" w:color="auto"/>
          </w:divBdr>
          <w:divsChild>
            <w:div w:id="464663222">
              <w:marLeft w:val="0"/>
              <w:marRight w:val="0"/>
              <w:marTop w:val="0"/>
              <w:marBottom w:val="0"/>
              <w:divBdr>
                <w:top w:val="none" w:sz="0" w:space="0" w:color="auto"/>
                <w:left w:val="none" w:sz="0" w:space="0" w:color="auto"/>
                <w:bottom w:val="none" w:sz="0" w:space="0" w:color="auto"/>
                <w:right w:val="none" w:sz="0" w:space="0" w:color="auto"/>
              </w:divBdr>
              <w:divsChild>
                <w:div w:id="993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5239">
      <w:bodyDiv w:val="1"/>
      <w:marLeft w:val="0"/>
      <w:marRight w:val="0"/>
      <w:marTop w:val="0"/>
      <w:marBottom w:val="0"/>
      <w:divBdr>
        <w:top w:val="none" w:sz="0" w:space="0" w:color="auto"/>
        <w:left w:val="none" w:sz="0" w:space="0" w:color="auto"/>
        <w:bottom w:val="none" w:sz="0" w:space="0" w:color="auto"/>
        <w:right w:val="none" w:sz="0" w:space="0" w:color="auto"/>
      </w:divBdr>
    </w:div>
    <w:div w:id="1615861222">
      <w:bodyDiv w:val="1"/>
      <w:marLeft w:val="0"/>
      <w:marRight w:val="0"/>
      <w:marTop w:val="0"/>
      <w:marBottom w:val="0"/>
      <w:divBdr>
        <w:top w:val="none" w:sz="0" w:space="0" w:color="auto"/>
        <w:left w:val="none" w:sz="0" w:space="0" w:color="auto"/>
        <w:bottom w:val="none" w:sz="0" w:space="0" w:color="auto"/>
        <w:right w:val="none" w:sz="0" w:space="0" w:color="auto"/>
      </w:divBdr>
      <w:divsChild>
        <w:div w:id="197859509">
          <w:marLeft w:val="0"/>
          <w:marRight w:val="0"/>
          <w:marTop w:val="0"/>
          <w:marBottom w:val="0"/>
          <w:divBdr>
            <w:top w:val="none" w:sz="0" w:space="0" w:color="auto"/>
            <w:left w:val="none" w:sz="0" w:space="0" w:color="auto"/>
            <w:bottom w:val="none" w:sz="0" w:space="0" w:color="auto"/>
            <w:right w:val="none" w:sz="0" w:space="0" w:color="auto"/>
          </w:divBdr>
          <w:divsChild>
            <w:div w:id="683752399">
              <w:marLeft w:val="0"/>
              <w:marRight w:val="0"/>
              <w:marTop w:val="0"/>
              <w:marBottom w:val="0"/>
              <w:divBdr>
                <w:top w:val="none" w:sz="0" w:space="0" w:color="auto"/>
                <w:left w:val="none" w:sz="0" w:space="0" w:color="auto"/>
                <w:bottom w:val="none" w:sz="0" w:space="0" w:color="auto"/>
                <w:right w:val="none" w:sz="0" w:space="0" w:color="auto"/>
              </w:divBdr>
              <w:divsChild>
                <w:div w:id="648293143">
                  <w:marLeft w:val="0"/>
                  <w:marRight w:val="0"/>
                  <w:marTop w:val="0"/>
                  <w:marBottom w:val="0"/>
                  <w:divBdr>
                    <w:top w:val="none" w:sz="0" w:space="0" w:color="auto"/>
                    <w:left w:val="none" w:sz="0" w:space="0" w:color="auto"/>
                    <w:bottom w:val="none" w:sz="0" w:space="0" w:color="auto"/>
                    <w:right w:val="none" w:sz="0" w:space="0" w:color="auto"/>
                  </w:divBdr>
                  <w:divsChild>
                    <w:div w:id="2190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99430">
      <w:bodyDiv w:val="1"/>
      <w:marLeft w:val="0"/>
      <w:marRight w:val="0"/>
      <w:marTop w:val="0"/>
      <w:marBottom w:val="0"/>
      <w:divBdr>
        <w:top w:val="none" w:sz="0" w:space="0" w:color="auto"/>
        <w:left w:val="none" w:sz="0" w:space="0" w:color="auto"/>
        <w:bottom w:val="none" w:sz="0" w:space="0" w:color="auto"/>
        <w:right w:val="none" w:sz="0" w:space="0" w:color="auto"/>
      </w:divBdr>
    </w:div>
    <w:div w:id="1622106760">
      <w:bodyDiv w:val="1"/>
      <w:marLeft w:val="0"/>
      <w:marRight w:val="0"/>
      <w:marTop w:val="0"/>
      <w:marBottom w:val="0"/>
      <w:divBdr>
        <w:top w:val="none" w:sz="0" w:space="0" w:color="auto"/>
        <w:left w:val="none" w:sz="0" w:space="0" w:color="auto"/>
        <w:bottom w:val="none" w:sz="0" w:space="0" w:color="auto"/>
        <w:right w:val="none" w:sz="0" w:space="0" w:color="auto"/>
      </w:divBdr>
    </w:div>
    <w:div w:id="1622414280">
      <w:bodyDiv w:val="1"/>
      <w:marLeft w:val="0"/>
      <w:marRight w:val="0"/>
      <w:marTop w:val="0"/>
      <w:marBottom w:val="0"/>
      <w:divBdr>
        <w:top w:val="none" w:sz="0" w:space="0" w:color="auto"/>
        <w:left w:val="none" w:sz="0" w:space="0" w:color="auto"/>
        <w:bottom w:val="none" w:sz="0" w:space="0" w:color="auto"/>
        <w:right w:val="none" w:sz="0" w:space="0" w:color="auto"/>
      </w:divBdr>
    </w:div>
    <w:div w:id="1623076041">
      <w:bodyDiv w:val="1"/>
      <w:marLeft w:val="0"/>
      <w:marRight w:val="0"/>
      <w:marTop w:val="0"/>
      <w:marBottom w:val="0"/>
      <w:divBdr>
        <w:top w:val="none" w:sz="0" w:space="0" w:color="auto"/>
        <w:left w:val="none" w:sz="0" w:space="0" w:color="auto"/>
        <w:bottom w:val="none" w:sz="0" w:space="0" w:color="auto"/>
        <w:right w:val="none" w:sz="0" w:space="0" w:color="auto"/>
      </w:divBdr>
    </w:div>
    <w:div w:id="1629045829">
      <w:bodyDiv w:val="1"/>
      <w:marLeft w:val="0"/>
      <w:marRight w:val="0"/>
      <w:marTop w:val="0"/>
      <w:marBottom w:val="0"/>
      <w:divBdr>
        <w:top w:val="none" w:sz="0" w:space="0" w:color="auto"/>
        <w:left w:val="none" w:sz="0" w:space="0" w:color="auto"/>
        <w:bottom w:val="none" w:sz="0" w:space="0" w:color="auto"/>
        <w:right w:val="none" w:sz="0" w:space="0" w:color="auto"/>
      </w:divBdr>
      <w:divsChild>
        <w:div w:id="52312894">
          <w:marLeft w:val="0"/>
          <w:marRight w:val="0"/>
          <w:marTop w:val="0"/>
          <w:marBottom w:val="0"/>
          <w:divBdr>
            <w:top w:val="none" w:sz="0" w:space="0" w:color="auto"/>
            <w:left w:val="none" w:sz="0" w:space="0" w:color="auto"/>
            <w:bottom w:val="none" w:sz="0" w:space="0" w:color="auto"/>
            <w:right w:val="none" w:sz="0" w:space="0" w:color="auto"/>
          </w:divBdr>
          <w:divsChild>
            <w:div w:id="1965885988">
              <w:marLeft w:val="0"/>
              <w:marRight w:val="0"/>
              <w:marTop w:val="0"/>
              <w:marBottom w:val="0"/>
              <w:divBdr>
                <w:top w:val="none" w:sz="0" w:space="0" w:color="auto"/>
                <w:left w:val="none" w:sz="0" w:space="0" w:color="auto"/>
                <w:bottom w:val="none" w:sz="0" w:space="0" w:color="auto"/>
                <w:right w:val="none" w:sz="0" w:space="0" w:color="auto"/>
              </w:divBdr>
              <w:divsChild>
                <w:div w:id="1918319760">
                  <w:marLeft w:val="0"/>
                  <w:marRight w:val="0"/>
                  <w:marTop w:val="0"/>
                  <w:marBottom w:val="0"/>
                  <w:divBdr>
                    <w:top w:val="none" w:sz="0" w:space="0" w:color="auto"/>
                    <w:left w:val="none" w:sz="0" w:space="0" w:color="auto"/>
                    <w:bottom w:val="none" w:sz="0" w:space="0" w:color="auto"/>
                    <w:right w:val="none" w:sz="0" w:space="0" w:color="auto"/>
                  </w:divBdr>
                  <w:divsChild>
                    <w:div w:id="11719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19372">
      <w:bodyDiv w:val="1"/>
      <w:marLeft w:val="0"/>
      <w:marRight w:val="0"/>
      <w:marTop w:val="0"/>
      <w:marBottom w:val="0"/>
      <w:divBdr>
        <w:top w:val="none" w:sz="0" w:space="0" w:color="auto"/>
        <w:left w:val="none" w:sz="0" w:space="0" w:color="auto"/>
        <w:bottom w:val="none" w:sz="0" w:space="0" w:color="auto"/>
        <w:right w:val="none" w:sz="0" w:space="0" w:color="auto"/>
      </w:divBdr>
      <w:divsChild>
        <w:div w:id="1874732147">
          <w:marLeft w:val="0"/>
          <w:marRight w:val="0"/>
          <w:marTop w:val="0"/>
          <w:marBottom w:val="0"/>
          <w:divBdr>
            <w:top w:val="none" w:sz="0" w:space="0" w:color="auto"/>
            <w:left w:val="none" w:sz="0" w:space="0" w:color="auto"/>
            <w:bottom w:val="none" w:sz="0" w:space="0" w:color="auto"/>
            <w:right w:val="none" w:sz="0" w:space="0" w:color="auto"/>
          </w:divBdr>
        </w:div>
      </w:divsChild>
    </w:div>
    <w:div w:id="1632176374">
      <w:bodyDiv w:val="1"/>
      <w:marLeft w:val="0"/>
      <w:marRight w:val="0"/>
      <w:marTop w:val="0"/>
      <w:marBottom w:val="0"/>
      <w:divBdr>
        <w:top w:val="none" w:sz="0" w:space="0" w:color="auto"/>
        <w:left w:val="none" w:sz="0" w:space="0" w:color="auto"/>
        <w:bottom w:val="none" w:sz="0" w:space="0" w:color="auto"/>
        <w:right w:val="none" w:sz="0" w:space="0" w:color="auto"/>
      </w:divBdr>
    </w:div>
    <w:div w:id="1632319300">
      <w:bodyDiv w:val="1"/>
      <w:marLeft w:val="0"/>
      <w:marRight w:val="0"/>
      <w:marTop w:val="0"/>
      <w:marBottom w:val="0"/>
      <w:divBdr>
        <w:top w:val="none" w:sz="0" w:space="0" w:color="auto"/>
        <w:left w:val="none" w:sz="0" w:space="0" w:color="auto"/>
        <w:bottom w:val="none" w:sz="0" w:space="0" w:color="auto"/>
        <w:right w:val="none" w:sz="0" w:space="0" w:color="auto"/>
      </w:divBdr>
    </w:div>
    <w:div w:id="1632906141">
      <w:bodyDiv w:val="1"/>
      <w:marLeft w:val="0"/>
      <w:marRight w:val="0"/>
      <w:marTop w:val="0"/>
      <w:marBottom w:val="0"/>
      <w:divBdr>
        <w:top w:val="none" w:sz="0" w:space="0" w:color="auto"/>
        <w:left w:val="none" w:sz="0" w:space="0" w:color="auto"/>
        <w:bottom w:val="none" w:sz="0" w:space="0" w:color="auto"/>
        <w:right w:val="none" w:sz="0" w:space="0" w:color="auto"/>
      </w:divBdr>
      <w:divsChild>
        <w:div w:id="779102961">
          <w:marLeft w:val="0"/>
          <w:marRight w:val="0"/>
          <w:marTop w:val="0"/>
          <w:marBottom w:val="0"/>
          <w:divBdr>
            <w:top w:val="none" w:sz="0" w:space="0" w:color="auto"/>
            <w:left w:val="none" w:sz="0" w:space="0" w:color="auto"/>
            <w:bottom w:val="none" w:sz="0" w:space="0" w:color="auto"/>
            <w:right w:val="none" w:sz="0" w:space="0" w:color="auto"/>
          </w:divBdr>
          <w:divsChild>
            <w:div w:id="398942423">
              <w:marLeft w:val="0"/>
              <w:marRight w:val="0"/>
              <w:marTop w:val="0"/>
              <w:marBottom w:val="0"/>
              <w:divBdr>
                <w:top w:val="none" w:sz="0" w:space="0" w:color="auto"/>
                <w:left w:val="none" w:sz="0" w:space="0" w:color="auto"/>
                <w:bottom w:val="none" w:sz="0" w:space="0" w:color="auto"/>
                <w:right w:val="none" w:sz="0" w:space="0" w:color="auto"/>
              </w:divBdr>
              <w:divsChild>
                <w:div w:id="680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23989">
      <w:bodyDiv w:val="1"/>
      <w:marLeft w:val="0"/>
      <w:marRight w:val="0"/>
      <w:marTop w:val="0"/>
      <w:marBottom w:val="0"/>
      <w:divBdr>
        <w:top w:val="none" w:sz="0" w:space="0" w:color="auto"/>
        <w:left w:val="none" w:sz="0" w:space="0" w:color="auto"/>
        <w:bottom w:val="none" w:sz="0" w:space="0" w:color="auto"/>
        <w:right w:val="none" w:sz="0" w:space="0" w:color="auto"/>
      </w:divBdr>
      <w:divsChild>
        <w:div w:id="1099330654">
          <w:marLeft w:val="0"/>
          <w:marRight w:val="0"/>
          <w:marTop w:val="0"/>
          <w:marBottom w:val="0"/>
          <w:divBdr>
            <w:top w:val="none" w:sz="0" w:space="0" w:color="auto"/>
            <w:left w:val="none" w:sz="0" w:space="0" w:color="auto"/>
            <w:bottom w:val="none" w:sz="0" w:space="0" w:color="auto"/>
            <w:right w:val="none" w:sz="0" w:space="0" w:color="auto"/>
          </w:divBdr>
          <w:divsChild>
            <w:div w:id="2027321951">
              <w:marLeft w:val="0"/>
              <w:marRight w:val="0"/>
              <w:marTop w:val="0"/>
              <w:marBottom w:val="0"/>
              <w:divBdr>
                <w:top w:val="none" w:sz="0" w:space="0" w:color="auto"/>
                <w:left w:val="none" w:sz="0" w:space="0" w:color="auto"/>
                <w:bottom w:val="none" w:sz="0" w:space="0" w:color="auto"/>
                <w:right w:val="none" w:sz="0" w:space="0" w:color="auto"/>
              </w:divBdr>
              <w:divsChild>
                <w:div w:id="1703706513">
                  <w:marLeft w:val="0"/>
                  <w:marRight w:val="0"/>
                  <w:marTop w:val="0"/>
                  <w:marBottom w:val="0"/>
                  <w:divBdr>
                    <w:top w:val="none" w:sz="0" w:space="0" w:color="auto"/>
                    <w:left w:val="none" w:sz="0" w:space="0" w:color="auto"/>
                    <w:bottom w:val="none" w:sz="0" w:space="0" w:color="auto"/>
                    <w:right w:val="none" w:sz="0" w:space="0" w:color="auto"/>
                  </w:divBdr>
                  <w:divsChild>
                    <w:div w:id="8325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8405">
      <w:bodyDiv w:val="1"/>
      <w:marLeft w:val="0"/>
      <w:marRight w:val="0"/>
      <w:marTop w:val="0"/>
      <w:marBottom w:val="0"/>
      <w:divBdr>
        <w:top w:val="none" w:sz="0" w:space="0" w:color="auto"/>
        <w:left w:val="none" w:sz="0" w:space="0" w:color="auto"/>
        <w:bottom w:val="none" w:sz="0" w:space="0" w:color="auto"/>
        <w:right w:val="none" w:sz="0" w:space="0" w:color="auto"/>
      </w:divBdr>
      <w:divsChild>
        <w:div w:id="1943301230">
          <w:marLeft w:val="0"/>
          <w:marRight w:val="0"/>
          <w:marTop w:val="0"/>
          <w:marBottom w:val="0"/>
          <w:divBdr>
            <w:top w:val="none" w:sz="0" w:space="0" w:color="auto"/>
            <w:left w:val="none" w:sz="0" w:space="0" w:color="auto"/>
            <w:bottom w:val="none" w:sz="0" w:space="0" w:color="auto"/>
            <w:right w:val="none" w:sz="0" w:space="0" w:color="auto"/>
          </w:divBdr>
          <w:divsChild>
            <w:div w:id="1248614482">
              <w:marLeft w:val="0"/>
              <w:marRight w:val="0"/>
              <w:marTop w:val="0"/>
              <w:marBottom w:val="0"/>
              <w:divBdr>
                <w:top w:val="none" w:sz="0" w:space="0" w:color="auto"/>
                <w:left w:val="none" w:sz="0" w:space="0" w:color="auto"/>
                <w:bottom w:val="none" w:sz="0" w:space="0" w:color="auto"/>
                <w:right w:val="none" w:sz="0" w:space="0" w:color="auto"/>
              </w:divBdr>
              <w:divsChild>
                <w:div w:id="888491415">
                  <w:marLeft w:val="0"/>
                  <w:marRight w:val="0"/>
                  <w:marTop w:val="0"/>
                  <w:marBottom w:val="0"/>
                  <w:divBdr>
                    <w:top w:val="none" w:sz="0" w:space="0" w:color="auto"/>
                    <w:left w:val="none" w:sz="0" w:space="0" w:color="auto"/>
                    <w:bottom w:val="none" w:sz="0" w:space="0" w:color="auto"/>
                    <w:right w:val="none" w:sz="0" w:space="0" w:color="auto"/>
                  </w:divBdr>
                  <w:divsChild>
                    <w:div w:id="1660377446">
                      <w:marLeft w:val="0"/>
                      <w:marRight w:val="0"/>
                      <w:marTop w:val="0"/>
                      <w:marBottom w:val="0"/>
                      <w:divBdr>
                        <w:top w:val="none" w:sz="0" w:space="0" w:color="auto"/>
                        <w:left w:val="none" w:sz="0" w:space="0" w:color="auto"/>
                        <w:bottom w:val="none" w:sz="0" w:space="0" w:color="auto"/>
                        <w:right w:val="none" w:sz="0" w:space="0" w:color="auto"/>
                      </w:divBdr>
                      <w:divsChild>
                        <w:div w:id="218057422">
                          <w:marLeft w:val="0"/>
                          <w:marRight w:val="0"/>
                          <w:marTop w:val="60"/>
                          <w:marBottom w:val="300"/>
                          <w:divBdr>
                            <w:top w:val="none" w:sz="0" w:space="0" w:color="auto"/>
                            <w:left w:val="none" w:sz="0" w:space="0" w:color="auto"/>
                            <w:bottom w:val="none" w:sz="0" w:space="0" w:color="auto"/>
                            <w:right w:val="none" w:sz="0" w:space="0" w:color="auto"/>
                          </w:divBdr>
                          <w:divsChild>
                            <w:div w:id="1673140686">
                              <w:marLeft w:val="0"/>
                              <w:marRight w:val="0"/>
                              <w:marTop w:val="0"/>
                              <w:marBottom w:val="0"/>
                              <w:divBdr>
                                <w:top w:val="none" w:sz="0" w:space="0" w:color="auto"/>
                                <w:left w:val="none" w:sz="0" w:space="0" w:color="auto"/>
                                <w:bottom w:val="none" w:sz="0" w:space="0" w:color="auto"/>
                                <w:right w:val="none" w:sz="0" w:space="0" w:color="auto"/>
                              </w:divBdr>
                              <w:divsChild>
                                <w:div w:id="532041256">
                                  <w:marLeft w:val="0"/>
                                  <w:marRight w:val="0"/>
                                  <w:marTop w:val="0"/>
                                  <w:marBottom w:val="0"/>
                                  <w:divBdr>
                                    <w:top w:val="none" w:sz="0" w:space="0" w:color="auto"/>
                                    <w:left w:val="none" w:sz="0" w:space="0" w:color="auto"/>
                                    <w:bottom w:val="none" w:sz="0" w:space="0" w:color="auto"/>
                                    <w:right w:val="none" w:sz="0" w:space="0" w:color="auto"/>
                                  </w:divBdr>
                                  <w:divsChild>
                                    <w:div w:id="128018353">
                                      <w:marLeft w:val="0"/>
                                      <w:marRight w:val="0"/>
                                      <w:marTop w:val="0"/>
                                      <w:marBottom w:val="0"/>
                                      <w:divBdr>
                                        <w:top w:val="none" w:sz="0" w:space="0" w:color="auto"/>
                                        <w:left w:val="none" w:sz="0" w:space="0" w:color="auto"/>
                                        <w:bottom w:val="none" w:sz="0" w:space="0" w:color="auto"/>
                                        <w:right w:val="none" w:sz="0" w:space="0" w:color="auto"/>
                                      </w:divBdr>
                                      <w:divsChild>
                                        <w:div w:id="1809207385">
                                          <w:marLeft w:val="0"/>
                                          <w:marRight w:val="0"/>
                                          <w:marTop w:val="0"/>
                                          <w:marBottom w:val="0"/>
                                          <w:divBdr>
                                            <w:top w:val="none" w:sz="0" w:space="0" w:color="auto"/>
                                            <w:left w:val="none" w:sz="0" w:space="0" w:color="auto"/>
                                            <w:bottom w:val="none" w:sz="0" w:space="0" w:color="auto"/>
                                            <w:right w:val="none" w:sz="0" w:space="0" w:color="auto"/>
                                          </w:divBdr>
                                          <w:divsChild>
                                            <w:div w:id="52851579">
                                              <w:marLeft w:val="0"/>
                                              <w:marRight w:val="0"/>
                                              <w:marTop w:val="0"/>
                                              <w:marBottom w:val="0"/>
                                              <w:divBdr>
                                                <w:top w:val="none" w:sz="0" w:space="0" w:color="auto"/>
                                                <w:left w:val="none" w:sz="0" w:space="0" w:color="auto"/>
                                                <w:bottom w:val="none" w:sz="0" w:space="0" w:color="auto"/>
                                                <w:right w:val="none" w:sz="0" w:space="0" w:color="auto"/>
                                              </w:divBdr>
                                              <w:divsChild>
                                                <w:div w:id="2032804866">
                                                  <w:marLeft w:val="0"/>
                                                  <w:marRight w:val="0"/>
                                                  <w:marTop w:val="0"/>
                                                  <w:marBottom w:val="0"/>
                                                  <w:divBdr>
                                                    <w:top w:val="none" w:sz="0" w:space="0" w:color="auto"/>
                                                    <w:left w:val="none" w:sz="0" w:space="0" w:color="auto"/>
                                                    <w:bottom w:val="none" w:sz="0" w:space="0" w:color="auto"/>
                                                    <w:right w:val="none" w:sz="0" w:space="0" w:color="auto"/>
                                                  </w:divBdr>
                                                  <w:divsChild>
                                                    <w:div w:id="3245524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375451">
          <w:marLeft w:val="0"/>
          <w:marRight w:val="0"/>
          <w:marTop w:val="0"/>
          <w:marBottom w:val="0"/>
          <w:divBdr>
            <w:top w:val="none" w:sz="0" w:space="0" w:color="auto"/>
            <w:left w:val="none" w:sz="0" w:space="0" w:color="auto"/>
            <w:bottom w:val="none" w:sz="0" w:space="0" w:color="auto"/>
            <w:right w:val="none" w:sz="0" w:space="0" w:color="auto"/>
          </w:divBdr>
          <w:divsChild>
            <w:div w:id="822086012">
              <w:marLeft w:val="0"/>
              <w:marRight w:val="0"/>
              <w:marTop w:val="0"/>
              <w:marBottom w:val="0"/>
              <w:divBdr>
                <w:top w:val="none" w:sz="0" w:space="0" w:color="auto"/>
                <w:left w:val="none" w:sz="0" w:space="0" w:color="auto"/>
                <w:bottom w:val="none" w:sz="0" w:space="0" w:color="auto"/>
                <w:right w:val="none" w:sz="0" w:space="0" w:color="auto"/>
              </w:divBdr>
              <w:divsChild>
                <w:div w:id="2131194245">
                  <w:marLeft w:val="0"/>
                  <w:marRight w:val="0"/>
                  <w:marTop w:val="0"/>
                  <w:marBottom w:val="0"/>
                  <w:divBdr>
                    <w:top w:val="none" w:sz="0" w:space="0" w:color="auto"/>
                    <w:left w:val="none" w:sz="0" w:space="0" w:color="auto"/>
                    <w:bottom w:val="none" w:sz="0" w:space="0" w:color="auto"/>
                    <w:right w:val="none" w:sz="0" w:space="0" w:color="auto"/>
                  </w:divBdr>
                  <w:divsChild>
                    <w:div w:id="963922268">
                      <w:marLeft w:val="0"/>
                      <w:marRight w:val="0"/>
                      <w:marTop w:val="0"/>
                      <w:marBottom w:val="0"/>
                      <w:divBdr>
                        <w:top w:val="none" w:sz="0" w:space="0" w:color="auto"/>
                        <w:left w:val="none" w:sz="0" w:space="0" w:color="auto"/>
                        <w:bottom w:val="none" w:sz="0" w:space="0" w:color="auto"/>
                        <w:right w:val="none" w:sz="0" w:space="0" w:color="auto"/>
                      </w:divBdr>
                      <w:divsChild>
                        <w:div w:id="1146360564">
                          <w:marLeft w:val="0"/>
                          <w:marRight w:val="0"/>
                          <w:marTop w:val="0"/>
                          <w:marBottom w:val="0"/>
                          <w:divBdr>
                            <w:top w:val="none" w:sz="0" w:space="0" w:color="auto"/>
                            <w:left w:val="none" w:sz="0" w:space="0" w:color="auto"/>
                            <w:bottom w:val="none" w:sz="0" w:space="0" w:color="auto"/>
                            <w:right w:val="none" w:sz="0" w:space="0" w:color="auto"/>
                          </w:divBdr>
                          <w:divsChild>
                            <w:div w:id="1047215797">
                              <w:marLeft w:val="0"/>
                              <w:marRight w:val="0"/>
                              <w:marTop w:val="0"/>
                              <w:marBottom w:val="0"/>
                              <w:divBdr>
                                <w:top w:val="none" w:sz="0" w:space="0" w:color="auto"/>
                                <w:left w:val="none" w:sz="0" w:space="0" w:color="auto"/>
                                <w:bottom w:val="none" w:sz="0" w:space="0" w:color="auto"/>
                                <w:right w:val="none" w:sz="0" w:space="0" w:color="auto"/>
                              </w:divBdr>
                              <w:divsChild>
                                <w:div w:id="457577328">
                                  <w:marLeft w:val="0"/>
                                  <w:marRight w:val="0"/>
                                  <w:marTop w:val="0"/>
                                  <w:marBottom w:val="0"/>
                                  <w:divBdr>
                                    <w:top w:val="none" w:sz="0" w:space="0" w:color="auto"/>
                                    <w:left w:val="none" w:sz="0" w:space="0" w:color="auto"/>
                                    <w:bottom w:val="none" w:sz="0" w:space="0" w:color="auto"/>
                                    <w:right w:val="none" w:sz="0" w:space="0" w:color="auto"/>
                                  </w:divBdr>
                                  <w:divsChild>
                                    <w:div w:id="1479959286">
                                      <w:marLeft w:val="0"/>
                                      <w:marRight w:val="0"/>
                                      <w:marTop w:val="0"/>
                                      <w:marBottom w:val="0"/>
                                      <w:divBdr>
                                        <w:top w:val="none" w:sz="0" w:space="0" w:color="auto"/>
                                        <w:left w:val="none" w:sz="0" w:space="0" w:color="auto"/>
                                        <w:bottom w:val="none" w:sz="0" w:space="0" w:color="auto"/>
                                        <w:right w:val="none" w:sz="0" w:space="0" w:color="auto"/>
                                      </w:divBdr>
                                      <w:divsChild>
                                        <w:div w:id="1388799956">
                                          <w:marLeft w:val="0"/>
                                          <w:marRight w:val="0"/>
                                          <w:marTop w:val="0"/>
                                          <w:marBottom w:val="0"/>
                                          <w:divBdr>
                                            <w:top w:val="none" w:sz="0" w:space="0" w:color="auto"/>
                                            <w:left w:val="none" w:sz="0" w:space="0" w:color="auto"/>
                                            <w:bottom w:val="none" w:sz="0" w:space="0" w:color="auto"/>
                                            <w:right w:val="none" w:sz="0" w:space="0" w:color="auto"/>
                                          </w:divBdr>
                                          <w:divsChild>
                                            <w:div w:id="1174303971">
                                              <w:marLeft w:val="0"/>
                                              <w:marRight w:val="0"/>
                                              <w:marTop w:val="0"/>
                                              <w:marBottom w:val="0"/>
                                              <w:divBdr>
                                                <w:top w:val="none" w:sz="0" w:space="0" w:color="auto"/>
                                                <w:left w:val="none" w:sz="0" w:space="0" w:color="auto"/>
                                                <w:bottom w:val="none" w:sz="0" w:space="0" w:color="auto"/>
                                                <w:right w:val="none" w:sz="0" w:space="0" w:color="auto"/>
                                              </w:divBdr>
                                              <w:divsChild>
                                                <w:div w:id="809250944">
                                                  <w:marLeft w:val="0"/>
                                                  <w:marRight w:val="0"/>
                                                  <w:marTop w:val="0"/>
                                                  <w:marBottom w:val="0"/>
                                                  <w:divBdr>
                                                    <w:top w:val="none" w:sz="0" w:space="0" w:color="auto"/>
                                                    <w:left w:val="none" w:sz="0" w:space="0" w:color="auto"/>
                                                    <w:bottom w:val="none" w:sz="0" w:space="0" w:color="auto"/>
                                                    <w:right w:val="none" w:sz="0" w:space="0" w:color="auto"/>
                                                  </w:divBdr>
                                                  <w:divsChild>
                                                    <w:div w:id="1120949415">
                                                      <w:marLeft w:val="0"/>
                                                      <w:marRight w:val="0"/>
                                                      <w:marTop w:val="0"/>
                                                      <w:marBottom w:val="0"/>
                                                      <w:divBdr>
                                                        <w:top w:val="none" w:sz="0" w:space="0" w:color="auto"/>
                                                        <w:left w:val="none" w:sz="0" w:space="0" w:color="auto"/>
                                                        <w:bottom w:val="none" w:sz="0" w:space="0" w:color="auto"/>
                                                        <w:right w:val="none" w:sz="0" w:space="0" w:color="auto"/>
                                                      </w:divBdr>
                                                      <w:divsChild>
                                                        <w:div w:id="1396587202">
                                                          <w:marLeft w:val="0"/>
                                                          <w:marRight w:val="0"/>
                                                          <w:marTop w:val="0"/>
                                                          <w:marBottom w:val="0"/>
                                                          <w:divBdr>
                                                            <w:top w:val="none" w:sz="0" w:space="0" w:color="auto"/>
                                                            <w:left w:val="none" w:sz="0" w:space="0" w:color="auto"/>
                                                            <w:bottom w:val="none" w:sz="0" w:space="0" w:color="auto"/>
                                                            <w:right w:val="none" w:sz="0" w:space="0" w:color="auto"/>
                                                          </w:divBdr>
                                                          <w:divsChild>
                                                            <w:div w:id="884366541">
                                                              <w:marLeft w:val="0"/>
                                                              <w:marRight w:val="0"/>
                                                              <w:marTop w:val="0"/>
                                                              <w:marBottom w:val="0"/>
                                                              <w:divBdr>
                                                                <w:top w:val="none" w:sz="0" w:space="0" w:color="auto"/>
                                                                <w:left w:val="none" w:sz="0" w:space="0" w:color="auto"/>
                                                                <w:bottom w:val="none" w:sz="0" w:space="0" w:color="auto"/>
                                                                <w:right w:val="none" w:sz="0" w:space="0" w:color="auto"/>
                                                              </w:divBdr>
                                                              <w:divsChild>
                                                                <w:div w:id="1525366439">
                                                                  <w:marLeft w:val="0"/>
                                                                  <w:marRight w:val="0"/>
                                                                  <w:marTop w:val="0"/>
                                                                  <w:marBottom w:val="0"/>
                                                                  <w:divBdr>
                                                                    <w:top w:val="none" w:sz="0" w:space="0" w:color="auto"/>
                                                                    <w:left w:val="none" w:sz="0" w:space="0" w:color="auto"/>
                                                                    <w:bottom w:val="none" w:sz="0" w:space="0" w:color="auto"/>
                                                                    <w:right w:val="none" w:sz="0" w:space="0" w:color="auto"/>
                                                                  </w:divBdr>
                                                                  <w:divsChild>
                                                                    <w:div w:id="431516538">
                                                                      <w:marLeft w:val="0"/>
                                                                      <w:marRight w:val="0"/>
                                                                      <w:marTop w:val="0"/>
                                                                      <w:marBottom w:val="0"/>
                                                                      <w:divBdr>
                                                                        <w:top w:val="none" w:sz="0" w:space="0" w:color="auto"/>
                                                                        <w:left w:val="none" w:sz="0" w:space="0" w:color="auto"/>
                                                                        <w:bottom w:val="none" w:sz="0" w:space="0" w:color="auto"/>
                                                                        <w:right w:val="none" w:sz="0" w:space="0" w:color="auto"/>
                                                                      </w:divBdr>
                                                                      <w:divsChild>
                                                                        <w:div w:id="36904265">
                                                                          <w:marLeft w:val="0"/>
                                                                          <w:marRight w:val="0"/>
                                                                          <w:marTop w:val="0"/>
                                                                          <w:marBottom w:val="0"/>
                                                                          <w:divBdr>
                                                                            <w:top w:val="none" w:sz="0" w:space="0" w:color="auto"/>
                                                                            <w:left w:val="none" w:sz="0" w:space="0" w:color="auto"/>
                                                                            <w:bottom w:val="none" w:sz="0" w:space="0" w:color="auto"/>
                                                                            <w:right w:val="none" w:sz="0" w:space="0" w:color="auto"/>
                                                                          </w:divBdr>
                                                                          <w:divsChild>
                                                                            <w:div w:id="323316370">
                                                                              <w:marLeft w:val="0"/>
                                                                              <w:marRight w:val="0"/>
                                                                              <w:marTop w:val="0"/>
                                                                              <w:marBottom w:val="0"/>
                                                                              <w:divBdr>
                                                                                <w:top w:val="none" w:sz="0" w:space="0" w:color="auto"/>
                                                                                <w:left w:val="none" w:sz="0" w:space="0" w:color="auto"/>
                                                                                <w:bottom w:val="none" w:sz="0" w:space="0" w:color="auto"/>
                                                                                <w:right w:val="none" w:sz="0" w:space="0" w:color="auto"/>
                                                                              </w:divBdr>
                                                                              <w:divsChild>
                                                                                <w:div w:id="1377852263">
                                                                                  <w:marLeft w:val="0"/>
                                                                                  <w:marRight w:val="0"/>
                                                                                  <w:marTop w:val="0"/>
                                                                                  <w:marBottom w:val="0"/>
                                                                                  <w:divBdr>
                                                                                    <w:top w:val="none" w:sz="0" w:space="0" w:color="auto"/>
                                                                                    <w:left w:val="none" w:sz="0" w:space="0" w:color="auto"/>
                                                                                    <w:bottom w:val="none" w:sz="0" w:space="0" w:color="auto"/>
                                                                                    <w:right w:val="none" w:sz="0" w:space="0" w:color="auto"/>
                                                                                  </w:divBdr>
                                                                                  <w:divsChild>
                                                                                    <w:div w:id="1479376763">
                                                                                      <w:marLeft w:val="0"/>
                                                                                      <w:marRight w:val="0"/>
                                                                                      <w:marTop w:val="0"/>
                                                                                      <w:marBottom w:val="0"/>
                                                                                      <w:divBdr>
                                                                                        <w:top w:val="none" w:sz="0" w:space="0" w:color="auto"/>
                                                                                        <w:left w:val="none" w:sz="0" w:space="0" w:color="auto"/>
                                                                                        <w:bottom w:val="none" w:sz="0" w:space="0" w:color="auto"/>
                                                                                        <w:right w:val="none" w:sz="0" w:space="0" w:color="auto"/>
                                                                                      </w:divBdr>
                                                                                      <w:divsChild>
                                                                                        <w:div w:id="1515608750">
                                                                                          <w:marLeft w:val="0"/>
                                                                                          <w:marRight w:val="0"/>
                                                                                          <w:marTop w:val="0"/>
                                                                                          <w:marBottom w:val="0"/>
                                                                                          <w:divBdr>
                                                                                            <w:top w:val="none" w:sz="0" w:space="0" w:color="auto"/>
                                                                                            <w:left w:val="none" w:sz="0" w:space="0" w:color="auto"/>
                                                                                            <w:bottom w:val="none" w:sz="0" w:space="0" w:color="auto"/>
                                                                                            <w:right w:val="none" w:sz="0" w:space="0" w:color="auto"/>
                                                                                          </w:divBdr>
                                                                                          <w:divsChild>
                                                                                            <w:div w:id="1491949410">
                                                                                              <w:marLeft w:val="0"/>
                                                                                              <w:marRight w:val="0"/>
                                                                                              <w:marTop w:val="0"/>
                                                                                              <w:marBottom w:val="0"/>
                                                                                              <w:divBdr>
                                                                                                <w:top w:val="none" w:sz="0" w:space="0" w:color="auto"/>
                                                                                                <w:left w:val="none" w:sz="0" w:space="0" w:color="auto"/>
                                                                                                <w:bottom w:val="none" w:sz="0" w:space="0" w:color="auto"/>
                                                                                                <w:right w:val="none" w:sz="0" w:space="0" w:color="auto"/>
                                                                                              </w:divBdr>
                                                                                              <w:divsChild>
                                                                                                <w:div w:id="608397432">
                                                                                                  <w:marLeft w:val="0"/>
                                                                                                  <w:marRight w:val="0"/>
                                                                                                  <w:marTop w:val="0"/>
                                                                                                  <w:marBottom w:val="0"/>
                                                                                                  <w:divBdr>
                                                                                                    <w:top w:val="none" w:sz="0" w:space="0" w:color="auto"/>
                                                                                                    <w:left w:val="none" w:sz="0" w:space="0" w:color="auto"/>
                                                                                                    <w:bottom w:val="none" w:sz="0" w:space="0" w:color="auto"/>
                                                                                                    <w:right w:val="none" w:sz="0" w:space="0" w:color="auto"/>
                                                                                                  </w:divBdr>
                                                                                                  <w:divsChild>
                                                                                                    <w:div w:id="17206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878520">
      <w:bodyDiv w:val="1"/>
      <w:marLeft w:val="0"/>
      <w:marRight w:val="0"/>
      <w:marTop w:val="0"/>
      <w:marBottom w:val="0"/>
      <w:divBdr>
        <w:top w:val="none" w:sz="0" w:space="0" w:color="auto"/>
        <w:left w:val="none" w:sz="0" w:space="0" w:color="auto"/>
        <w:bottom w:val="none" w:sz="0" w:space="0" w:color="auto"/>
        <w:right w:val="none" w:sz="0" w:space="0" w:color="auto"/>
      </w:divBdr>
      <w:divsChild>
        <w:div w:id="889657915">
          <w:marLeft w:val="0"/>
          <w:marRight w:val="0"/>
          <w:marTop w:val="0"/>
          <w:marBottom w:val="0"/>
          <w:divBdr>
            <w:top w:val="none" w:sz="0" w:space="0" w:color="auto"/>
            <w:left w:val="none" w:sz="0" w:space="0" w:color="auto"/>
            <w:bottom w:val="none" w:sz="0" w:space="0" w:color="auto"/>
            <w:right w:val="none" w:sz="0" w:space="0" w:color="auto"/>
          </w:divBdr>
        </w:div>
      </w:divsChild>
    </w:div>
    <w:div w:id="1650019609">
      <w:bodyDiv w:val="1"/>
      <w:marLeft w:val="0"/>
      <w:marRight w:val="0"/>
      <w:marTop w:val="0"/>
      <w:marBottom w:val="0"/>
      <w:divBdr>
        <w:top w:val="none" w:sz="0" w:space="0" w:color="auto"/>
        <w:left w:val="none" w:sz="0" w:space="0" w:color="auto"/>
        <w:bottom w:val="none" w:sz="0" w:space="0" w:color="auto"/>
        <w:right w:val="none" w:sz="0" w:space="0" w:color="auto"/>
      </w:divBdr>
      <w:divsChild>
        <w:div w:id="126751131">
          <w:marLeft w:val="0"/>
          <w:marRight w:val="0"/>
          <w:marTop w:val="0"/>
          <w:marBottom w:val="0"/>
          <w:divBdr>
            <w:top w:val="none" w:sz="0" w:space="0" w:color="auto"/>
            <w:left w:val="none" w:sz="0" w:space="0" w:color="auto"/>
            <w:bottom w:val="none" w:sz="0" w:space="0" w:color="auto"/>
            <w:right w:val="none" w:sz="0" w:space="0" w:color="auto"/>
          </w:divBdr>
          <w:divsChild>
            <w:div w:id="2066293706">
              <w:marLeft w:val="0"/>
              <w:marRight w:val="0"/>
              <w:marTop w:val="0"/>
              <w:marBottom w:val="0"/>
              <w:divBdr>
                <w:top w:val="none" w:sz="0" w:space="0" w:color="auto"/>
                <w:left w:val="none" w:sz="0" w:space="0" w:color="auto"/>
                <w:bottom w:val="none" w:sz="0" w:space="0" w:color="auto"/>
                <w:right w:val="none" w:sz="0" w:space="0" w:color="auto"/>
              </w:divBdr>
              <w:divsChild>
                <w:div w:id="1197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6032">
      <w:bodyDiv w:val="1"/>
      <w:marLeft w:val="0"/>
      <w:marRight w:val="0"/>
      <w:marTop w:val="0"/>
      <w:marBottom w:val="0"/>
      <w:divBdr>
        <w:top w:val="none" w:sz="0" w:space="0" w:color="auto"/>
        <w:left w:val="none" w:sz="0" w:space="0" w:color="auto"/>
        <w:bottom w:val="none" w:sz="0" w:space="0" w:color="auto"/>
        <w:right w:val="none" w:sz="0" w:space="0" w:color="auto"/>
      </w:divBdr>
      <w:divsChild>
        <w:div w:id="1421104283">
          <w:marLeft w:val="0"/>
          <w:marRight w:val="0"/>
          <w:marTop w:val="0"/>
          <w:marBottom w:val="0"/>
          <w:divBdr>
            <w:top w:val="none" w:sz="0" w:space="0" w:color="auto"/>
            <w:left w:val="none" w:sz="0" w:space="0" w:color="auto"/>
            <w:bottom w:val="none" w:sz="0" w:space="0" w:color="auto"/>
            <w:right w:val="none" w:sz="0" w:space="0" w:color="auto"/>
          </w:divBdr>
          <w:divsChild>
            <w:div w:id="1200431659">
              <w:marLeft w:val="0"/>
              <w:marRight w:val="0"/>
              <w:marTop w:val="0"/>
              <w:marBottom w:val="0"/>
              <w:divBdr>
                <w:top w:val="none" w:sz="0" w:space="0" w:color="auto"/>
                <w:left w:val="none" w:sz="0" w:space="0" w:color="auto"/>
                <w:bottom w:val="none" w:sz="0" w:space="0" w:color="auto"/>
                <w:right w:val="none" w:sz="0" w:space="0" w:color="auto"/>
              </w:divBdr>
              <w:divsChild>
                <w:div w:id="19989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859765">
      <w:bodyDiv w:val="1"/>
      <w:marLeft w:val="0"/>
      <w:marRight w:val="0"/>
      <w:marTop w:val="0"/>
      <w:marBottom w:val="0"/>
      <w:divBdr>
        <w:top w:val="none" w:sz="0" w:space="0" w:color="auto"/>
        <w:left w:val="none" w:sz="0" w:space="0" w:color="auto"/>
        <w:bottom w:val="none" w:sz="0" w:space="0" w:color="auto"/>
        <w:right w:val="none" w:sz="0" w:space="0" w:color="auto"/>
      </w:divBdr>
      <w:divsChild>
        <w:div w:id="1115251168">
          <w:marLeft w:val="0"/>
          <w:marRight w:val="0"/>
          <w:marTop w:val="0"/>
          <w:marBottom w:val="0"/>
          <w:divBdr>
            <w:top w:val="none" w:sz="0" w:space="0" w:color="auto"/>
            <w:left w:val="none" w:sz="0" w:space="0" w:color="auto"/>
            <w:bottom w:val="none" w:sz="0" w:space="0" w:color="auto"/>
            <w:right w:val="none" w:sz="0" w:space="0" w:color="auto"/>
          </w:divBdr>
          <w:divsChild>
            <w:div w:id="1486358687">
              <w:marLeft w:val="0"/>
              <w:marRight w:val="0"/>
              <w:marTop w:val="0"/>
              <w:marBottom w:val="0"/>
              <w:divBdr>
                <w:top w:val="none" w:sz="0" w:space="0" w:color="auto"/>
                <w:left w:val="none" w:sz="0" w:space="0" w:color="auto"/>
                <w:bottom w:val="none" w:sz="0" w:space="0" w:color="auto"/>
                <w:right w:val="none" w:sz="0" w:space="0" w:color="auto"/>
              </w:divBdr>
              <w:divsChild>
                <w:div w:id="496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22365">
      <w:bodyDiv w:val="1"/>
      <w:marLeft w:val="0"/>
      <w:marRight w:val="0"/>
      <w:marTop w:val="0"/>
      <w:marBottom w:val="0"/>
      <w:divBdr>
        <w:top w:val="none" w:sz="0" w:space="0" w:color="auto"/>
        <w:left w:val="none" w:sz="0" w:space="0" w:color="auto"/>
        <w:bottom w:val="none" w:sz="0" w:space="0" w:color="auto"/>
        <w:right w:val="none" w:sz="0" w:space="0" w:color="auto"/>
      </w:divBdr>
    </w:div>
    <w:div w:id="1656033690">
      <w:bodyDiv w:val="1"/>
      <w:marLeft w:val="0"/>
      <w:marRight w:val="0"/>
      <w:marTop w:val="0"/>
      <w:marBottom w:val="0"/>
      <w:divBdr>
        <w:top w:val="none" w:sz="0" w:space="0" w:color="auto"/>
        <w:left w:val="none" w:sz="0" w:space="0" w:color="auto"/>
        <w:bottom w:val="none" w:sz="0" w:space="0" w:color="auto"/>
        <w:right w:val="none" w:sz="0" w:space="0" w:color="auto"/>
      </w:divBdr>
      <w:divsChild>
        <w:div w:id="856967149">
          <w:marLeft w:val="0"/>
          <w:marRight w:val="0"/>
          <w:marTop w:val="0"/>
          <w:marBottom w:val="0"/>
          <w:divBdr>
            <w:top w:val="none" w:sz="0" w:space="0" w:color="auto"/>
            <w:left w:val="none" w:sz="0" w:space="0" w:color="auto"/>
            <w:bottom w:val="none" w:sz="0" w:space="0" w:color="auto"/>
            <w:right w:val="none" w:sz="0" w:space="0" w:color="auto"/>
          </w:divBdr>
          <w:divsChild>
            <w:div w:id="132529378">
              <w:marLeft w:val="0"/>
              <w:marRight w:val="0"/>
              <w:marTop w:val="0"/>
              <w:marBottom w:val="0"/>
              <w:divBdr>
                <w:top w:val="none" w:sz="0" w:space="0" w:color="auto"/>
                <w:left w:val="none" w:sz="0" w:space="0" w:color="auto"/>
                <w:bottom w:val="none" w:sz="0" w:space="0" w:color="auto"/>
                <w:right w:val="none" w:sz="0" w:space="0" w:color="auto"/>
              </w:divBdr>
              <w:divsChild>
                <w:div w:id="20265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06909">
      <w:bodyDiv w:val="1"/>
      <w:marLeft w:val="0"/>
      <w:marRight w:val="0"/>
      <w:marTop w:val="0"/>
      <w:marBottom w:val="0"/>
      <w:divBdr>
        <w:top w:val="none" w:sz="0" w:space="0" w:color="auto"/>
        <w:left w:val="none" w:sz="0" w:space="0" w:color="auto"/>
        <w:bottom w:val="none" w:sz="0" w:space="0" w:color="auto"/>
        <w:right w:val="none" w:sz="0" w:space="0" w:color="auto"/>
      </w:divBdr>
    </w:div>
    <w:div w:id="1658151527">
      <w:bodyDiv w:val="1"/>
      <w:marLeft w:val="0"/>
      <w:marRight w:val="0"/>
      <w:marTop w:val="0"/>
      <w:marBottom w:val="0"/>
      <w:divBdr>
        <w:top w:val="none" w:sz="0" w:space="0" w:color="auto"/>
        <w:left w:val="none" w:sz="0" w:space="0" w:color="auto"/>
        <w:bottom w:val="none" w:sz="0" w:space="0" w:color="auto"/>
        <w:right w:val="none" w:sz="0" w:space="0" w:color="auto"/>
      </w:divBdr>
    </w:div>
    <w:div w:id="1658529873">
      <w:bodyDiv w:val="1"/>
      <w:marLeft w:val="0"/>
      <w:marRight w:val="0"/>
      <w:marTop w:val="0"/>
      <w:marBottom w:val="0"/>
      <w:divBdr>
        <w:top w:val="none" w:sz="0" w:space="0" w:color="auto"/>
        <w:left w:val="none" w:sz="0" w:space="0" w:color="auto"/>
        <w:bottom w:val="none" w:sz="0" w:space="0" w:color="auto"/>
        <w:right w:val="none" w:sz="0" w:space="0" w:color="auto"/>
      </w:divBdr>
      <w:divsChild>
        <w:div w:id="508452776">
          <w:marLeft w:val="0"/>
          <w:marRight w:val="0"/>
          <w:marTop w:val="0"/>
          <w:marBottom w:val="0"/>
          <w:divBdr>
            <w:top w:val="none" w:sz="0" w:space="0" w:color="auto"/>
            <w:left w:val="none" w:sz="0" w:space="0" w:color="auto"/>
            <w:bottom w:val="none" w:sz="0" w:space="0" w:color="auto"/>
            <w:right w:val="none" w:sz="0" w:space="0" w:color="auto"/>
          </w:divBdr>
          <w:divsChild>
            <w:div w:id="854540950">
              <w:marLeft w:val="0"/>
              <w:marRight w:val="0"/>
              <w:marTop w:val="0"/>
              <w:marBottom w:val="0"/>
              <w:divBdr>
                <w:top w:val="none" w:sz="0" w:space="0" w:color="auto"/>
                <w:left w:val="none" w:sz="0" w:space="0" w:color="auto"/>
                <w:bottom w:val="none" w:sz="0" w:space="0" w:color="auto"/>
                <w:right w:val="none" w:sz="0" w:space="0" w:color="auto"/>
              </w:divBdr>
              <w:divsChild>
                <w:div w:id="1749884861">
                  <w:marLeft w:val="0"/>
                  <w:marRight w:val="0"/>
                  <w:marTop w:val="0"/>
                  <w:marBottom w:val="0"/>
                  <w:divBdr>
                    <w:top w:val="none" w:sz="0" w:space="0" w:color="auto"/>
                    <w:left w:val="none" w:sz="0" w:space="0" w:color="auto"/>
                    <w:bottom w:val="none" w:sz="0" w:space="0" w:color="auto"/>
                    <w:right w:val="none" w:sz="0" w:space="0" w:color="auto"/>
                  </w:divBdr>
                  <w:divsChild>
                    <w:div w:id="7463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68142">
      <w:bodyDiv w:val="1"/>
      <w:marLeft w:val="0"/>
      <w:marRight w:val="0"/>
      <w:marTop w:val="0"/>
      <w:marBottom w:val="0"/>
      <w:divBdr>
        <w:top w:val="none" w:sz="0" w:space="0" w:color="auto"/>
        <w:left w:val="none" w:sz="0" w:space="0" w:color="auto"/>
        <w:bottom w:val="none" w:sz="0" w:space="0" w:color="auto"/>
        <w:right w:val="none" w:sz="0" w:space="0" w:color="auto"/>
      </w:divBdr>
    </w:div>
    <w:div w:id="1660379260">
      <w:bodyDiv w:val="1"/>
      <w:marLeft w:val="0"/>
      <w:marRight w:val="0"/>
      <w:marTop w:val="0"/>
      <w:marBottom w:val="0"/>
      <w:divBdr>
        <w:top w:val="none" w:sz="0" w:space="0" w:color="auto"/>
        <w:left w:val="none" w:sz="0" w:space="0" w:color="auto"/>
        <w:bottom w:val="none" w:sz="0" w:space="0" w:color="auto"/>
        <w:right w:val="none" w:sz="0" w:space="0" w:color="auto"/>
      </w:divBdr>
      <w:divsChild>
        <w:div w:id="1824078164">
          <w:marLeft w:val="0"/>
          <w:marRight w:val="0"/>
          <w:marTop w:val="0"/>
          <w:marBottom w:val="0"/>
          <w:divBdr>
            <w:top w:val="none" w:sz="0" w:space="0" w:color="auto"/>
            <w:left w:val="none" w:sz="0" w:space="0" w:color="auto"/>
            <w:bottom w:val="none" w:sz="0" w:space="0" w:color="auto"/>
            <w:right w:val="none" w:sz="0" w:space="0" w:color="auto"/>
          </w:divBdr>
          <w:divsChild>
            <w:div w:id="1992176543">
              <w:marLeft w:val="0"/>
              <w:marRight w:val="0"/>
              <w:marTop w:val="0"/>
              <w:marBottom w:val="0"/>
              <w:divBdr>
                <w:top w:val="none" w:sz="0" w:space="0" w:color="auto"/>
                <w:left w:val="none" w:sz="0" w:space="0" w:color="auto"/>
                <w:bottom w:val="none" w:sz="0" w:space="0" w:color="auto"/>
                <w:right w:val="none" w:sz="0" w:space="0" w:color="auto"/>
              </w:divBdr>
              <w:divsChild>
                <w:div w:id="19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8177">
      <w:bodyDiv w:val="1"/>
      <w:marLeft w:val="0"/>
      <w:marRight w:val="0"/>
      <w:marTop w:val="0"/>
      <w:marBottom w:val="0"/>
      <w:divBdr>
        <w:top w:val="none" w:sz="0" w:space="0" w:color="auto"/>
        <w:left w:val="none" w:sz="0" w:space="0" w:color="auto"/>
        <w:bottom w:val="none" w:sz="0" w:space="0" w:color="auto"/>
        <w:right w:val="none" w:sz="0" w:space="0" w:color="auto"/>
      </w:divBdr>
    </w:div>
    <w:div w:id="1662614750">
      <w:bodyDiv w:val="1"/>
      <w:marLeft w:val="0"/>
      <w:marRight w:val="0"/>
      <w:marTop w:val="0"/>
      <w:marBottom w:val="0"/>
      <w:divBdr>
        <w:top w:val="none" w:sz="0" w:space="0" w:color="auto"/>
        <w:left w:val="none" w:sz="0" w:space="0" w:color="auto"/>
        <w:bottom w:val="none" w:sz="0" w:space="0" w:color="auto"/>
        <w:right w:val="none" w:sz="0" w:space="0" w:color="auto"/>
      </w:divBdr>
      <w:divsChild>
        <w:div w:id="633172776">
          <w:marLeft w:val="0"/>
          <w:marRight w:val="0"/>
          <w:marTop w:val="0"/>
          <w:marBottom w:val="0"/>
          <w:divBdr>
            <w:top w:val="none" w:sz="0" w:space="0" w:color="auto"/>
            <w:left w:val="none" w:sz="0" w:space="0" w:color="auto"/>
            <w:bottom w:val="none" w:sz="0" w:space="0" w:color="auto"/>
            <w:right w:val="none" w:sz="0" w:space="0" w:color="auto"/>
          </w:divBdr>
          <w:divsChild>
            <w:div w:id="1318605801">
              <w:marLeft w:val="0"/>
              <w:marRight w:val="0"/>
              <w:marTop w:val="0"/>
              <w:marBottom w:val="0"/>
              <w:divBdr>
                <w:top w:val="none" w:sz="0" w:space="0" w:color="auto"/>
                <w:left w:val="none" w:sz="0" w:space="0" w:color="auto"/>
                <w:bottom w:val="none" w:sz="0" w:space="0" w:color="auto"/>
                <w:right w:val="none" w:sz="0" w:space="0" w:color="auto"/>
              </w:divBdr>
              <w:divsChild>
                <w:div w:id="380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4988">
      <w:bodyDiv w:val="1"/>
      <w:marLeft w:val="0"/>
      <w:marRight w:val="0"/>
      <w:marTop w:val="0"/>
      <w:marBottom w:val="0"/>
      <w:divBdr>
        <w:top w:val="none" w:sz="0" w:space="0" w:color="auto"/>
        <w:left w:val="none" w:sz="0" w:space="0" w:color="auto"/>
        <w:bottom w:val="none" w:sz="0" w:space="0" w:color="auto"/>
        <w:right w:val="none" w:sz="0" w:space="0" w:color="auto"/>
      </w:divBdr>
      <w:divsChild>
        <w:div w:id="565534740">
          <w:marLeft w:val="0"/>
          <w:marRight w:val="0"/>
          <w:marTop w:val="0"/>
          <w:marBottom w:val="0"/>
          <w:divBdr>
            <w:top w:val="none" w:sz="0" w:space="0" w:color="auto"/>
            <w:left w:val="none" w:sz="0" w:space="0" w:color="auto"/>
            <w:bottom w:val="none" w:sz="0" w:space="0" w:color="auto"/>
            <w:right w:val="none" w:sz="0" w:space="0" w:color="auto"/>
          </w:divBdr>
          <w:divsChild>
            <w:div w:id="322392450">
              <w:marLeft w:val="0"/>
              <w:marRight w:val="0"/>
              <w:marTop w:val="0"/>
              <w:marBottom w:val="0"/>
              <w:divBdr>
                <w:top w:val="none" w:sz="0" w:space="0" w:color="auto"/>
                <w:left w:val="none" w:sz="0" w:space="0" w:color="auto"/>
                <w:bottom w:val="none" w:sz="0" w:space="0" w:color="auto"/>
                <w:right w:val="none" w:sz="0" w:space="0" w:color="auto"/>
              </w:divBdr>
              <w:divsChild>
                <w:div w:id="1146315410">
                  <w:marLeft w:val="0"/>
                  <w:marRight w:val="0"/>
                  <w:marTop w:val="0"/>
                  <w:marBottom w:val="0"/>
                  <w:divBdr>
                    <w:top w:val="none" w:sz="0" w:space="0" w:color="auto"/>
                    <w:left w:val="none" w:sz="0" w:space="0" w:color="auto"/>
                    <w:bottom w:val="none" w:sz="0" w:space="0" w:color="auto"/>
                    <w:right w:val="none" w:sz="0" w:space="0" w:color="auto"/>
                  </w:divBdr>
                  <w:divsChild>
                    <w:div w:id="250089164">
                      <w:marLeft w:val="0"/>
                      <w:marRight w:val="0"/>
                      <w:marTop w:val="0"/>
                      <w:marBottom w:val="0"/>
                      <w:divBdr>
                        <w:top w:val="none" w:sz="0" w:space="0" w:color="auto"/>
                        <w:left w:val="none" w:sz="0" w:space="0" w:color="auto"/>
                        <w:bottom w:val="none" w:sz="0" w:space="0" w:color="auto"/>
                        <w:right w:val="none" w:sz="0" w:space="0" w:color="auto"/>
                      </w:divBdr>
                      <w:divsChild>
                        <w:div w:id="1698848194">
                          <w:marLeft w:val="0"/>
                          <w:marRight w:val="0"/>
                          <w:marTop w:val="0"/>
                          <w:marBottom w:val="0"/>
                          <w:divBdr>
                            <w:top w:val="none" w:sz="0" w:space="0" w:color="auto"/>
                            <w:left w:val="none" w:sz="0" w:space="0" w:color="auto"/>
                            <w:bottom w:val="none" w:sz="0" w:space="0" w:color="auto"/>
                            <w:right w:val="none" w:sz="0" w:space="0" w:color="auto"/>
                          </w:divBdr>
                          <w:divsChild>
                            <w:div w:id="1361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0375">
              <w:marLeft w:val="0"/>
              <w:marRight w:val="0"/>
              <w:marTop w:val="0"/>
              <w:marBottom w:val="0"/>
              <w:divBdr>
                <w:top w:val="none" w:sz="0" w:space="0" w:color="auto"/>
                <w:left w:val="none" w:sz="0" w:space="0" w:color="auto"/>
                <w:bottom w:val="none" w:sz="0" w:space="0" w:color="auto"/>
                <w:right w:val="none" w:sz="0" w:space="0" w:color="auto"/>
              </w:divBdr>
              <w:divsChild>
                <w:div w:id="1573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245">
          <w:marLeft w:val="0"/>
          <w:marRight w:val="0"/>
          <w:marTop w:val="0"/>
          <w:marBottom w:val="0"/>
          <w:divBdr>
            <w:top w:val="none" w:sz="0" w:space="0" w:color="auto"/>
            <w:left w:val="none" w:sz="0" w:space="0" w:color="auto"/>
            <w:bottom w:val="none" w:sz="0" w:space="0" w:color="auto"/>
            <w:right w:val="none" w:sz="0" w:space="0" w:color="auto"/>
          </w:divBdr>
          <w:divsChild>
            <w:div w:id="881670708">
              <w:marLeft w:val="0"/>
              <w:marRight w:val="0"/>
              <w:marTop w:val="0"/>
              <w:marBottom w:val="0"/>
              <w:divBdr>
                <w:top w:val="none" w:sz="0" w:space="0" w:color="auto"/>
                <w:left w:val="none" w:sz="0" w:space="0" w:color="auto"/>
                <w:bottom w:val="none" w:sz="0" w:space="0" w:color="auto"/>
                <w:right w:val="none" w:sz="0" w:space="0" w:color="auto"/>
              </w:divBdr>
              <w:divsChild>
                <w:div w:id="2066684431">
                  <w:marLeft w:val="0"/>
                  <w:marRight w:val="0"/>
                  <w:marTop w:val="0"/>
                  <w:marBottom w:val="0"/>
                  <w:divBdr>
                    <w:top w:val="none" w:sz="0" w:space="0" w:color="auto"/>
                    <w:left w:val="none" w:sz="0" w:space="0" w:color="auto"/>
                    <w:bottom w:val="none" w:sz="0" w:space="0" w:color="auto"/>
                    <w:right w:val="none" w:sz="0" w:space="0" w:color="auto"/>
                  </w:divBdr>
                  <w:divsChild>
                    <w:div w:id="2142918188">
                      <w:marLeft w:val="0"/>
                      <w:marRight w:val="0"/>
                      <w:marTop w:val="0"/>
                      <w:marBottom w:val="0"/>
                      <w:divBdr>
                        <w:top w:val="none" w:sz="0" w:space="0" w:color="auto"/>
                        <w:left w:val="none" w:sz="0" w:space="0" w:color="auto"/>
                        <w:bottom w:val="none" w:sz="0" w:space="0" w:color="auto"/>
                        <w:right w:val="none" w:sz="0" w:space="0" w:color="auto"/>
                      </w:divBdr>
                      <w:divsChild>
                        <w:div w:id="1945916699">
                          <w:marLeft w:val="0"/>
                          <w:marRight w:val="0"/>
                          <w:marTop w:val="0"/>
                          <w:marBottom w:val="0"/>
                          <w:divBdr>
                            <w:top w:val="none" w:sz="0" w:space="0" w:color="auto"/>
                            <w:left w:val="none" w:sz="0" w:space="0" w:color="auto"/>
                            <w:bottom w:val="none" w:sz="0" w:space="0" w:color="auto"/>
                            <w:right w:val="none" w:sz="0" w:space="0" w:color="auto"/>
                          </w:divBdr>
                          <w:divsChild>
                            <w:div w:id="1874614134">
                              <w:marLeft w:val="0"/>
                              <w:marRight w:val="0"/>
                              <w:marTop w:val="0"/>
                              <w:marBottom w:val="0"/>
                              <w:divBdr>
                                <w:top w:val="none" w:sz="0" w:space="0" w:color="auto"/>
                                <w:left w:val="none" w:sz="0" w:space="0" w:color="auto"/>
                                <w:bottom w:val="none" w:sz="0" w:space="0" w:color="auto"/>
                                <w:right w:val="none" w:sz="0" w:space="0" w:color="auto"/>
                              </w:divBdr>
                              <w:divsChild>
                                <w:div w:id="1357080353">
                                  <w:marLeft w:val="0"/>
                                  <w:marRight w:val="0"/>
                                  <w:marTop w:val="0"/>
                                  <w:marBottom w:val="0"/>
                                  <w:divBdr>
                                    <w:top w:val="none" w:sz="0" w:space="0" w:color="auto"/>
                                    <w:left w:val="none" w:sz="0" w:space="0" w:color="auto"/>
                                    <w:bottom w:val="none" w:sz="0" w:space="0" w:color="auto"/>
                                    <w:right w:val="none" w:sz="0" w:space="0" w:color="auto"/>
                                  </w:divBdr>
                                  <w:divsChild>
                                    <w:div w:id="1006325751">
                                      <w:marLeft w:val="0"/>
                                      <w:marRight w:val="0"/>
                                      <w:marTop w:val="0"/>
                                      <w:marBottom w:val="0"/>
                                      <w:divBdr>
                                        <w:top w:val="none" w:sz="0" w:space="0" w:color="auto"/>
                                        <w:left w:val="none" w:sz="0" w:space="0" w:color="auto"/>
                                        <w:bottom w:val="none" w:sz="0" w:space="0" w:color="auto"/>
                                        <w:right w:val="none" w:sz="0" w:space="0" w:color="auto"/>
                                      </w:divBdr>
                                      <w:divsChild>
                                        <w:div w:id="912397315">
                                          <w:marLeft w:val="0"/>
                                          <w:marRight w:val="0"/>
                                          <w:marTop w:val="0"/>
                                          <w:marBottom w:val="0"/>
                                          <w:divBdr>
                                            <w:top w:val="none" w:sz="0" w:space="0" w:color="auto"/>
                                            <w:left w:val="none" w:sz="0" w:space="0" w:color="auto"/>
                                            <w:bottom w:val="none" w:sz="0" w:space="0" w:color="auto"/>
                                            <w:right w:val="none" w:sz="0" w:space="0" w:color="auto"/>
                                          </w:divBdr>
                                          <w:divsChild>
                                            <w:div w:id="303318883">
                                              <w:marLeft w:val="0"/>
                                              <w:marRight w:val="0"/>
                                              <w:marTop w:val="0"/>
                                              <w:marBottom w:val="0"/>
                                              <w:divBdr>
                                                <w:top w:val="none" w:sz="0" w:space="0" w:color="auto"/>
                                                <w:left w:val="none" w:sz="0" w:space="0" w:color="auto"/>
                                                <w:bottom w:val="none" w:sz="0" w:space="0" w:color="auto"/>
                                                <w:right w:val="none" w:sz="0" w:space="0" w:color="auto"/>
                                              </w:divBdr>
                                              <w:divsChild>
                                                <w:div w:id="2028481326">
                                                  <w:marLeft w:val="0"/>
                                                  <w:marRight w:val="0"/>
                                                  <w:marTop w:val="0"/>
                                                  <w:marBottom w:val="0"/>
                                                  <w:divBdr>
                                                    <w:top w:val="none" w:sz="0" w:space="0" w:color="auto"/>
                                                    <w:left w:val="none" w:sz="0" w:space="0" w:color="auto"/>
                                                    <w:bottom w:val="none" w:sz="0" w:space="0" w:color="auto"/>
                                                    <w:right w:val="none" w:sz="0" w:space="0" w:color="auto"/>
                                                  </w:divBdr>
                                                  <w:divsChild>
                                                    <w:div w:id="276716130">
                                                      <w:marLeft w:val="0"/>
                                                      <w:marRight w:val="0"/>
                                                      <w:marTop w:val="0"/>
                                                      <w:marBottom w:val="0"/>
                                                      <w:divBdr>
                                                        <w:top w:val="none" w:sz="0" w:space="0" w:color="auto"/>
                                                        <w:left w:val="none" w:sz="0" w:space="0" w:color="auto"/>
                                                        <w:bottom w:val="none" w:sz="0" w:space="0" w:color="auto"/>
                                                        <w:right w:val="none" w:sz="0" w:space="0" w:color="auto"/>
                                                      </w:divBdr>
                                                    </w:div>
                                                  </w:divsChild>
                                                </w:div>
                                                <w:div w:id="181433369">
                                                  <w:marLeft w:val="0"/>
                                                  <w:marRight w:val="0"/>
                                                  <w:marTop w:val="0"/>
                                                  <w:marBottom w:val="0"/>
                                                  <w:divBdr>
                                                    <w:top w:val="none" w:sz="0" w:space="0" w:color="auto"/>
                                                    <w:left w:val="none" w:sz="0" w:space="0" w:color="auto"/>
                                                    <w:bottom w:val="none" w:sz="0" w:space="0" w:color="auto"/>
                                                    <w:right w:val="none" w:sz="0" w:space="0" w:color="auto"/>
                                                  </w:divBdr>
                                                  <w:divsChild>
                                                    <w:div w:id="66997677">
                                                      <w:marLeft w:val="0"/>
                                                      <w:marRight w:val="0"/>
                                                      <w:marTop w:val="0"/>
                                                      <w:marBottom w:val="0"/>
                                                      <w:divBdr>
                                                        <w:top w:val="none" w:sz="0" w:space="0" w:color="auto"/>
                                                        <w:left w:val="none" w:sz="0" w:space="0" w:color="auto"/>
                                                        <w:bottom w:val="none" w:sz="0" w:space="0" w:color="auto"/>
                                                        <w:right w:val="none" w:sz="0" w:space="0" w:color="auto"/>
                                                      </w:divBdr>
                                                      <w:divsChild>
                                                        <w:div w:id="831065289">
                                                          <w:marLeft w:val="0"/>
                                                          <w:marRight w:val="0"/>
                                                          <w:marTop w:val="0"/>
                                                          <w:marBottom w:val="0"/>
                                                          <w:divBdr>
                                                            <w:top w:val="none" w:sz="0" w:space="0" w:color="auto"/>
                                                            <w:left w:val="none" w:sz="0" w:space="0" w:color="auto"/>
                                                            <w:bottom w:val="none" w:sz="0" w:space="0" w:color="auto"/>
                                                            <w:right w:val="none" w:sz="0" w:space="0" w:color="auto"/>
                                                          </w:divBdr>
                                                          <w:divsChild>
                                                            <w:div w:id="281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92272">
                                  <w:marLeft w:val="0"/>
                                  <w:marRight w:val="0"/>
                                  <w:marTop w:val="0"/>
                                  <w:marBottom w:val="0"/>
                                  <w:divBdr>
                                    <w:top w:val="none" w:sz="0" w:space="0" w:color="auto"/>
                                    <w:left w:val="none" w:sz="0" w:space="0" w:color="auto"/>
                                    <w:bottom w:val="none" w:sz="0" w:space="0" w:color="auto"/>
                                    <w:right w:val="none" w:sz="0" w:space="0" w:color="auto"/>
                                  </w:divBdr>
                                  <w:divsChild>
                                    <w:div w:id="1753743978">
                                      <w:marLeft w:val="0"/>
                                      <w:marRight w:val="0"/>
                                      <w:marTop w:val="0"/>
                                      <w:marBottom w:val="0"/>
                                      <w:divBdr>
                                        <w:top w:val="none" w:sz="0" w:space="0" w:color="auto"/>
                                        <w:left w:val="none" w:sz="0" w:space="0" w:color="auto"/>
                                        <w:bottom w:val="none" w:sz="0" w:space="0" w:color="auto"/>
                                        <w:right w:val="none" w:sz="0" w:space="0" w:color="auto"/>
                                      </w:divBdr>
                                      <w:divsChild>
                                        <w:div w:id="547841858">
                                          <w:marLeft w:val="0"/>
                                          <w:marRight w:val="0"/>
                                          <w:marTop w:val="0"/>
                                          <w:marBottom w:val="0"/>
                                          <w:divBdr>
                                            <w:top w:val="none" w:sz="0" w:space="0" w:color="auto"/>
                                            <w:left w:val="none" w:sz="0" w:space="0" w:color="auto"/>
                                            <w:bottom w:val="none" w:sz="0" w:space="0" w:color="auto"/>
                                            <w:right w:val="none" w:sz="0" w:space="0" w:color="auto"/>
                                          </w:divBdr>
                                          <w:divsChild>
                                            <w:div w:id="1298535339">
                                              <w:marLeft w:val="0"/>
                                              <w:marRight w:val="0"/>
                                              <w:marTop w:val="0"/>
                                              <w:marBottom w:val="0"/>
                                              <w:divBdr>
                                                <w:top w:val="none" w:sz="0" w:space="0" w:color="auto"/>
                                                <w:left w:val="none" w:sz="0" w:space="0" w:color="auto"/>
                                                <w:bottom w:val="none" w:sz="0" w:space="0" w:color="auto"/>
                                                <w:right w:val="none" w:sz="0" w:space="0" w:color="auto"/>
                                              </w:divBdr>
                                              <w:divsChild>
                                                <w:div w:id="3417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00438">
                                      <w:marLeft w:val="0"/>
                                      <w:marRight w:val="0"/>
                                      <w:marTop w:val="0"/>
                                      <w:marBottom w:val="0"/>
                                      <w:divBdr>
                                        <w:top w:val="none" w:sz="0" w:space="0" w:color="auto"/>
                                        <w:left w:val="none" w:sz="0" w:space="0" w:color="auto"/>
                                        <w:bottom w:val="none" w:sz="0" w:space="0" w:color="auto"/>
                                        <w:right w:val="none" w:sz="0" w:space="0" w:color="auto"/>
                                      </w:divBdr>
                                      <w:divsChild>
                                        <w:div w:id="1939369291">
                                          <w:marLeft w:val="0"/>
                                          <w:marRight w:val="0"/>
                                          <w:marTop w:val="0"/>
                                          <w:marBottom w:val="0"/>
                                          <w:divBdr>
                                            <w:top w:val="none" w:sz="0" w:space="0" w:color="auto"/>
                                            <w:left w:val="none" w:sz="0" w:space="0" w:color="auto"/>
                                            <w:bottom w:val="none" w:sz="0" w:space="0" w:color="auto"/>
                                            <w:right w:val="none" w:sz="0" w:space="0" w:color="auto"/>
                                          </w:divBdr>
                                          <w:divsChild>
                                            <w:div w:id="453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7595">
                          <w:marLeft w:val="0"/>
                          <w:marRight w:val="0"/>
                          <w:marTop w:val="0"/>
                          <w:marBottom w:val="0"/>
                          <w:divBdr>
                            <w:top w:val="none" w:sz="0" w:space="0" w:color="auto"/>
                            <w:left w:val="none" w:sz="0" w:space="0" w:color="auto"/>
                            <w:bottom w:val="none" w:sz="0" w:space="0" w:color="auto"/>
                            <w:right w:val="none" w:sz="0" w:space="0" w:color="auto"/>
                          </w:divBdr>
                          <w:divsChild>
                            <w:div w:id="1999310058">
                              <w:marLeft w:val="0"/>
                              <w:marRight w:val="0"/>
                              <w:marTop w:val="0"/>
                              <w:marBottom w:val="0"/>
                              <w:divBdr>
                                <w:top w:val="none" w:sz="0" w:space="0" w:color="auto"/>
                                <w:left w:val="none" w:sz="0" w:space="0" w:color="auto"/>
                                <w:bottom w:val="none" w:sz="0" w:space="0" w:color="auto"/>
                                <w:right w:val="none" w:sz="0" w:space="0" w:color="auto"/>
                              </w:divBdr>
                              <w:divsChild>
                                <w:div w:id="615722450">
                                  <w:marLeft w:val="0"/>
                                  <w:marRight w:val="0"/>
                                  <w:marTop w:val="0"/>
                                  <w:marBottom w:val="0"/>
                                  <w:divBdr>
                                    <w:top w:val="none" w:sz="0" w:space="0" w:color="auto"/>
                                    <w:left w:val="none" w:sz="0" w:space="0" w:color="auto"/>
                                    <w:bottom w:val="none" w:sz="0" w:space="0" w:color="auto"/>
                                    <w:right w:val="none" w:sz="0" w:space="0" w:color="auto"/>
                                  </w:divBdr>
                                  <w:divsChild>
                                    <w:div w:id="1870675923">
                                      <w:marLeft w:val="0"/>
                                      <w:marRight w:val="0"/>
                                      <w:marTop w:val="0"/>
                                      <w:marBottom w:val="0"/>
                                      <w:divBdr>
                                        <w:top w:val="none" w:sz="0" w:space="0" w:color="auto"/>
                                        <w:left w:val="none" w:sz="0" w:space="0" w:color="auto"/>
                                        <w:bottom w:val="none" w:sz="0" w:space="0" w:color="auto"/>
                                        <w:right w:val="none" w:sz="0" w:space="0" w:color="auto"/>
                                      </w:divBdr>
                                      <w:divsChild>
                                        <w:div w:id="1282608258">
                                          <w:marLeft w:val="0"/>
                                          <w:marRight w:val="0"/>
                                          <w:marTop w:val="0"/>
                                          <w:marBottom w:val="0"/>
                                          <w:divBdr>
                                            <w:top w:val="none" w:sz="0" w:space="0" w:color="auto"/>
                                            <w:left w:val="none" w:sz="0" w:space="0" w:color="auto"/>
                                            <w:bottom w:val="none" w:sz="0" w:space="0" w:color="auto"/>
                                            <w:right w:val="none" w:sz="0" w:space="0" w:color="auto"/>
                                          </w:divBdr>
                                          <w:divsChild>
                                            <w:div w:id="2056194447">
                                              <w:marLeft w:val="0"/>
                                              <w:marRight w:val="0"/>
                                              <w:marTop w:val="0"/>
                                              <w:marBottom w:val="0"/>
                                              <w:divBdr>
                                                <w:top w:val="none" w:sz="0" w:space="0" w:color="auto"/>
                                                <w:left w:val="none" w:sz="0" w:space="0" w:color="auto"/>
                                                <w:bottom w:val="none" w:sz="0" w:space="0" w:color="auto"/>
                                                <w:right w:val="none" w:sz="0" w:space="0" w:color="auto"/>
                                              </w:divBdr>
                                              <w:divsChild>
                                                <w:div w:id="3322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838579">
                          <w:marLeft w:val="0"/>
                          <w:marRight w:val="0"/>
                          <w:marTop w:val="0"/>
                          <w:marBottom w:val="0"/>
                          <w:divBdr>
                            <w:top w:val="none" w:sz="0" w:space="0" w:color="auto"/>
                            <w:left w:val="none" w:sz="0" w:space="0" w:color="auto"/>
                            <w:bottom w:val="none" w:sz="0" w:space="0" w:color="auto"/>
                            <w:right w:val="none" w:sz="0" w:space="0" w:color="auto"/>
                          </w:divBdr>
                          <w:divsChild>
                            <w:div w:id="1307472816">
                              <w:marLeft w:val="0"/>
                              <w:marRight w:val="0"/>
                              <w:marTop w:val="0"/>
                              <w:marBottom w:val="0"/>
                              <w:divBdr>
                                <w:top w:val="none" w:sz="0" w:space="0" w:color="auto"/>
                                <w:left w:val="none" w:sz="0" w:space="0" w:color="auto"/>
                                <w:bottom w:val="none" w:sz="0" w:space="0" w:color="auto"/>
                                <w:right w:val="none" w:sz="0" w:space="0" w:color="auto"/>
                              </w:divBdr>
                              <w:divsChild>
                                <w:div w:id="1713769785">
                                  <w:marLeft w:val="0"/>
                                  <w:marRight w:val="0"/>
                                  <w:marTop w:val="0"/>
                                  <w:marBottom w:val="0"/>
                                  <w:divBdr>
                                    <w:top w:val="none" w:sz="0" w:space="0" w:color="auto"/>
                                    <w:left w:val="none" w:sz="0" w:space="0" w:color="auto"/>
                                    <w:bottom w:val="none" w:sz="0" w:space="0" w:color="auto"/>
                                    <w:right w:val="none" w:sz="0" w:space="0" w:color="auto"/>
                                  </w:divBdr>
                                  <w:divsChild>
                                    <w:div w:id="393085513">
                                      <w:marLeft w:val="0"/>
                                      <w:marRight w:val="0"/>
                                      <w:marTop w:val="0"/>
                                      <w:marBottom w:val="0"/>
                                      <w:divBdr>
                                        <w:top w:val="none" w:sz="0" w:space="0" w:color="auto"/>
                                        <w:left w:val="none" w:sz="0" w:space="0" w:color="auto"/>
                                        <w:bottom w:val="none" w:sz="0" w:space="0" w:color="auto"/>
                                        <w:right w:val="none" w:sz="0" w:space="0" w:color="auto"/>
                                      </w:divBdr>
                                      <w:divsChild>
                                        <w:div w:id="1662931664">
                                          <w:marLeft w:val="0"/>
                                          <w:marRight w:val="0"/>
                                          <w:marTop w:val="0"/>
                                          <w:marBottom w:val="0"/>
                                          <w:divBdr>
                                            <w:top w:val="none" w:sz="0" w:space="0" w:color="auto"/>
                                            <w:left w:val="none" w:sz="0" w:space="0" w:color="auto"/>
                                            <w:bottom w:val="none" w:sz="0" w:space="0" w:color="auto"/>
                                            <w:right w:val="none" w:sz="0" w:space="0" w:color="auto"/>
                                          </w:divBdr>
                                          <w:divsChild>
                                            <w:div w:id="1736198622">
                                              <w:marLeft w:val="0"/>
                                              <w:marRight w:val="0"/>
                                              <w:marTop w:val="0"/>
                                              <w:marBottom w:val="0"/>
                                              <w:divBdr>
                                                <w:top w:val="none" w:sz="0" w:space="0" w:color="auto"/>
                                                <w:left w:val="none" w:sz="0" w:space="0" w:color="auto"/>
                                                <w:bottom w:val="none" w:sz="0" w:space="0" w:color="auto"/>
                                                <w:right w:val="none" w:sz="0" w:space="0" w:color="auto"/>
                                              </w:divBdr>
                                              <w:divsChild>
                                                <w:div w:id="492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4347">
                                      <w:marLeft w:val="0"/>
                                      <w:marRight w:val="0"/>
                                      <w:marTop w:val="0"/>
                                      <w:marBottom w:val="0"/>
                                      <w:divBdr>
                                        <w:top w:val="none" w:sz="0" w:space="0" w:color="auto"/>
                                        <w:left w:val="none" w:sz="0" w:space="0" w:color="auto"/>
                                        <w:bottom w:val="none" w:sz="0" w:space="0" w:color="auto"/>
                                        <w:right w:val="none" w:sz="0" w:space="0" w:color="auto"/>
                                      </w:divBdr>
                                      <w:divsChild>
                                        <w:div w:id="188304776">
                                          <w:marLeft w:val="0"/>
                                          <w:marRight w:val="0"/>
                                          <w:marTop w:val="0"/>
                                          <w:marBottom w:val="0"/>
                                          <w:divBdr>
                                            <w:top w:val="none" w:sz="0" w:space="0" w:color="auto"/>
                                            <w:left w:val="none" w:sz="0" w:space="0" w:color="auto"/>
                                            <w:bottom w:val="none" w:sz="0" w:space="0" w:color="auto"/>
                                            <w:right w:val="none" w:sz="0" w:space="0" w:color="auto"/>
                                          </w:divBdr>
                                          <w:divsChild>
                                            <w:div w:id="6966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8591">
                          <w:marLeft w:val="0"/>
                          <w:marRight w:val="0"/>
                          <w:marTop w:val="0"/>
                          <w:marBottom w:val="0"/>
                          <w:divBdr>
                            <w:top w:val="none" w:sz="0" w:space="0" w:color="auto"/>
                            <w:left w:val="none" w:sz="0" w:space="0" w:color="auto"/>
                            <w:bottom w:val="none" w:sz="0" w:space="0" w:color="auto"/>
                            <w:right w:val="none" w:sz="0" w:space="0" w:color="auto"/>
                          </w:divBdr>
                          <w:divsChild>
                            <w:div w:id="656222885">
                              <w:marLeft w:val="0"/>
                              <w:marRight w:val="0"/>
                              <w:marTop w:val="0"/>
                              <w:marBottom w:val="0"/>
                              <w:divBdr>
                                <w:top w:val="none" w:sz="0" w:space="0" w:color="auto"/>
                                <w:left w:val="none" w:sz="0" w:space="0" w:color="auto"/>
                                <w:bottom w:val="none" w:sz="0" w:space="0" w:color="auto"/>
                                <w:right w:val="none" w:sz="0" w:space="0" w:color="auto"/>
                              </w:divBdr>
                              <w:divsChild>
                                <w:div w:id="541206955">
                                  <w:marLeft w:val="0"/>
                                  <w:marRight w:val="0"/>
                                  <w:marTop w:val="0"/>
                                  <w:marBottom w:val="0"/>
                                  <w:divBdr>
                                    <w:top w:val="none" w:sz="0" w:space="0" w:color="auto"/>
                                    <w:left w:val="none" w:sz="0" w:space="0" w:color="auto"/>
                                    <w:bottom w:val="none" w:sz="0" w:space="0" w:color="auto"/>
                                    <w:right w:val="none" w:sz="0" w:space="0" w:color="auto"/>
                                  </w:divBdr>
                                  <w:divsChild>
                                    <w:div w:id="848256484">
                                      <w:marLeft w:val="0"/>
                                      <w:marRight w:val="0"/>
                                      <w:marTop w:val="0"/>
                                      <w:marBottom w:val="0"/>
                                      <w:divBdr>
                                        <w:top w:val="none" w:sz="0" w:space="0" w:color="auto"/>
                                        <w:left w:val="none" w:sz="0" w:space="0" w:color="auto"/>
                                        <w:bottom w:val="none" w:sz="0" w:space="0" w:color="auto"/>
                                        <w:right w:val="none" w:sz="0" w:space="0" w:color="auto"/>
                                      </w:divBdr>
                                      <w:divsChild>
                                        <w:div w:id="604119360">
                                          <w:marLeft w:val="0"/>
                                          <w:marRight w:val="0"/>
                                          <w:marTop w:val="0"/>
                                          <w:marBottom w:val="0"/>
                                          <w:divBdr>
                                            <w:top w:val="none" w:sz="0" w:space="0" w:color="auto"/>
                                            <w:left w:val="none" w:sz="0" w:space="0" w:color="auto"/>
                                            <w:bottom w:val="none" w:sz="0" w:space="0" w:color="auto"/>
                                            <w:right w:val="none" w:sz="0" w:space="0" w:color="auto"/>
                                          </w:divBdr>
                                          <w:divsChild>
                                            <w:div w:id="690184533">
                                              <w:marLeft w:val="0"/>
                                              <w:marRight w:val="0"/>
                                              <w:marTop w:val="0"/>
                                              <w:marBottom w:val="0"/>
                                              <w:divBdr>
                                                <w:top w:val="none" w:sz="0" w:space="0" w:color="auto"/>
                                                <w:left w:val="none" w:sz="0" w:space="0" w:color="auto"/>
                                                <w:bottom w:val="none" w:sz="0" w:space="0" w:color="auto"/>
                                                <w:right w:val="none" w:sz="0" w:space="0" w:color="auto"/>
                                              </w:divBdr>
                                              <w:divsChild>
                                                <w:div w:id="18295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25575">
                          <w:marLeft w:val="0"/>
                          <w:marRight w:val="0"/>
                          <w:marTop w:val="0"/>
                          <w:marBottom w:val="0"/>
                          <w:divBdr>
                            <w:top w:val="none" w:sz="0" w:space="0" w:color="auto"/>
                            <w:left w:val="none" w:sz="0" w:space="0" w:color="auto"/>
                            <w:bottom w:val="none" w:sz="0" w:space="0" w:color="auto"/>
                            <w:right w:val="none" w:sz="0" w:space="0" w:color="auto"/>
                          </w:divBdr>
                          <w:divsChild>
                            <w:div w:id="1938321917">
                              <w:marLeft w:val="0"/>
                              <w:marRight w:val="0"/>
                              <w:marTop w:val="0"/>
                              <w:marBottom w:val="0"/>
                              <w:divBdr>
                                <w:top w:val="none" w:sz="0" w:space="0" w:color="auto"/>
                                <w:left w:val="none" w:sz="0" w:space="0" w:color="auto"/>
                                <w:bottom w:val="none" w:sz="0" w:space="0" w:color="auto"/>
                                <w:right w:val="none" w:sz="0" w:space="0" w:color="auto"/>
                              </w:divBdr>
                              <w:divsChild>
                                <w:div w:id="865870780">
                                  <w:marLeft w:val="0"/>
                                  <w:marRight w:val="0"/>
                                  <w:marTop w:val="0"/>
                                  <w:marBottom w:val="0"/>
                                  <w:divBdr>
                                    <w:top w:val="none" w:sz="0" w:space="0" w:color="auto"/>
                                    <w:left w:val="none" w:sz="0" w:space="0" w:color="auto"/>
                                    <w:bottom w:val="none" w:sz="0" w:space="0" w:color="auto"/>
                                    <w:right w:val="none" w:sz="0" w:space="0" w:color="auto"/>
                                  </w:divBdr>
                                  <w:divsChild>
                                    <w:div w:id="1025983723">
                                      <w:marLeft w:val="0"/>
                                      <w:marRight w:val="0"/>
                                      <w:marTop w:val="0"/>
                                      <w:marBottom w:val="0"/>
                                      <w:divBdr>
                                        <w:top w:val="none" w:sz="0" w:space="0" w:color="auto"/>
                                        <w:left w:val="none" w:sz="0" w:space="0" w:color="auto"/>
                                        <w:bottom w:val="none" w:sz="0" w:space="0" w:color="auto"/>
                                        <w:right w:val="none" w:sz="0" w:space="0" w:color="auto"/>
                                      </w:divBdr>
                                      <w:divsChild>
                                        <w:div w:id="2040201841">
                                          <w:marLeft w:val="0"/>
                                          <w:marRight w:val="0"/>
                                          <w:marTop w:val="0"/>
                                          <w:marBottom w:val="0"/>
                                          <w:divBdr>
                                            <w:top w:val="none" w:sz="0" w:space="0" w:color="auto"/>
                                            <w:left w:val="none" w:sz="0" w:space="0" w:color="auto"/>
                                            <w:bottom w:val="none" w:sz="0" w:space="0" w:color="auto"/>
                                            <w:right w:val="none" w:sz="0" w:space="0" w:color="auto"/>
                                          </w:divBdr>
                                          <w:divsChild>
                                            <w:div w:id="1370228059">
                                              <w:marLeft w:val="0"/>
                                              <w:marRight w:val="0"/>
                                              <w:marTop w:val="0"/>
                                              <w:marBottom w:val="0"/>
                                              <w:divBdr>
                                                <w:top w:val="none" w:sz="0" w:space="0" w:color="auto"/>
                                                <w:left w:val="none" w:sz="0" w:space="0" w:color="auto"/>
                                                <w:bottom w:val="none" w:sz="0" w:space="0" w:color="auto"/>
                                                <w:right w:val="none" w:sz="0" w:space="0" w:color="auto"/>
                                              </w:divBdr>
                                              <w:divsChild>
                                                <w:div w:id="1468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2323">
                                      <w:marLeft w:val="0"/>
                                      <w:marRight w:val="0"/>
                                      <w:marTop w:val="0"/>
                                      <w:marBottom w:val="0"/>
                                      <w:divBdr>
                                        <w:top w:val="none" w:sz="0" w:space="0" w:color="auto"/>
                                        <w:left w:val="none" w:sz="0" w:space="0" w:color="auto"/>
                                        <w:bottom w:val="none" w:sz="0" w:space="0" w:color="auto"/>
                                        <w:right w:val="none" w:sz="0" w:space="0" w:color="auto"/>
                                      </w:divBdr>
                                      <w:divsChild>
                                        <w:div w:id="1196968787">
                                          <w:marLeft w:val="0"/>
                                          <w:marRight w:val="0"/>
                                          <w:marTop w:val="0"/>
                                          <w:marBottom w:val="0"/>
                                          <w:divBdr>
                                            <w:top w:val="none" w:sz="0" w:space="0" w:color="auto"/>
                                            <w:left w:val="none" w:sz="0" w:space="0" w:color="auto"/>
                                            <w:bottom w:val="none" w:sz="0" w:space="0" w:color="auto"/>
                                            <w:right w:val="none" w:sz="0" w:space="0" w:color="auto"/>
                                          </w:divBdr>
                                          <w:divsChild>
                                            <w:div w:id="157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978584">
                          <w:marLeft w:val="0"/>
                          <w:marRight w:val="0"/>
                          <w:marTop w:val="0"/>
                          <w:marBottom w:val="0"/>
                          <w:divBdr>
                            <w:top w:val="none" w:sz="0" w:space="0" w:color="auto"/>
                            <w:left w:val="none" w:sz="0" w:space="0" w:color="auto"/>
                            <w:bottom w:val="none" w:sz="0" w:space="0" w:color="auto"/>
                            <w:right w:val="none" w:sz="0" w:space="0" w:color="auto"/>
                          </w:divBdr>
                          <w:divsChild>
                            <w:div w:id="2129857927">
                              <w:marLeft w:val="0"/>
                              <w:marRight w:val="0"/>
                              <w:marTop w:val="0"/>
                              <w:marBottom w:val="0"/>
                              <w:divBdr>
                                <w:top w:val="none" w:sz="0" w:space="0" w:color="auto"/>
                                <w:left w:val="none" w:sz="0" w:space="0" w:color="auto"/>
                                <w:bottom w:val="none" w:sz="0" w:space="0" w:color="auto"/>
                                <w:right w:val="none" w:sz="0" w:space="0" w:color="auto"/>
                              </w:divBdr>
                              <w:divsChild>
                                <w:div w:id="1137408709">
                                  <w:marLeft w:val="0"/>
                                  <w:marRight w:val="0"/>
                                  <w:marTop w:val="0"/>
                                  <w:marBottom w:val="0"/>
                                  <w:divBdr>
                                    <w:top w:val="none" w:sz="0" w:space="0" w:color="auto"/>
                                    <w:left w:val="none" w:sz="0" w:space="0" w:color="auto"/>
                                    <w:bottom w:val="none" w:sz="0" w:space="0" w:color="auto"/>
                                    <w:right w:val="none" w:sz="0" w:space="0" w:color="auto"/>
                                  </w:divBdr>
                                  <w:divsChild>
                                    <w:div w:id="1970429690">
                                      <w:marLeft w:val="0"/>
                                      <w:marRight w:val="0"/>
                                      <w:marTop w:val="0"/>
                                      <w:marBottom w:val="0"/>
                                      <w:divBdr>
                                        <w:top w:val="none" w:sz="0" w:space="0" w:color="auto"/>
                                        <w:left w:val="none" w:sz="0" w:space="0" w:color="auto"/>
                                        <w:bottom w:val="none" w:sz="0" w:space="0" w:color="auto"/>
                                        <w:right w:val="none" w:sz="0" w:space="0" w:color="auto"/>
                                      </w:divBdr>
                                      <w:divsChild>
                                        <w:div w:id="1017582466">
                                          <w:marLeft w:val="0"/>
                                          <w:marRight w:val="0"/>
                                          <w:marTop w:val="0"/>
                                          <w:marBottom w:val="0"/>
                                          <w:divBdr>
                                            <w:top w:val="none" w:sz="0" w:space="0" w:color="auto"/>
                                            <w:left w:val="none" w:sz="0" w:space="0" w:color="auto"/>
                                            <w:bottom w:val="none" w:sz="0" w:space="0" w:color="auto"/>
                                            <w:right w:val="none" w:sz="0" w:space="0" w:color="auto"/>
                                          </w:divBdr>
                                          <w:divsChild>
                                            <w:div w:id="113445180">
                                              <w:marLeft w:val="0"/>
                                              <w:marRight w:val="0"/>
                                              <w:marTop w:val="0"/>
                                              <w:marBottom w:val="0"/>
                                              <w:divBdr>
                                                <w:top w:val="none" w:sz="0" w:space="0" w:color="auto"/>
                                                <w:left w:val="none" w:sz="0" w:space="0" w:color="auto"/>
                                                <w:bottom w:val="none" w:sz="0" w:space="0" w:color="auto"/>
                                                <w:right w:val="none" w:sz="0" w:space="0" w:color="auto"/>
                                              </w:divBdr>
                                              <w:divsChild>
                                                <w:div w:id="8198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198849">
      <w:bodyDiv w:val="1"/>
      <w:marLeft w:val="0"/>
      <w:marRight w:val="0"/>
      <w:marTop w:val="0"/>
      <w:marBottom w:val="0"/>
      <w:divBdr>
        <w:top w:val="none" w:sz="0" w:space="0" w:color="auto"/>
        <w:left w:val="none" w:sz="0" w:space="0" w:color="auto"/>
        <w:bottom w:val="none" w:sz="0" w:space="0" w:color="auto"/>
        <w:right w:val="none" w:sz="0" w:space="0" w:color="auto"/>
      </w:divBdr>
    </w:div>
    <w:div w:id="1668366581">
      <w:bodyDiv w:val="1"/>
      <w:marLeft w:val="0"/>
      <w:marRight w:val="0"/>
      <w:marTop w:val="0"/>
      <w:marBottom w:val="0"/>
      <w:divBdr>
        <w:top w:val="none" w:sz="0" w:space="0" w:color="auto"/>
        <w:left w:val="none" w:sz="0" w:space="0" w:color="auto"/>
        <w:bottom w:val="none" w:sz="0" w:space="0" w:color="auto"/>
        <w:right w:val="none" w:sz="0" w:space="0" w:color="auto"/>
      </w:divBdr>
      <w:divsChild>
        <w:div w:id="1801267792">
          <w:marLeft w:val="0"/>
          <w:marRight w:val="0"/>
          <w:marTop w:val="0"/>
          <w:marBottom w:val="0"/>
          <w:divBdr>
            <w:top w:val="none" w:sz="0" w:space="0" w:color="auto"/>
            <w:left w:val="none" w:sz="0" w:space="0" w:color="auto"/>
            <w:bottom w:val="none" w:sz="0" w:space="0" w:color="auto"/>
            <w:right w:val="none" w:sz="0" w:space="0" w:color="auto"/>
          </w:divBdr>
          <w:divsChild>
            <w:div w:id="232089456">
              <w:marLeft w:val="0"/>
              <w:marRight w:val="0"/>
              <w:marTop w:val="0"/>
              <w:marBottom w:val="0"/>
              <w:divBdr>
                <w:top w:val="none" w:sz="0" w:space="0" w:color="auto"/>
                <w:left w:val="none" w:sz="0" w:space="0" w:color="auto"/>
                <w:bottom w:val="none" w:sz="0" w:space="0" w:color="auto"/>
                <w:right w:val="none" w:sz="0" w:space="0" w:color="auto"/>
              </w:divBdr>
              <w:divsChild>
                <w:div w:id="1128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5363">
      <w:bodyDiv w:val="1"/>
      <w:marLeft w:val="0"/>
      <w:marRight w:val="0"/>
      <w:marTop w:val="0"/>
      <w:marBottom w:val="0"/>
      <w:divBdr>
        <w:top w:val="none" w:sz="0" w:space="0" w:color="auto"/>
        <w:left w:val="none" w:sz="0" w:space="0" w:color="auto"/>
        <w:bottom w:val="none" w:sz="0" w:space="0" w:color="auto"/>
        <w:right w:val="none" w:sz="0" w:space="0" w:color="auto"/>
      </w:divBdr>
    </w:div>
    <w:div w:id="1674409526">
      <w:bodyDiv w:val="1"/>
      <w:marLeft w:val="0"/>
      <w:marRight w:val="0"/>
      <w:marTop w:val="0"/>
      <w:marBottom w:val="0"/>
      <w:divBdr>
        <w:top w:val="none" w:sz="0" w:space="0" w:color="auto"/>
        <w:left w:val="none" w:sz="0" w:space="0" w:color="auto"/>
        <w:bottom w:val="none" w:sz="0" w:space="0" w:color="auto"/>
        <w:right w:val="none" w:sz="0" w:space="0" w:color="auto"/>
      </w:divBdr>
      <w:divsChild>
        <w:div w:id="366611626">
          <w:marLeft w:val="0"/>
          <w:marRight w:val="0"/>
          <w:marTop w:val="0"/>
          <w:marBottom w:val="0"/>
          <w:divBdr>
            <w:top w:val="none" w:sz="0" w:space="0" w:color="auto"/>
            <w:left w:val="none" w:sz="0" w:space="0" w:color="auto"/>
            <w:bottom w:val="none" w:sz="0" w:space="0" w:color="auto"/>
            <w:right w:val="none" w:sz="0" w:space="0" w:color="auto"/>
          </w:divBdr>
          <w:divsChild>
            <w:div w:id="194346253">
              <w:marLeft w:val="0"/>
              <w:marRight w:val="0"/>
              <w:marTop w:val="0"/>
              <w:marBottom w:val="0"/>
              <w:divBdr>
                <w:top w:val="none" w:sz="0" w:space="0" w:color="auto"/>
                <w:left w:val="none" w:sz="0" w:space="0" w:color="auto"/>
                <w:bottom w:val="none" w:sz="0" w:space="0" w:color="auto"/>
                <w:right w:val="none" w:sz="0" w:space="0" w:color="auto"/>
              </w:divBdr>
              <w:divsChild>
                <w:div w:id="9405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844155">
      <w:bodyDiv w:val="1"/>
      <w:marLeft w:val="0"/>
      <w:marRight w:val="0"/>
      <w:marTop w:val="0"/>
      <w:marBottom w:val="0"/>
      <w:divBdr>
        <w:top w:val="none" w:sz="0" w:space="0" w:color="auto"/>
        <w:left w:val="none" w:sz="0" w:space="0" w:color="auto"/>
        <w:bottom w:val="none" w:sz="0" w:space="0" w:color="auto"/>
        <w:right w:val="none" w:sz="0" w:space="0" w:color="auto"/>
      </w:divBdr>
    </w:div>
    <w:div w:id="1675231256">
      <w:bodyDiv w:val="1"/>
      <w:marLeft w:val="0"/>
      <w:marRight w:val="0"/>
      <w:marTop w:val="0"/>
      <w:marBottom w:val="0"/>
      <w:divBdr>
        <w:top w:val="none" w:sz="0" w:space="0" w:color="auto"/>
        <w:left w:val="none" w:sz="0" w:space="0" w:color="auto"/>
        <w:bottom w:val="none" w:sz="0" w:space="0" w:color="auto"/>
        <w:right w:val="none" w:sz="0" w:space="0" w:color="auto"/>
      </w:divBdr>
    </w:div>
    <w:div w:id="1675373159">
      <w:bodyDiv w:val="1"/>
      <w:marLeft w:val="0"/>
      <w:marRight w:val="0"/>
      <w:marTop w:val="0"/>
      <w:marBottom w:val="0"/>
      <w:divBdr>
        <w:top w:val="none" w:sz="0" w:space="0" w:color="auto"/>
        <w:left w:val="none" w:sz="0" w:space="0" w:color="auto"/>
        <w:bottom w:val="none" w:sz="0" w:space="0" w:color="auto"/>
        <w:right w:val="none" w:sz="0" w:space="0" w:color="auto"/>
      </w:divBdr>
    </w:div>
    <w:div w:id="1677538543">
      <w:bodyDiv w:val="1"/>
      <w:marLeft w:val="0"/>
      <w:marRight w:val="0"/>
      <w:marTop w:val="0"/>
      <w:marBottom w:val="0"/>
      <w:divBdr>
        <w:top w:val="none" w:sz="0" w:space="0" w:color="auto"/>
        <w:left w:val="none" w:sz="0" w:space="0" w:color="auto"/>
        <w:bottom w:val="none" w:sz="0" w:space="0" w:color="auto"/>
        <w:right w:val="none" w:sz="0" w:space="0" w:color="auto"/>
      </w:divBdr>
    </w:div>
    <w:div w:id="1678268027">
      <w:bodyDiv w:val="1"/>
      <w:marLeft w:val="0"/>
      <w:marRight w:val="0"/>
      <w:marTop w:val="0"/>
      <w:marBottom w:val="0"/>
      <w:divBdr>
        <w:top w:val="none" w:sz="0" w:space="0" w:color="auto"/>
        <w:left w:val="none" w:sz="0" w:space="0" w:color="auto"/>
        <w:bottom w:val="none" w:sz="0" w:space="0" w:color="auto"/>
        <w:right w:val="none" w:sz="0" w:space="0" w:color="auto"/>
      </w:divBdr>
    </w:div>
    <w:div w:id="1680429631">
      <w:bodyDiv w:val="1"/>
      <w:marLeft w:val="0"/>
      <w:marRight w:val="0"/>
      <w:marTop w:val="0"/>
      <w:marBottom w:val="0"/>
      <w:divBdr>
        <w:top w:val="none" w:sz="0" w:space="0" w:color="auto"/>
        <w:left w:val="none" w:sz="0" w:space="0" w:color="auto"/>
        <w:bottom w:val="none" w:sz="0" w:space="0" w:color="auto"/>
        <w:right w:val="none" w:sz="0" w:space="0" w:color="auto"/>
      </w:divBdr>
      <w:divsChild>
        <w:div w:id="2032102387">
          <w:marLeft w:val="0"/>
          <w:marRight w:val="0"/>
          <w:marTop w:val="0"/>
          <w:marBottom w:val="0"/>
          <w:divBdr>
            <w:top w:val="none" w:sz="0" w:space="0" w:color="auto"/>
            <w:left w:val="none" w:sz="0" w:space="0" w:color="auto"/>
            <w:bottom w:val="none" w:sz="0" w:space="0" w:color="auto"/>
            <w:right w:val="none" w:sz="0" w:space="0" w:color="auto"/>
          </w:divBdr>
          <w:divsChild>
            <w:div w:id="903220214">
              <w:marLeft w:val="0"/>
              <w:marRight w:val="0"/>
              <w:marTop w:val="0"/>
              <w:marBottom w:val="0"/>
              <w:divBdr>
                <w:top w:val="none" w:sz="0" w:space="0" w:color="auto"/>
                <w:left w:val="none" w:sz="0" w:space="0" w:color="auto"/>
                <w:bottom w:val="none" w:sz="0" w:space="0" w:color="auto"/>
                <w:right w:val="none" w:sz="0" w:space="0" w:color="auto"/>
              </w:divBdr>
              <w:divsChild>
                <w:div w:id="1324890641">
                  <w:marLeft w:val="0"/>
                  <w:marRight w:val="0"/>
                  <w:marTop w:val="0"/>
                  <w:marBottom w:val="0"/>
                  <w:divBdr>
                    <w:top w:val="none" w:sz="0" w:space="0" w:color="auto"/>
                    <w:left w:val="none" w:sz="0" w:space="0" w:color="auto"/>
                    <w:bottom w:val="none" w:sz="0" w:space="0" w:color="auto"/>
                    <w:right w:val="none" w:sz="0" w:space="0" w:color="auto"/>
                  </w:divBdr>
                  <w:divsChild>
                    <w:div w:id="31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71688">
      <w:bodyDiv w:val="1"/>
      <w:marLeft w:val="0"/>
      <w:marRight w:val="0"/>
      <w:marTop w:val="0"/>
      <w:marBottom w:val="0"/>
      <w:divBdr>
        <w:top w:val="none" w:sz="0" w:space="0" w:color="auto"/>
        <w:left w:val="none" w:sz="0" w:space="0" w:color="auto"/>
        <w:bottom w:val="none" w:sz="0" w:space="0" w:color="auto"/>
        <w:right w:val="none" w:sz="0" w:space="0" w:color="auto"/>
      </w:divBdr>
    </w:div>
    <w:div w:id="1682777418">
      <w:bodyDiv w:val="1"/>
      <w:marLeft w:val="0"/>
      <w:marRight w:val="0"/>
      <w:marTop w:val="0"/>
      <w:marBottom w:val="0"/>
      <w:divBdr>
        <w:top w:val="none" w:sz="0" w:space="0" w:color="auto"/>
        <w:left w:val="none" w:sz="0" w:space="0" w:color="auto"/>
        <w:bottom w:val="none" w:sz="0" w:space="0" w:color="auto"/>
        <w:right w:val="none" w:sz="0" w:space="0" w:color="auto"/>
      </w:divBdr>
    </w:div>
    <w:div w:id="1683849143">
      <w:bodyDiv w:val="1"/>
      <w:marLeft w:val="0"/>
      <w:marRight w:val="0"/>
      <w:marTop w:val="0"/>
      <w:marBottom w:val="0"/>
      <w:divBdr>
        <w:top w:val="none" w:sz="0" w:space="0" w:color="auto"/>
        <w:left w:val="none" w:sz="0" w:space="0" w:color="auto"/>
        <w:bottom w:val="none" w:sz="0" w:space="0" w:color="auto"/>
        <w:right w:val="none" w:sz="0" w:space="0" w:color="auto"/>
      </w:divBdr>
      <w:divsChild>
        <w:div w:id="263615372">
          <w:marLeft w:val="0"/>
          <w:marRight w:val="0"/>
          <w:marTop w:val="0"/>
          <w:marBottom w:val="0"/>
          <w:divBdr>
            <w:top w:val="none" w:sz="0" w:space="0" w:color="auto"/>
            <w:left w:val="none" w:sz="0" w:space="0" w:color="auto"/>
            <w:bottom w:val="none" w:sz="0" w:space="0" w:color="auto"/>
            <w:right w:val="none" w:sz="0" w:space="0" w:color="auto"/>
          </w:divBdr>
          <w:divsChild>
            <w:div w:id="1724211704">
              <w:marLeft w:val="0"/>
              <w:marRight w:val="0"/>
              <w:marTop w:val="0"/>
              <w:marBottom w:val="0"/>
              <w:divBdr>
                <w:top w:val="none" w:sz="0" w:space="0" w:color="auto"/>
                <w:left w:val="none" w:sz="0" w:space="0" w:color="auto"/>
                <w:bottom w:val="none" w:sz="0" w:space="0" w:color="auto"/>
                <w:right w:val="none" w:sz="0" w:space="0" w:color="auto"/>
              </w:divBdr>
              <w:divsChild>
                <w:div w:id="2021814993">
                  <w:marLeft w:val="0"/>
                  <w:marRight w:val="0"/>
                  <w:marTop w:val="0"/>
                  <w:marBottom w:val="0"/>
                  <w:divBdr>
                    <w:top w:val="none" w:sz="0" w:space="0" w:color="auto"/>
                    <w:left w:val="none" w:sz="0" w:space="0" w:color="auto"/>
                    <w:bottom w:val="none" w:sz="0" w:space="0" w:color="auto"/>
                    <w:right w:val="none" w:sz="0" w:space="0" w:color="auto"/>
                  </w:divBdr>
                  <w:divsChild>
                    <w:div w:id="1476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8681">
      <w:bodyDiv w:val="1"/>
      <w:marLeft w:val="0"/>
      <w:marRight w:val="0"/>
      <w:marTop w:val="0"/>
      <w:marBottom w:val="0"/>
      <w:divBdr>
        <w:top w:val="none" w:sz="0" w:space="0" w:color="auto"/>
        <w:left w:val="none" w:sz="0" w:space="0" w:color="auto"/>
        <w:bottom w:val="none" w:sz="0" w:space="0" w:color="auto"/>
        <w:right w:val="none" w:sz="0" w:space="0" w:color="auto"/>
      </w:divBdr>
    </w:div>
    <w:div w:id="1686054737">
      <w:bodyDiv w:val="1"/>
      <w:marLeft w:val="0"/>
      <w:marRight w:val="0"/>
      <w:marTop w:val="0"/>
      <w:marBottom w:val="0"/>
      <w:divBdr>
        <w:top w:val="none" w:sz="0" w:space="0" w:color="auto"/>
        <w:left w:val="none" w:sz="0" w:space="0" w:color="auto"/>
        <w:bottom w:val="none" w:sz="0" w:space="0" w:color="auto"/>
        <w:right w:val="none" w:sz="0" w:space="0" w:color="auto"/>
      </w:divBdr>
    </w:div>
    <w:div w:id="1686401650">
      <w:bodyDiv w:val="1"/>
      <w:marLeft w:val="0"/>
      <w:marRight w:val="0"/>
      <w:marTop w:val="0"/>
      <w:marBottom w:val="0"/>
      <w:divBdr>
        <w:top w:val="none" w:sz="0" w:space="0" w:color="auto"/>
        <w:left w:val="none" w:sz="0" w:space="0" w:color="auto"/>
        <w:bottom w:val="none" w:sz="0" w:space="0" w:color="auto"/>
        <w:right w:val="none" w:sz="0" w:space="0" w:color="auto"/>
      </w:divBdr>
    </w:div>
    <w:div w:id="1687512918">
      <w:bodyDiv w:val="1"/>
      <w:marLeft w:val="0"/>
      <w:marRight w:val="0"/>
      <w:marTop w:val="0"/>
      <w:marBottom w:val="0"/>
      <w:divBdr>
        <w:top w:val="none" w:sz="0" w:space="0" w:color="auto"/>
        <w:left w:val="none" w:sz="0" w:space="0" w:color="auto"/>
        <w:bottom w:val="none" w:sz="0" w:space="0" w:color="auto"/>
        <w:right w:val="none" w:sz="0" w:space="0" w:color="auto"/>
      </w:divBdr>
      <w:divsChild>
        <w:div w:id="504709390">
          <w:marLeft w:val="0"/>
          <w:marRight w:val="0"/>
          <w:marTop w:val="0"/>
          <w:marBottom w:val="0"/>
          <w:divBdr>
            <w:top w:val="none" w:sz="0" w:space="0" w:color="3D3D3D"/>
            <w:left w:val="none" w:sz="0" w:space="0" w:color="3D3D3D"/>
            <w:bottom w:val="none" w:sz="0" w:space="0" w:color="3D3D3D"/>
            <w:right w:val="none" w:sz="0" w:space="0" w:color="3D3D3D"/>
          </w:divBdr>
          <w:divsChild>
            <w:div w:id="1264729456">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690370654">
      <w:bodyDiv w:val="1"/>
      <w:marLeft w:val="0"/>
      <w:marRight w:val="0"/>
      <w:marTop w:val="0"/>
      <w:marBottom w:val="0"/>
      <w:divBdr>
        <w:top w:val="none" w:sz="0" w:space="0" w:color="auto"/>
        <w:left w:val="none" w:sz="0" w:space="0" w:color="auto"/>
        <w:bottom w:val="none" w:sz="0" w:space="0" w:color="auto"/>
        <w:right w:val="none" w:sz="0" w:space="0" w:color="auto"/>
      </w:divBdr>
      <w:divsChild>
        <w:div w:id="1584953101">
          <w:marLeft w:val="0"/>
          <w:marRight w:val="0"/>
          <w:marTop w:val="0"/>
          <w:marBottom w:val="0"/>
          <w:divBdr>
            <w:top w:val="none" w:sz="0" w:space="0" w:color="auto"/>
            <w:left w:val="none" w:sz="0" w:space="0" w:color="auto"/>
            <w:bottom w:val="none" w:sz="0" w:space="0" w:color="auto"/>
            <w:right w:val="none" w:sz="0" w:space="0" w:color="auto"/>
          </w:divBdr>
          <w:divsChild>
            <w:div w:id="1604193043">
              <w:marLeft w:val="0"/>
              <w:marRight w:val="0"/>
              <w:marTop w:val="0"/>
              <w:marBottom w:val="0"/>
              <w:divBdr>
                <w:top w:val="none" w:sz="0" w:space="0" w:color="auto"/>
                <w:left w:val="none" w:sz="0" w:space="0" w:color="auto"/>
                <w:bottom w:val="none" w:sz="0" w:space="0" w:color="auto"/>
                <w:right w:val="none" w:sz="0" w:space="0" w:color="auto"/>
              </w:divBdr>
              <w:divsChild>
                <w:div w:id="12229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7404">
      <w:bodyDiv w:val="1"/>
      <w:marLeft w:val="0"/>
      <w:marRight w:val="0"/>
      <w:marTop w:val="0"/>
      <w:marBottom w:val="0"/>
      <w:divBdr>
        <w:top w:val="none" w:sz="0" w:space="0" w:color="auto"/>
        <w:left w:val="none" w:sz="0" w:space="0" w:color="auto"/>
        <w:bottom w:val="none" w:sz="0" w:space="0" w:color="auto"/>
        <w:right w:val="none" w:sz="0" w:space="0" w:color="auto"/>
      </w:divBdr>
    </w:div>
    <w:div w:id="1693220428">
      <w:bodyDiv w:val="1"/>
      <w:marLeft w:val="0"/>
      <w:marRight w:val="0"/>
      <w:marTop w:val="0"/>
      <w:marBottom w:val="0"/>
      <w:divBdr>
        <w:top w:val="none" w:sz="0" w:space="0" w:color="auto"/>
        <w:left w:val="none" w:sz="0" w:space="0" w:color="auto"/>
        <w:bottom w:val="none" w:sz="0" w:space="0" w:color="auto"/>
        <w:right w:val="none" w:sz="0" w:space="0" w:color="auto"/>
      </w:divBdr>
    </w:div>
    <w:div w:id="1695115212">
      <w:bodyDiv w:val="1"/>
      <w:marLeft w:val="0"/>
      <w:marRight w:val="0"/>
      <w:marTop w:val="0"/>
      <w:marBottom w:val="0"/>
      <w:divBdr>
        <w:top w:val="none" w:sz="0" w:space="0" w:color="auto"/>
        <w:left w:val="none" w:sz="0" w:space="0" w:color="auto"/>
        <w:bottom w:val="none" w:sz="0" w:space="0" w:color="auto"/>
        <w:right w:val="none" w:sz="0" w:space="0" w:color="auto"/>
      </w:divBdr>
      <w:divsChild>
        <w:div w:id="1108508183">
          <w:marLeft w:val="0"/>
          <w:marRight w:val="0"/>
          <w:marTop w:val="0"/>
          <w:marBottom w:val="0"/>
          <w:divBdr>
            <w:top w:val="none" w:sz="0" w:space="0" w:color="auto"/>
            <w:left w:val="none" w:sz="0" w:space="0" w:color="auto"/>
            <w:bottom w:val="none" w:sz="0" w:space="0" w:color="auto"/>
            <w:right w:val="none" w:sz="0" w:space="0" w:color="auto"/>
          </w:divBdr>
          <w:divsChild>
            <w:div w:id="1455053805">
              <w:marLeft w:val="0"/>
              <w:marRight w:val="0"/>
              <w:marTop w:val="0"/>
              <w:marBottom w:val="0"/>
              <w:divBdr>
                <w:top w:val="none" w:sz="0" w:space="0" w:color="auto"/>
                <w:left w:val="none" w:sz="0" w:space="0" w:color="auto"/>
                <w:bottom w:val="none" w:sz="0" w:space="0" w:color="auto"/>
                <w:right w:val="none" w:sz="0" w:space="0" w:color="auto"/>
              </w:divBdr>
              <w:divsChild>
                <w:div w:id="9568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3664">
      <w:bodyDiv w:val="1"/>
      <w:marLeft w:val="0"/>
      <w:marRight w:val="0"/>
      <w:marTop w:val="0"/>
      <w:marBottom w:val="0"/>
      <w:divBdr>
        <w:top w:val="none" w:sz="0" w:space="0" w:color="auto"/>
        <w:left w:val="none" w:sz="0" w:space="0" w:color="auto"/>
        <w:bottom w:val="none" w:sz="0" w:space="0" w:color="auto"/>
        <w:right w:val="none" w:sz="0" w:space="0" w:color="auto"/>
      </w:divBdr>
    </w:div>
    <w:div w:id="1701708337">
      <w:bodyDiv w:val="1"/>
      <w:marLeft w:val="0"/>
      <w:marRight w:val="0"/>
      <w:marTop w:val="0"/>
      <w:marBottom w:val="0"/>
      <w:divBdr>
        <w:top w:val="none" w:sz="0" w:space="0" w:color="auto"/>
        <w:left w:val="none" w:sz="0" w:space="0" w:color="auto"/>
        <w:bottom w:val="none" w:sz="0" w:space="0" w:color="auto"/>
        <w:right w:val="none" w:sz="0" w:space="0" w:color="auto"/>
      </w:divBdr>
    </w:div>
    <w:div w:id="1704284516">
      <w:bodyDiv w:val="1"/>
      <w:marLeft w:val="0"/>
      <w:marRight w:val="0"/>
      <w:marTop w:val="0"/>
      <w:marBottom w:val="0"/>
      <w:divBdr>
        <w:top w:val="none" w:sz="0" w:space="0" w:color="auto"/>
        <w:left w:val="none" w:sz="0" w:space="0" w:color="auto"/>
        <w:bottom w:val="none" w:sz="0" w:space="0" w:color="auto"/>
        <w:right w:val="none" w:sz="0" w:space="0" w:color="auto"/>
      </w:divBdr>
      <w:divsChild>
        <w:div w:id="1034422268">
          <w:marLeft w:val="0"/>
          <w:marRight w:val="0"/>
          <w:marTop w:val="0"/>
          <w:marBottom w:val="0"/>
          <w:divBdr>
            <w:top w:val="none" w:sz="0" w:space="0" w:color="auto"/>
            <w:left w:val="none" w:sz="0" w:space="0" w:color="auto"/>
            <w:bottom w:val="none" w:sz="0" w:space="0" w:color="auto"/>
            <w:right w:val="none" w:sz="0" w:space="0" w:color="auto"/>
          </w:divBdr>
          <w:divsChild>
            <w:div w:id="1420447387">
              <w:marLeft w:val="0"/>
              <w:marRight w:val="0"/>
              <w:marTop w:val="0"/>
              <w:marBottom w:val="0"/>
              <w:divBdr>
                <w:top w:val="none" w:sz="0" w:space="0" w:color="auto"/>
                <w:left w:val="none" w:sz="0" w:space="0" w:color="auto"/>
                <w:bottom w:val="none" w:sz="0" w:space="0" w:color="auto"/>
                <w:right w:val="none" w:sz="0" w:space="0" w:color="auto"/>
              </w:divBdr>
              <w:divsChild>
                <w:div w:id="212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6085">
      <w:bodyDiv w:val="1"/>
      <w:marLeft w:val="0"/>
      <w:marRight w:val="0"/>
      <w:marTop w:val="0"/>
      <w:marBottom w:val="0"/>
      <w:divBdr>
        <w:top w:val="none" w:sz="0" w:space="0" w:color="auto"/>
        <w:left w:val="none" w:sz="0" w:space="0" w:color="auto"/>
        <w:bottom w:val="none" w:sz="0" w:space="0" w:color="auto"/>
        <w:right w:val="none" w:sz="0" w:space="0" w:color="auto"/>
      </w:divBdr>
    </w:div>
    <w:div w:id="1706905375">
      <w:bodyDiv w:val="1"/>
      <w:marLeft w:val="0"/>
      <w:marRight w:val="0"/>
      <w:marTop w:val="0"/>
      <w:marBottom w:val="0"/>
      <w:divBdr>
        <w:top w:val="none" w:sz="0" w:space="0" w:color="auto"/>
        <w:left w:val="none" w:sz="0" w:space="0" w:color="auto"/>
        <w:bottom w:val="none" w:sz="0" w:space="0" w:color="auto"/>
        <w:right w:val="none" w:sz="0" w:space="0" w:color="auto"/>
      </w:divBdr>
      <w:divsChild>
        <w:div w:id="1074358579">
          <w:marLeft w:val="0"/>
          <w:marRight w:val="0"/>
          <w:marTop w:val="0"/>
          <w:marBottom w:val="0"/>
          <w:divBdr>
            <w:top w:val="none" w:sz="0" w:space="0" w:color="3D3D3D"/>
            <w:left w:val="none" w:sz="0" w:space="0" w:color="3D3D3D"/>
            <w:bottom w:val="none" w:sz="0" w:space="0" w:color="3D3D3D"/>
            <w:right w:val="none" w:sz="0" w:space="0" w:color="3D3D3D"/>
          </w:divBdr>
        </w:div>
      </w:divsChild>
    </w:div>
    <w:div w:id="1708480408">
      <w:bodyDiv w:val="1"/>
      <w:marLeft w:val="0"/>
      <w:marRight w:val="0"/>
      <w:marTop w:val="0"/>
      <w:marBottom w:val="0"/>
      <w:divBdr>
        <w:top w:val="none" w:sz="0" w:space="0" w:color="auto"/>
        <w:left w:val="none" w:sz="0" w:space="0" w:color="auto"/>
        <w:bottom w:val="none" w:sz="0" w:space="0" w:color="auto"/>
        <w:right w:val="none" w:sz="0" w:space="0" w:color="auto"/>
      </w:divBdr>
    </w:div>
    <w:div w:id="1709377914">
      <w:bodyDiv w:val="1"/>
      <w:marLeft w:val="0"/>
      <w:marRight w:val="0"/>
      <w:marTop w:val="0"/>
      <w:marBottom w:val="0"/>
      <w:divBdr>
        <w:top w:val="none" w:sz="0" w:space="0" w:color="auto"/>
        <w:left w:val="none" w:sz="0" w:space="0" w:color="auto"/>
        <w:bottom w:val="none" w:sz="0" w:space="0" w:color="auto"/>
        <w:right w:val="none" w:sz="0" w:space="0" w:color="auto"/>
      </w:divBdr>
      <w:divsChild>
        <w:div w:id="562643271">
          <w:marLeft w:val="0"/>
          <w:marRight w:val="0"/>
          <w:marTop w:val="0"/>
          <w:marBottom w:val="0"/>
          <w:divBdr>
            <w:top w:val="none" w:sz="0" w:space="0" w:color="auto"/>
            <w:left w:val="none" w:sz="0" w:space="0" w:color="auto"/>
            <w:bottom w:val="none" w:sz="0" w:space="0" w:color="auto"/>
            <w:right w:val="none" w:sz="0" w:space="0" w:color="auto"/>
          </w:divBdr>
        </w:div>
        <w:div w:id="1320380346">
          <w:marLeft w:val="0"/>
          <w:marRight w:val="0"/>
          <w:marTop w:val="0"/>
          <w:marBottom w:val="0"/>
          <w:divBdr>
            <w:top w:val="none" w:sz="0" w:space="0" w:color="auto"/>
            <w:left w:val="none" w:sz="0" w:space="0" w:color="auto"/>
            <w:bottom w:val="none" w:sz="0" w:space="0" w:color="auto"/>
            <w:right w:val="none" w:sz="0" w:space="0" w:color="auto"/>
          </w:divBdr>
        </w:div>
        <w:div w:id="1694107097">
          <w:marLeft w:val="0"/>
          <w:marRight w:val="0"/>
          <w:marTop w:val="0"/>
          <w:marBottom w:val="0"/>
          <w:divBdr>
            <w:top w:val="none" w:sz="0" w:space="0" w:color="auto"/>
            <w:left w:val="none" w:sz="0" w:space="0" w:color="auto"/>
            <w:bottom w:val="none" w:sz="0" w:space="0" w:color="auto"/>
            <w:right w:val="none" w:sz="0" w:space="0" w:color="auto"/>
          </w:divBdr>
        </w:div>
      </w:divsChild>
    </w:div>
    <w:div w:id="1713463210">
      <w:bodyDiv w:val="1"/>
      <w:marLeft w:val="0"/>
      <w:marRight w:val="0"/>
      <w:marTop w:val="0"/>
      <w:marBottom w:val="0"/>
      <w:divBdr>
        <w:top w:val="none" w:sz="0" w:space="0" w:color="auto"/>
        <w:left w:val="none" w:sz="0" w:space="0" w:color="auto"/>
        <w:bottom w:val="none" w:sz="0" w:space="0" w:color="auto"/>
        <w:right w:val="none" w:sz="0" w:space="0" w:color="auto"/>
      </w:divBdr>
    </w:div>
    <w:div w:id="1713575756">
      <w:bodyDiv w:val="1"/>
      <w:marLeft w:val="0"/>
      <w:marRight w:val="0"/>
      <w:marTop w:val="0"/>
      <w:marBottom w:val="0"/>
      <w:divBdr>
        <w:top w:val="none" w:sz="0" w:space="0" w:color="auto"/>
        <w:left w:val="none" w:sz="0" w:space="0" w:color="auto"/>
        <w:bottom w:val="none" w:sz="0" w:space="0" w:color="auto"/>
        <w:right w:val="none" w:sz="0" w:space="0" w:color="auto"/>
      </w:divBdr>
    </w:div>
    <w:div w:id="1713653291">
      <w:bodyDiv w:val="1"/>
      <w:marLeft w:val="0"/>
      <w:marRight w:val="0"/>
      <w:marTop w:val="0"/>
      <w:marBottom w:val="0"/>
      <w:divBdr>
        <w:top w:val="none" w:sz="0" w:space="0" w:color="auto"/>
        <w:left w:val="none" w:sz="0" w:space="0" w:color="auto"/>
        <w:bottom w:val="none" w:sz="0" w:space="0" w:color="auto"/>
        <w:right w:val="none" w:sz="0" w:space="0" w:color="auto"/>
      </w:divBdr>
      <w:divsChild>
        <w:div w:id="1389766004">
          <w:marLeft w:val="0"/>
          <w:marRight w:val="0"/>
          <w:marTop w:val="0"/>
          <w:marBottom w:val="0"/>
          <w:divBdr>
            <w:top w:val="none" w:sz="0" w:space="0" w:color="auto"/>
            <w:left w:val="none" w:sz="0" w:space="0" w:color="auto"/>
            <w:bottom w:val="none" w:sz="0" w:space="0" w:color="auto"/>
            <w:right w:val="none" w:sz="0" w:space="0" w:color="auto"/>
          </w:divBdr>
          <w:divsChild>
            <w:div w:id="150218110">
              <w:marLeft w:val="0"/>
              <w:marRight w:val="0"/>
              <w:marTop w:val="0"/>
              <w:marBottom w:val="0"/>
              <w:divBdr>
                <w:top w:val="none" w:sz="0" w:space="0" w:color="auto"/>
                <w:left w:val="none" w:sz="0" w:space="0" w:color="auto"/>
                <w:bottom w:val="none" w:sz="0" w:space="0" w:color="auto"/>
                <w:right w:val="none" w:sz="0" w:space="0" w:color="auto"/>
              </w:divBdr>
              <w:divsChild>
                <w:div w:id="4308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3860">
      <w:bodyDiv w:val="1"/>
      <w:marLeft w:val="0"/>
      <w:marRight w:val="0"/>
      <w:marTop w:val="0"/>
      <w:marBottom w:val="0"/>
      <w:divBdr>
        <w:top w:val="none" w:sz="0" w:space="0" w:color="auto"/>
        <w:left w:val="none" w:sz="0" w:space="0" w:color="auto"/>
        <w:bottom w:val="none" w:sz="0" w:space="0" w:color="auto"/>
        <w:right w:val="none" w:sz="0" w:space="0" w:color="auto"/>
      </w:divBdr>
      <w:divsChild>
        <w:div w:id="714082280">
          <w:marLeft w:val="0"/>
          <w:marRight w:val="0"/>
          <w:marTop w:val="0"/>
          <w:marBottom w:val="0"/>
          <w:divBdr>
            <w:top w:val="none" w:sz="0" w:space="0" w:color="auto"/>
            <w:left w:val="none" w:sz="0" w:space="0" w:color="auto"/>
            <w:bottom w:val="none" w:sz="0" w:space="0" w:color="auto"/>
            <w:right w:val="none" w:sz="0" w:space="0" w:color="auto"/>
          </w:divBdr>
          <w:divsChild>
            <w:div w:id="307436714">
              <w:marLeft w:val="0"/>
              <w:marRight w:val="0"/>
              <w:marTop w:val="0"/>
              <w:marBottom w:val="0"/>
              <w:divBdr>
                <w:top w:val="none" w:sz="0" w:space="0" w:color="auto"/>
                <w:left w:val="none" w:sz="0" w:space="0" w:color="auto"/>
                <w:bottom w:val="none" w:sz="0" w:space="0" w:color="auto"/>
                <w:right w:val="none" w:sz="0" w:space="0" w:color="auto"/>
              </w:divBdr>
              <w:divsChild>
                <w:div w:id="775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91704">
      <w:bodyDiv w:val="1"/>
      <w:marLeft w:val="0"/>
      <w:marRight w:val="0"/>
      <w:marTop w:val="0"/>
      <w:marBottom w:val="0"/>
      <w:divBdr>
        <w:top w:val="none" w:sz="0" w:space="0" w:color="auto"/>
        <w:left w:val="none" w:sz="0" w:space="0" w:color="auto"/>
        <w:bottom w:val="none" w:sz="0" w:space="0" w:color="auto"/>
        <w:right w:val="none" w:sz="0" w:space="0" w:color="auto"/>
      </w:divBdr>
    </w:div>
    <w:div w:id="1716390667">
      <w:bodyDiv w:val="1"/>
      <w:marLeft w:val="0"/>
      <w:marRight w:val="0"/>
      <w:marTop w:val="0"/>
      <w:marBottom w:val="0"/>
      <w:divBdr>
        <w:top w:val="none" w:sz="0" w:space="0" w:color="auto"/>
        <w:left w:val="none" w:sz="0" w:space="0" w:color="auto"/>
        <w:bottom w:val="none" w:sz="0" w:space="0" w:color="auto"/>
        <w:right w:val="none" w:sz="0" w:space="0" w:color="auto"/>
      </w:divBdr>
    </w:div>
    <w:div w:id="1716806203">
      <w:bodyDiv w:val="1"/>
      <w:marLeft w:val="0"/>
      <w:marRight w:val="0"/>
      <w:marTop w:val="0"/>
      <w:marBottom w:val="0"/>
      <w:divBdr>
        <w:top w:val="none" w:sz="0" w:space="0" w:color="auto"/>
        <w:left w:val="none" w:sz="0" w:space="0" w:color="auto"/>
        <w:bottom w:val="none" w:sz="0" w:space="0" w:color="auto"/>
        <w:right w:val="none" w:sz="0" w:space="0" w:color="auto"/>
      </w:divBdr>
    </w:div>
    <w:div w:id="1717269579">
      <w:bodyDiv w:val="1"/>
      <w:marLeft w:val="0"/>
      <w:marRight w:val="0"/>
      <w:marTop w:val="0"/>
      <w:marBottom w:val="0"/>
      <w:divBdr>
        <w:top w:val="none" w:sz="0" w:space="0" w:color="auto"/>
        <w:left w:val="none" w:sz="0" w:space="0" w:color="auto"/>
        <w:bottom w:val="none" w:sz="0" w:space="0" w:color="auto"/>
        <w:right w:val="none" w:sz="0" w:space="0" w:color="auto"/>
      </w:divBdr>
    </w:div>
    <w:div w:id="1721006088">
      <w:bodyDiv w:val="1"/>
      <w:marLeft w:val="0"/>
      <w:marRight w:val="0"/>
      <w:marTop w:val="0"/>
      <w:marBottom w:val="0"/>
      <w:divBdr>
        <w:top w:val="none" w:sz="0" w:space="0" w:color="auto"/>
        <w:left w:val="none" w:sz="0" w:space="0" w:color="auto"/>
        <w:bottom w:val="none" w:sz="0" w:space="0" w:color="auto"/>
        <w:right w:val="none" w:sz="0" w:space="0" w:color="auto"/>
      </w:divBdr>
      <w:divsChild>
        <w:div w:id="263271881">
          <w:marLeft w:val="0"/>
          <w:marRight w:val="0"/>
          <w:marTop w:val="0"/>
          <w:marBottom w:val="0"/>
          <w:divBdr>
            <w:top w:val="none" w:sz="0" w:space="0" w:color="auto"/>
            <w:left w:val="none" w:sz="0" w:space="0" w:color="auto"/>
            <w:bottom w:val="none" w:sz="0" w:space="0" w:color="auto"/>
            <w:right w:val="none" w:sz="0" w:space="0" w:color="auto"/>
          </w:divBdr>
          <w:divsChild>
            <w:div w:id="944728632">
              <w:marLeft w:val="0"/>
              <w:marRight w:val="0"/>
              <w:marTop w:val="0"/>
              <w:marBottom w:val="0"/>
              <w:divBdr>
                <w:top w:val="none" w:sz="0" w:space="0" w:color="auto"/>
                <w:left w:val="none" w:sz="0" w:space="0" w:color="auto"/>
                <w:bottom w:val="none" w:sz="0" w:space="0" w:color="auto"/>
                <w:right w:val="none" w:sz="0" w:space="0" w:color="auto"/>
              </w:divBdr>
              <w:divsChild>
                <w:div w:id="7078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6568">
      <w:bodyDiv w:val="1"/>
      <w:marLeft w:val="0"/>
      <w:marRight w:val="0"/>
      <w:marTop w:val="0"/>
      <w:marBottom w:val="0"/>
      <w:divBdr>
        <w:top w:val="none" w:sz="0" w:space="0" w:color="auto"/>
        <w:left w:val="none" w:sz="0" w:space="0" w:color="auto"/>
        <w:bottom w:val="none" w:sz="0" w:space="0" w:color="auto"/>
        <w:right w:val="none" w:sz="0" w:space="0" w:color="auto"/>
      </w:divBdr>
    </w:div>
    <w:div w:id="1728258287">
      <w:bodyDiv w:val="1"/>
      <w:marLeft w:val="0"/>
      <w:marRight w:val="0"/>
      <w:marTop w:val="0"/>
      <w:marBottom w:val="0"/>
      <w:divBdr>
        <w:top w:val="none" w:sz="0" w:space="0" w:color="auto"/>
        <w:left w:val="none" w:sz="0" w:space="0" w:color="auto"/>
        <w:bottom w:val="none" w:sz="0" w:space="0" w:color="auto"/>
        <w:right w:val="none" w:sz="0" w:space="0" w:color="auto"/>
      </w:divBdr>
    </w:div>
    <w:div w:id="1735734529">
      <w:bodyDiv w:val="1"/>
      <w:marLeft w:val="0"/>
      <w:marRight w:val="0"/>
      <w:marTop w:val="0"/>
      <w:marBottom w:val="0"/>
      <w:divBdr>
        <w:top w:val="none" w:sz="0" w:space="0" w:color="auto"/>
        <w:left w:val="none" w:sz="0" w:space="0" w:color="auto"/>
        <w:bottom w:val="none" w:sz="0" w:space="0" w:color="auto"/>
        <w:right w:val="none" w:sz="0" w:space="0" w:color="auto"/>
      </w:divBdr>
    </w:div>
    <w:div w:id="1737893706">
      <w:bodyDiv w:val="1"/>
      <w:marLeft w:val="0"/>
      <w:marRight w:val="0"/>
      <w:marTop w:val="0"/>
      <w:marBottom w:val="0"/>
      <w:divBdr>
        <w:top w:val="none" w:sz="0" w:space="0" w:color="auto"/>
        <w:left w:val="none" w:sz="0" w:space="0" w:color="auto"/>
        <w:bottom w:val="none" w:sz="0" w:space="0" w:color="auto"/>
        <w:right w:val="none" w:sz="0" w:space="0" w:color="auto"/>
      </w:divBdr>
      <w:divsChild>
        <w:div w:id="1132943785">
          <w:marLeft w:val="0"/>
          <w:marRight w:val="0"/>
          <w:marTop w:val="0"/>
          <w:marBottom w:val="0"/>
          <w:divBdr>
            <w:top w:val="none" w:sz="0" w:space="0" w:color="auto"/>
            <w:left w:val="none" w:sz="0" w:space="0" w:color="auto"/>
            <w:bottom w:val="none" w:sz="0" w:space="0" w:color="auto"/>
            <w:right w:val="none" w:sz="0" w:space="0" w:color="auto"/>
          </w:divBdr>
          <w:divsChild>
            <w:div w:id="713895697">
              <w:marLeft w:val="0"/>
              <w:marRight w:val="0"/>
              <w:marTop w:val="0"/>
              <w:marBottom w:val="0"/>
              <w:divBdr>
                <w:top w:val="none" w:sz="0" w:space="0" w:color="auto"/>
                <w:left w:val="none" w:sz="0" w:space="0" w:color="auto"/>
                <w:bottom w:val="none" w:sz="0" w:space="0" w:color="auto"/>
                <w:right w:val="none" w:sz="0" w:space="0" w:color="auto"/>
              </w:divBdr>
              <w:divsChild>
                <w:div w:id="465584674">
                  <w:marLeft w:val="0"/>
                  <w:marRight w:val="0"/>
                  <w:marTop w:val="0"/>
                  <w:marBottom w:val="0"/>
                  <w:divBdr>
                    <w:top w:val="none" w:sz="0" w:space="0" w:color="auto"/>
                    <w:left w:val="none" w:sz="0" w:space="0" w:color="auto"/>
                    <w:bottom w:val="none" w:sz="0" w:space="0" w:color="auto"/>
                    <w:right w:val="none" w:sz="0" w:space="0" w:color="auto"/>
                  </w:divBdr>
                </w:div>
                <w:div w:id="620039488">
                  <w:marLeft w:val="0"/>
                  <w:marRight w:val="0"/>
                  <w:marTop w:val="0"/>
                  <w:marBottom w:val="0"/>
                  <w:divBdr>
                    <w:top w:val="none" w:sz="0" w:space="0" w:color="auto"/>
                    <w:left w:val="none" w:sz="0" w:space="0" w:color="auto"/>
                    <w:bottom w:val="none" w:sz="0" w:space="0" w:color="auto"/>
                    <w:right w:val="none" w:sz="0" w:space="0" w:color="auto"/>
                  </w:divBdr>
                </w:div>
                <w:div w:id="16079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5800">
          <w:marLeft w:val="0"/>
          <w:marRight w:val="0"/>
          <w:marTop w:val="0"/>
          <w:marBottom w:val="0"/>
          <w:divBdr>
            <w:top w:val="none" w:sz="0" w:space="0" w:color="auto"/>
            <w:left w:val="none" w:sz="0" w:space="0" w:color="auto"/>
            <w:bottom w:val="none" w:sz="0" w:space="0" w:color="auto"/>
            <w:right w:val="none" w:sz="0" w:space="0" w:color="auto"/>
          </w:divBdr>
          <w:divsChild>
            <w:div w:id="442261866">
              <w:marLeft w:val="0"/>
              <w:marRight w:val="0"/>
              <w:marTop w:val="0"/>
              <w:marBottom w:val="0"/>
              <w:divBdr>
                <w:top w:val="none" w:sz="0" w:space="0" w:color="auto"/>
                <w:left w:val="none" w:sz="0" w:space="0" w:color="auto"/>
                <w:bottom w:val="none" w:sz="0" w:space="0" w:color="auto"/>
                <w:right w:val="none" w:sz="0" w:space="0" w:color="auto"/>
              </w:divBdr>
              <w:divsChild>
                <w:div w:id="14616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3904">
      <w:bodyDiv w:val="1"/>
      <w:marLeft w:val="0"/>
      <w:marRight w:val="0"/>
      <w:marTop w:val="0"/>
      <w:marBottom w:val="0"/>
      <w:divBdr>
        <w:top w:val="none" w:sz="0" w:space="0" w:color="auto"/>
        <w:left w:val="none" w:sz="0" w:space="0" w:color="auto"/>
        <w:bottom w:val="none" w:sz="0" w:space="0" w:color="auto"/>
        <w:right w:val="none" w:sz="0" w:space="0" w:color="auto"/>
      </w:divBdr>
      <w:divsChild>
        <w:div w:id="1678194521">
          <w:marLeft w:val="0"/>
          <w:marRight w:val="0"/>
          <w:marTop w:val="0"/>
          <w:marBottom w:val="0"/>
          <w:divBdr>
            <w:top w:val="none" w:sz="0" w:space="0" w:color="auto"/>
            <w:left w:val="none" w:sz="0" w:space="0" w:color="auto"/>
            <w:bottom w:val="none" w:sz="0" w:space="0" w:color="auto"/>
            <w:right w:val="none" w:sz="0" w:space="0" w:color="auto"/>
          </w:divBdr>
          <w:divsChild>
            <w:div w:id="1927762949">
              <w:marLeft w:val="0"/>
              <w:marRight w:val="0"/>
              <w:marTop w:val="0"/>
              <w:marBottom w:val="0"/>
              <w:divBdr>
                <w:top w:val="none" w:sz="0" w:space="0" w:color="auto"/>
                <w:left w:val="none" w:sz="0" w:space="0" w:color="auto"/>
                <w:bottom w:val="none" w:sz="0" w:space="0" w:color="auto"/>
                <w:right w:val="none" w:sz="0" w:space="0" w:color="auto"/>
              </w:divBdr>
              <w:divsChild>
                <w:div w:id="757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6305">
      <w:bodyDiv w:val="1"/>
      <w:marLeft w:val="0"/>
      <w:marRight w:val="0"/>
      <w:marTop w:val="0"/>
      <w:marBottom w:val="0"/>
      <w:divBdr>
        <w:top w:val="none" w:sz="0" w:space="0" w:color="auto"/>
        <w:left w:val="none" w:sz="0" w:space="0" w:color="auto"/>
        <w:bottom w:val="none" w:sz="0" w:space="0" w:color="auto"/>
        <w:right w:val="none" w:sz="0" w:space="0" w:color="auto"/>
      </w:divBdr>
    </w:div>
    <w:div w:id="1753158907">
      <w:bodyDiv w:val="1"/>
      <w:marLeft w:val="0"/>
      <w:marRight w:val="0"/>
      <w:marTop w:val="0"/>
      <w:marBottom w:val="0"/>
      <w:divBdr>
        <w:top w:val="none" w:sz="0" w:space="0" w:color="auto"/>
        <w:left w:val="none" w:sz="0" w:space="0" w:color="auto"/>
        <w:bottom w:val="none" w:sz="0" w:space="0" w:color="auto"/>
        <w:right w:val="none" w:sz="0" w:space="0" w:color="auto"/>
      </w:divBdr>
    </w:div>
    <w:div w:id="1760061644">
      <w:bodyDiv w:val="1"/>
      <w:marLeft w:val="0"/>
      <w:marRight w:val="0"/>
      <w:marTop w:val="0"/>
      <w:marBottom w:val="0"/>
      <w:divBdr>
        <w:top w:val="none" w:sz="0" w:space="0" w:color="auto"/>
        <w:left w:val="none" w:sz="0" w:space="0" w:color="auto"/>
        <w:bottom w:val="none" w:sz="0" w:space="0" w:color="auto"/>
        <w:right w:val="none" w:sz="0" w:space="0" w:color="auto"/>
      </w:divBdr>
      <w:divsChild>
        <w:div w:id="1692610372">
          <w:marLeft w:val="0"/>
          <w:marRight w:val="0"/>
          <w:marTop w:val="0"/>
          <w:marBottom w:val="0"/>
          <w:divBdr>
            <w:top w:val="none" w:sz="0" w:space="0" w:color="auto"/>
            <w:left w:val="none" w:sz="0" w:space="0" w:color="auto"/>
            <w:bottom w:val="none" w:sz="0" w:space="0" w:color="auto"/>
            <w:right w:val="none" w:sz="0" w:space="0" w:color="auto"/>
          </w:divBdr>
          <w:divsChild>
            <w:div w:id="107554194">
              <w:marLeft w:val="0"/>
              <w:marRight w:val="0"/>
              <w:marTop w:val="0"/>
              <w:marBottom w:val="0"/>
              <w:divBdr>
                <w:top w:val="none" w:sz="0" w:space="0" w:color="auto"/>
                <w:left w:val="none" w:sz="0" w:space="0" w:color="auto"/>
                <w:bottom w:val="none" w:sz="0" w:space="0" w:color="auto"/>
                <w:right w:val="none" w:sz="0" w:space="0" w:color="auto"/>
              </w:divBdr>
              <w:divsChild>
                <w:div w:id="44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6497">
      <w:bodyDiv w:val="1"/>
      <w:marLeft w:val="0"/>
      <w:marRight w:val="0"/>
      <w:marTop w:val="0"/>
      <w:marBottom w:val="0"/>
      <w:divBdr>
        <w:top w:val="none" w:sz="0" w:space="0" w:color="auto"/>
        <w:left w:val="none" w:sz="0" w:space="0" w:color="auto"/>
        <w:bottom w:val="none" w:sz="0" w:space="0" w:color="auto"/>
        <w:right w:val="none" w:sz="0" w:space="0" w:color="auto"/>
      </w:divBdr>
      <w:divsChild>
        <w:div w:id="1528566374">
          <w:marLeft w:val="0"/>
          <w:marRight w:val="0"/>
          <w:marTop w:val="0"/>
          <w:marBottom w:val="0"/>
          <w:divBdr>
            <w:top w:val="none" w:sz="0" w:space="0" w:color="auto"/>
            <w:left w:val="none" w:sz="0" w:space="0" w:color="auto"/>
            <w:bottom w:val="none" w:sz="0" w:space="0" w:color="auto"/>
            <w:right w:val="none" w:sz="0" w:space="0" w:color="auto"/>
          </w:divBdr>
          <w:divsChild>
            <w:div w:id="1958095550">
              <w:marLeft w:val="0"/>
              <w:marRight w:val="0"/>
              <w:marTop w:val="0"/>
              <w:marBottom w:val="0"/>
              <w:divBdr>
                <w:top w:val="none" w:sz="0" w:space="0" w:color="auto"/>
                <w:left w:val="none" w:sz="0" w:space="0" w:color="auto"/>
                <w:bottom w:val="none" w:sz="0" w:space="0" w:color="auto"/>
                <w:right w:val="none" w:sz="0" w:space="0" w:color="auto"/>
              </w:divBdr>
              <w:divsChild>
                <w:div w:id="1013452560">
                  <w:marLeft w:val="0"/>
                  <w:marRight w:val="0"/>
                  <w:marTop w:val="0"/>
                  <w:marBottom w:val="0"/>
                  <w:divBdr>
                    <w:top w:val="none" w:sz="0" w:space="0" w:color="auto"/>
                    <w:left w:val="none" w:sz="0" w:space="0" w:color="auto"/>
                    <w:bottom w:val="none" w:sz="0" w:space="0" w:color="auto"/>
                    <w:right w:val="none" w:sz="0" w:space="0" w:color="auto"/>
                  </w:divBdr>
                  <w:divsChild>
                    <w:div w:id="20562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76514">
      <w:bodyDiv w:val="1"/>
      <w:marLeft w:val="0"/>
      <w:marRight w:val="0"/>
      <w:marTop w:val="0"/>
      <w:marBottom w:val="0"/>
      <w:divBdr>
        <w:top w:val="none" w:sz="0" w:space="0" w:color="auto"/>
        <w:left w:val="none" w:sz="0" w:space="0" w:color="auto"/>
        <w:bottom w:val="none" w:sz="0" w:space="0" w:color="auto"/>
        <w:right w:val="none" w:sz="0" w:space="0" w:color="auto"/>
      </w:divBdr>
      <w:divsChild>
        <w:div w:id="466506050">
          <w:marLeft w:val="0"/>
          <w:marRight w:val="0"/>
          <w:marTop w:val="0"/>
          <w:marBottom w:val="0"/>
          <w:divBdr>
            <w:top w:val="none" w:sz="0" w:space="0" w:color="auto"/>
            <w:left w:val="none" w:sz="0" w:space="0" w:color="auto"/>
            <w:bottom w:val="none" w:sz="0" w:space="0" w:color="auto"/>
            <w:right w:val="none" w:sz="0" w:space="0" w:color="auto"/>
          </w:divBdr>
          <w:divsChild>
            <w:div w:id="2110587738">
              <w:marLeft w:val="0"/>
              <w:marRight w:val="0"/>
              <w:marTop w:val="0"/>
              <w:marBottom w:val="0"/>
              <w:divBdr>
                <w:top w:val="none" w:sz="0" w:space="0" w:color="auto"/>
                <w:left w:val="none" w:sz="0" w:space="0" w:color="auto"/>
                <w:bottom w:val="none" w:sz="0" w:space="0" w:color="auto"/>
                <w:right w:val="none" w:sz="0" w:space="0" w:color="auto"/>
              </w:divBdr>
              <w:divsChild>
                <w:div w:id="2574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9918">
          <w:marLeft w:val="0"/>
          <w:marRight w:val="0"/>
          <w:marTop w:val="0"/>
          <w:marBottom w:val="0"/>
          <w:divBdr>
            <w:top w:val="none" w:sz="0" w:space="0" w:color="auto"/>
            <w:left w:val="none" w:sz="0" w:space="0" w:color="auto"/>
            <w:bottom w:val="none" w:sz="0" w:space="0" w:color="auto"/>
            <w:right w:val="none" w:sz="0" w:space="0" w:color="auto"/>
          </w:divBdr>
          <w:divsChild>
            <w:div w:id="1750425351">
              <w:marLeft w:val="0"/>
              <w:marRight w:val="0"/>
              <w:marTop w:val="0"/>
              <w:marBottom w:val="0"/>
              <w:divBdr>
                <w:top w:val="none" w:sz="0" w:space="0" w:color="auto"/>
                <w:left w:val="none" w:sz="0" w:space="0" w:color="auto"/>
                <w:bottom w:val="none" w:sz="0" w:space="0" w:color="auto"/>
                <w:right w:val="none" w:sz="0" w:space="0" w:color="auto"/>
              </w:divBdr>
              <w:divsChild>
                <w:div w:id="430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7559">
      <w:bodyDiv w:val="1"/>
      <w:marLeft w:val="0"/>
      <w:marRight w:val="0"/>
      <w:marTop w:val="0"/>
      <w:marBottom w:val="0"/>
      <w:divBdr>
        <w:top w:val="none" w:sz="0" w:space="0" w:color="auto"/>
        <w:left w:val="none" w:sz="0" w:space="0" w:color="auto"/>
        <w:bottom w:val="none" w:sz="0" w:space="0" w:color="auto"/>
        <w:right w:val="none" w:sz="0" w:space="0" w:color="auto"/>
      </w:divBdr>
      <w:divsChild>
        <w:div w:id="1203984772">
          <w:marLeft w:val="0"/>
          <w:marRight w:val="0"/>
          <w:marTop w:val="360"/>
          <w:marBottom w:val="360"/>
          <w:divBdr>
            <w:top w:val="none" w:sz="0" w:space="0" w:color="auto"/>
            <w:left w:val="none" w:sz="0" w:space="0" w:color="auto"/>
            <w:bottom w:val="none" w:sz="0" w:space="0" w:color="auto"/>
            <w:right w:val="none" w:sz="0" w:space="0" w:color="auto"/>
          </w:divBdr>
          <w:divsChild>
            <w:div w:id="212272747">
              <w:marLeft w:val="0"/>
              <w:marRight w:val="0"/>
              <w:marTop w:val="0"/>
              <w:marBottom w:val="0"/>
              <w:divBdr>
                <w:top w:val="none" w:sz="0" w:space="0" w:color="auto"/>
                <w:left w:val="none" w:sz="0" w:space="0" w:color="auto"/>
                <w:bottom w:val="none" w:sz="0" w:space="0" w:color="auto"/>
                <w:right w:val="none" w:sz="0" w:space="0" w:color="auto"/>
              </w:divBdr>
            </w:div>
          </w:divsChild>
        </w:div>
        <w:div w:id="413748936">
          <w:marLeft w:val="0"/>
          <w:marRight w:val="0"/>
          <w:marTop w:val="360"/>
          <w:marBottom w:val="360"/>
          <w:divBdr>
            <w:top w:val="none" w:sz="0" w:space="0" w:color="auto"/>
            <w:left w:val="none" w:sz="0" w:space="0" w:color="auto"/>
            <w:bottom w:val="none" w:sz="0" w:space="0" w:color="auto"/>
            <w:right w:val="none" w:sz="0" w:space="0" w:color="auto"/>
          </w:divBdr>
          <w:divsChild>
            <w:div w:id="10451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954">
      <w:bodyDiv w:val="1"/>
      <w:marLeft w:val="0"/>
      <w:marRight w:val="0"/>
      <w:marTop w:val="0"/>
      <w:marBottom w:val="0"/>
      <w:divBdr>
        <w:top w:val="none" w:sz="0" w:space="0" w:color="auto"/>
        <w:left w:val="none" w:sz="0" w:space="0" w:color="auto"/>
        <w:bottom w:val="none" w:sz="0" w:space="0" w:color="auto"/>
        <w:right w:val="none" w:sz="0" w:space="0" w:color="auto"/>
      </w:divBdr>
    </w:div>
    <w:div w:id="1777943254">
      <w:bodyDiv w:val="1"/>
      <w:marLeft w:val="0"/>
      <w:marRight w:val="0"/>
      <w:marTop w:val="0"/>
      <w:marBottom w:val="0"/>
      <w:divBdr>
        <w:top w:val="none" w:sz="0" w:space="0" w:color="auto"/>
        <w:left w:val="none" w:sz="0" w:space="0" w:color="auto"/>
        <w:bottom w:val="none" w:sz="0" w:space="0" w:color="auto"/>
        <w:right w:val="none" w:sz="0" w:space="0" w:color="auto"/>
      </w:divBdr>
      <w:divsChild>
        <w:div w:id="882521017">
          <w:marLeft w:val="0"/>
          <w:marRight w:val="0"/>
          <w:marTop w:val="0"/>
          <w:marBottom w:val="0"/>
          <w:divBdr>
            <w:top w:val="none" w:sz="0" w:space="0" w:color="auto"/>
            <w:left w:val="none" w:sz="0" w:space="0" w:color="auto"/>
            <w:bottom w:val="none" w:sz="0" w:space="0" w:color="auto"/>
            <w:right w:val="none" w:sz="0" w:space="0" w:color="auto"/>
          </w:divBdr>
          <w:divsChild>
            <w:div w:id="1582060054">
              <w:marLeft w:val="0"/>
              <w:marRight w:val="0"/>
              <w:marTop w:val="0"/>
              <w:marBottom w:val="0"/>
              <w:divBdr>
                <w:top w:val="none" w:sz="0" w:space="0" w:color="auto"/>
                <w:left w:val="none" w:sz="0" w:space="0" w:color="auto"/>
                <w:bottom w:val="none" w:sz="0" w:space="0" w:color="auto"/>
                <w:right w:val="none" w:sz="0" w:space="0" w:color="auto"/>
              </w:divBdr>
              <w:divsChild>
                <w:div w:id="16779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064587">
      <w:bodyDiv w:val="1"/>
      <w:marLeft w:val="0"/>
      <w:marRight w:val="0"/>
      <w:marTop w:val="0"/>
      <w:marBottom w:val="0"/>
      <w:divBdr>
        <w:top w:val="none" w:sz="0" w:space="0" w:color="auto"/>
        <w:left w:val="none" w:sz="0" w:space="0" w:color="auto"/>
        <w:bottom w:val="none" w:sz="0" w:space="0" w:color="auto"/>
        <w:right w:val="none" w:sz="0" w:space="0" w:color="auto"/>
      </w:divBdr>
    </w:div>
    <w:div w:id="1779135941">
      <w:bodyDiv w:val="1"/>
      <w:marLeft w:val="0"/>
      <w:marRight w:val="0"/>
      <w:marTop w:val="0"/>
      <w:marBottom w:val="0"/>
      <w:divBdr>
        <w:top w:val="none" w:sz="0" w:space="0" w:color="auto"/>
        <w:left w:val="none" w:sz="0" w:space="0" w:color="auto"/>
        <w:bottom w:val="none" w:sz="0" w:space="0" w:color="auto"/>
        <w:right w:val="none" w:sz="0" w:space="0" w:color="auto"/>
      </w:divBdr>
      <w:divsChild>
        <w:div w:id="313990873">
          <w:marLeft w:val="0"/>
          <w:marRight w:val="0"/>
          <w:marTop w:val="0"/>
          <w:marBottom w:val="0"/>
          <w:divBdr>
            <w:top w:val="none" w:sz="0" w:space="0" w:color="auto"/>
            <w:left w:val="none" w:sz="0" w:space="0" w:color="auto"/>
            <w:bottom w:val="none" w:sz="0" w:space="0" w:color="auto"/>
            <w:right w:val="none" w:sz="0" w:space="0" w:color="auto"/>
          </w:divBdr>
          <w:divsChild>
            <w:div w:id="144859276">
              <w:marLeft w:val="0"/>
              <w:marRight w:val="0"/>
              <w:marTop w:val="0"/>
              <w:marBottom w:val="0"/>
              <w:divBdr>
                <w:top w:val="none" w:sz="0" w:space="0" w:color="auto"/>
                <w:left w:val="none" w:sz="0" w:space="0" w:color="auto"/>
                <w:bottom w:val="none" w:sz="0" w:space="0" w:color="auto"/>
                <w:right w:val="none" w:sz="0" w:space="0" w:color="auto"/>
              </w:divBdr>
              <w:divsChild>
                <w:div w:id="3782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61010">
      <w:bodyDiv w:val="1"/>
      <w:marLeft w:val="0"/>
      <w:marRight w:val="0"/>
      <w:marTop w:val="0"/>
      <w:marBottom w:val="0"/>
      <w:divBdr>
        <w:top w:val="none" w:sz="0" w:space="0" w:color="auto"/>
        <w:left w:val="none" w:sz="0" w:space="0" w:color="auto"/>
        <w:bottom w:val="none" w:sz="0" w:space="0" w:color="auto"/>
        <w:right w:val="none" w:sz="0" w:space="0" w:color="auto"/>
      </w:divBdr>
    </w:div>
    <w:div w:id="1788499138">
      <w:bodyDiv w:val="1"/>
      <w:marLeft w:val="0"/>
      <w:marRight w:val="0"/>
      <w:marTop w:val="0"/>
      <w:marBottom w:val="0"/>
      <w:divBdr>
        <w:top w:val="none" w:sz="0" w:space="0" w:color="auto"/>
        <w:left w:val="none" w:sz="0" w:space="0" w:color="auto"/>
        <w:bottom w:val="none" w:sz="0" w:space="0" w:color="auto"/>
        <w:right w:val="none" w:sz="0" w:space="0" w:color="auto"/>
      </w:divBdr>
    </w:div>
    <w:div w:id="1788965692">
      <w:bodyDiv w:val="1"/>
      <w:marLeft w:val="0"/>
      <w:marRight w:val="0"/>
      <w:marTop w:val="0"/>
      <w:marBottom w:val="0"/>
      <w:divBdr>
        <w:top w:val="none" w:sz="0" w:space="0" w:color="auto"/>
        <w:left w:val="none" w:sz="0" w:space="0" w:color="auto"/>
        <w:bottom w:val="none" w:sz="0" w:space="0" w:color="auto"/>
        <w:right w:val="none" w:sz="0" w:space="0" w:color="auto"/>
      </w:divBdr>
      <w:divsChild>
        <w:div w:id="477957457">
          <w:marLeft w:val="0"/>
          <w:marRight w:val="0"/>
          <w:marTop w:val="0"/>
          <w:marBottom w:val="0"/>
          <w:divBdr>
            <w:top w:val="none" w:sz="0" w:space="0" w:color="auto"/>
            <w:left w:val="none" w:sz="0" w:space="0" w:color="auto"/>
            <w:bottom w:val="none" w:sz="0" w:space="0" w:color="auto"/>
            <w:right w:val="none" w:sz="0" w:space="0" w:color="auto"/>
          </w:divBdr>
          <w:divsChild>
            <w:div w:id="1012344822">
              <w:marLeft w:val="0"/>
              <w:marRight w:val="0"/>
              <w:marTop w:val="0"/>
              <w:marBottom w:val="0"/>
              <w:divBdr>
                <w:top w:val="none" w:sz="0" w:space="0" w:color="auto"/>
                <w:left w:val="none" w:sz="0" w:space="0" w:color="auto"/>
                <w:bottom w:val="none" w:sz="0" w:space="0" w:color="auto"/>
                <w:right w:val="none" w:sz="0" w:space="0" w:color="auto"/>
              </w:divBdr>
              <w:divsChild>
                <w:div w:id="2364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8762">
      <w:bodyDiv w:val="1"/>
      <w:marLeft w:val="0"/>
      <w:marRight w:val="0"/>
      <w:marTop w:val="0"/>
      <w:marBottom w:val="0"/>
      <w:divBdr>
        <w:top w:val="none" w:sz="0" w:space="0" w:color="auto"/>
        <w:left w:val="none" w:sz="0" w:space="0" w:color="auto"/>
        <w:bottom w:val="none" w:sz="0" w:space="0" w:color="auto"/>
        <w:right w:val="none" w:sz="0" w:space="0" w:color="auto"/>
      </w:divBdr>
      <w:divsChild>
        <w:div w:id="928847749">
          <w:marLeft w:val="0"/>
          <w:marRight w:val="0"/>
          <w:marTop w:val="0"/>
          <w:marBottom w:val="0"/>
          <w:divBdr>
            <w:top w:val="none" w:sz="0" w:space="0" w:color="auto"/>
            <w:left w:val="none" w:sz="0" w:space="0" w:color="auto"/>
            <w:bottom w:val="none" w:sz="0" w:space="0" w:color="auto"/>
            <w:right w:val="none" w:sz="0" w:space="0" w:color="auto"/>
          </w:divBdr>
          <w:divsChild>
            <w:div w:id="1389037960">
              <w:marLeft w:val="0"/>
              <w:marRight w:val="0"/>
              <w:marTop w:val="0"/>
              <w:marBottom w:val="0"/>
              <w:divBdr>
                <w:top w:val="none" w:sz="0" w:space="0" w:color="auto"/>
                <w:left w:val="none" w:sz="0" w:space="0" w:color="auto"/>
                <w:bottom w:val="none" w:sz="0" w:space="0" w:color="auto"/>
                <w:right w:val="none" w:sz="0" w:space="0" w:color="auto"/>
              </w:divBdr>
              <w:divsChild>
                <w:div w:id="1727489206">
                  <w:marLeft w:val="0"/>
                  <w:marRight w:val="0"/>
                  <w:marTop w:val="0"/>
                  <w:marBottom w:val="0"/>
                  <w:divBdr>
                    <w:top w:val="none" w:sz="0" w:space="0" w:color="auto"/>
                    <w:left w:val="none" w:sz="0" w:space="0" w:color="auto"/>
                    <w:bottom w:val="none" w:sz="0" w:space="0" w:color="auto"/>
                    <w:right w:val="none" w:sz="0" w:space="0" w:color="auto"/>
                  </w:divBdr>
                  <w:divsChild>
                    <w:div w:id="648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7203">
      <w:bodyDiv w:val="1"/>
      <w:marLeft w:val="0"/>
      <w:marRight w:val="0"/>
      <w:marTop w:val="0"/>
      <w:marBottom w:val="0"/>
      <w:divBdr>
        <w:top w:val="none" w:sz="0" w:space="0" w:color="auto"/>
        <w:left w:val="none" w:sz="0" w:space="0" w:color="auto"/>
        <w:bottom w:val="none" w:sz="0" w:space="0" w:color="auto"/>
        <w:right w:val="none" w:sz="0" w:space="0" w:color="auto"/>
      </w:divBdr>
      <w:divsChild>
        <w:div w:id="314260060">
          <w:marLeft w:val="0"/>
          <w:marRight w:val="0"/>
          <w:marTop w:val="0"/>
          <w:marBottom w:val="0"/>
          <w:divBdr>
            <w:top w:val="none" w:sz="0" w:space="0" w:color="auto"/>
            <w:left w:val="none" w:sz="0" w:space="0" w:color="auto"/>
            <w:bottom w:val="none" w:sz="0" w:space="0" w:color="auto"/>
            <w:right w:val="none" w:sz="0" w:space="0" w:color="auto"/>
          </w:divBdr>
          <w:divsChild>
            <w:div w:id="664666996">
              <w:marLeft w:val="0"/>
              <w:marRight w:val="0"/>
              <w:marTop w:val="0"/>
              <w:marBottom w:val="0"/>
              <w:divBdr>
                <w:top w:val="none" w:sz="0" w:space="0" w:color="auto"/>
                <w:left w:val="none" w:sz="0" w:space="0" w:color="auto"/>
                <w:bottom w:val="none" w:sz="0" w:space="0" w:color="auto"/>
                <w:right w:val="none" w:sz="0" w:space="0" w:color="auto"/>
              </w:divBdr>
              <w:divsChild>
                <w:div w:id="1933393875">
                  <w:marLeft w:val="0"/>
                  <w:marRight w:val="0"/>
                  <w:marTop w:val="0"/>
                  <w:marBottom w:val="0"/>
                  <w:divBdr>
                    <w:top w:val="none" w:sz="0" w:space="0" w:color="auto"/>
                    <w:left w:val="none" w:sz="0" w:space="0" w:color="auto"/>
                    <w:bottom w:val="none" w:sz="0" w:space="0" w:color="auto"/>
                    <w:right w:val="none" w:sz="0" w:space="0" w:color="auto"/>
                  </w:divBdr>
                  <w:divsChild>
                    <w:div w:id="1006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149">
      <w:bodyDiv w:val="1"/>
      <w:marLeft w:val="0"/>
      <w:marRight w:val="0"/>
      <w:marTop w:val="0"/>
      <w:marBottom w:val="0"/>
      <w:divBdr>
        <w:top w:val="none" w:sz="0" w:space="0" w:color="auto"/>
        <w:left w:val="none" w:sz="0" w:space="0" w:color="auto"/>
        <w:bottom w:val="none" w:sz="0" w:space="0" w:color="auto"/>
        <w:right w:val="none" w:sz="0" w:space="0" w:color="auto"/>
      </w:divBdr>
    </w:div>
    <w:div w:id="1795557610">
      <w:bodyDiv w:val="1"/>
      <w:marLeft w:val="0"/>
      <w:marRight w:val="0"/>
      <w:marTop w:val="0"/>
      <w:marBottom w:val="0"/>
      <w:divBdr>
        <w:top w:val="none" w:sz="0" w:space="0" w:color="auto"/>
        <w:left w:val="none" w:sz="0" w:space="0" w:color="auto"/>
        <w:bottom w:val="none" w:sz="0" w:space="0" w:color="auto"/>
        <w:right w:val="none" w:sz="0" w:space="0" w:color="auto"/>
      </w:divBdr>
      <w:divsChild>
        <w:div w:id="1176306604">
          <w:marLeft w:val="0"/>
          <w:marRight w:val="0"/>
          <w:marTop w:val="0"/>
          <w:marBottom w:val="0"/>
          <w:divBdr>
            <w:top w:val="none" w:sz="0" w:space="0" w:color="auto"/>
            <w:left w:val="none" w:sz="0" w:space="0" w:color="auto"/>
            <w:bottom w:val="none" w:sz="0" w:space="0" w:color="auto"/>
            <w:right w:val="none" w:sz="0" w:space="0" w:color="auto"/>
          </w:divBdr>
          <w:divsChild>
            <w:div w:id="2056271304">
              <w:marLeft w:val="0"/>
              <w:marRight w:val="0"/>
              <w:marTop w:val="0"/>
              <w:marBottom w:val="0"/>
              <w:divBdr>
                <w:top w:val="none" w:sz="0" w:space="0" w:color="auto"/>
                <w:left w:val="none" w:sz="0" w:space="0" w:color="auto"/>
                <w:bottom w:val="none" w:sz="0" w:space="0" w:color="auto"/>
                <w:right w:val="none" w:sz="0" w:space="0" w:color="auto"/>
              </w:divBdr>
              <w:divsChild>
                <w:div w:id="43875323">
                  <w:marLeft w:val="0"/>
                  <w:marRight w:val="0"/>
                  <w:marTop w:val="0"/>
                  <w:marBottom w:val="0"/>
                  <w:divBdr>
                    <w:top w:val="none" w:sz="0" w:space="0" w:color="auto"/>
                    <w:left w:val="none" w:sz="0" w:space="0" w:color="auto"/>
                    <w:bottom w:val="none" w:sz="0" w:space="0" w:color="auto"/>
                    <w:right w:val="none" w:sz="0" w:space="0" w:color="auto"/>
                  </w:divBdr>
                  <w:divsChild>
                    <w:div w:id="1904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4292">
      <w:bodyDiv w:val="1"/>
      <w:marLeft w:val="0"/>
      <w:marRight w:val="0"/>
      <w:marTop w:val="0"/>
      <w:marBottom w:val="0"/>
      <w:divBdr>
        <w:top w:val="none" w:sz="0" w:space="0" w:color="auto"/>
        <w:left w:val="none" w:sz="0" w:space="0" w:color="auto"/>
        <w:bottom w:val="none" w:sz="0" w:space="0" w:color="auto"/>
        <w:right w:val="none" w:sz="0" w:space="0" w:color="auto"/>
      </w:divBdr>
    </w:div>
    <w:div w:id="1798841095">
      <w:bodyDiv w:val="1"/>
      <w:marLeft w:val="0"/>
      <w:marRight w:val="0"/>
      <w:marTop w:val="0"/>
      <w:marBottom w:val="0"/>
      <w:divBdr>
        <w:top w:val="none" w:sz="0" w:space="0" w:color="auto"/>
        <w:left w:val="none" w:sz="0" w:space="0" w:color="auto"/>
        <w:bottom w:val="none" w:sz="0" w:space="0" w:color="auto"/>
        <w:right w:val="none" w:sz="0" w:space="0" w:color="auto"/>
      </w:divBdr>
      <w:divsChild>
        <w:div w:id="1156997410">
          <w:marLeft w:val="0"/>
          <w:marRight w:val="0"/>
          <w:marTop w:val="0"/>
          <w:marBottom w:val="0"/>
          <w:divBdr>
            <w:top w:val="none" w:sz="0" w:space="0" w:color="auto"/>
            <w:left w:val="none" w:sz="0" w:space="0" w:color="auto"/>
            <w:bottom w:val="none" w:sz="0" w:space="0" w:color="auto"/>
            <w:right w:val="none" w:sz="0" w:space="0" w:color="auto"/>
          </w:divBdr>
          <w:divsChild>
            <w:div w:id="180247370">
              <w:marLeft w:val="0"/>
              <w:marRight w:val="0"/>
              <w:marTop w:val="0"/>
              <w:marBottom w:val="0"/>
              <w:divBdr>
                <w:top w:val="none" w:sz="0" w:space="0" w:color="auto"/>
                <w:left w:val="none" w:sz="0" w:space="0" w:color="auto"/>
                <w:bottom w:val="none" w:sz="0" w:space="0" w:color="auto"/>
                <w:right w:val="none" w:sz="0" w:space="0" w:color="auto"/>
              </w:divBdr>
              <w:divsChild>
                <w:div w:id="13514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9868">
      <w:bodyDiv w:val="1"/>
      <w:marLeft w:val="0"/>
      <w:marRight w:val="0"/>
      <w:marTop w:val="0"/>
      <w:marBottom w:val="0"/>
      <w:divBdr>
        <w:top w:val="none" w:sz="0" w:space="0" w:color="auto"/>
        <w:left w:val="none" w:sz="0" w:space="0" w:color="auto"/>
        <w:bottom w:val="none" w:sz="0" w:space="0" w:color="auto"/>
        <w:right w:val="none" w:sz="0" w:space="0" w:color="auto"/>
      </w:divBdr>
      <w:divsChild>
        <w:div w:id="1683972572">
          <w:marLeft w:val="0"/>
          <w:marRight w:val="0"/>
          <w:marTop w:val="0"/>
          <w:marBottom w:val="0"/>
          <w:divBdr>
            <w:top w:val="none" w:sz="0" w:space="0" w:color="3D3D3D"/>
            <w:left w:val="none" w:sz="0" w:space="0" w:color="3D3D3D"/>
            <w:bottom w:val="none" w:sz="0" w:space="0" w:color="3D3D3D"/>
            <w:right w:val="none" w:sz="0" w:space="0" w:color="3D3D3D"/>
          </w:divBdr>
          <w:divsChild>
            <w:div w:id="149606801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10709100">
      <w:bodyDiv w:val="1"/>
      <w:marLeft w:val="0"/>
      <w:marRight w:val="0"/>
      <w:marTop w:val="0"/>
      <w:marBottom w:val="0"/>
      <w:divBdr>
        <w:top w:val="none" w:sz="0" w:space="0" w:color="auto"/>
        <w:left w:val="none" w:sz="0" w:space="0" w:color="auto"/>
        <w:bottom w:val="none" w:sz="0" w:space="0" w:color="auto"/>
        <w:right w:val="none" w:sz="0" w:space="0" w:color="auto"/>
      </w:divBdr>
    </w:div>
    <w:div w:id="1816992895">
      <w:bodyDiv w:val="1"/>
      <w:marLeft w:val="0"/>
      <w:marRight w:val="0"/>
      <w:marTop w:val="0"/>
      <w:marBottom w:val="0"/>
      <w:divBdr>
        <w:top w:val="none" w:sz="0" w:space="0" w:color="auto"/>
        <w:left w:val="none" w:sz="0" w:space="0" w:color="auto"/>
        <w:bottom w:val="none" w:sz="0" w:space="0" w:color="auto"/>
        <w:right w:val="none" w:sz="0" w:space="0" w:color="auto"/>
      </w:divBdr>
      <w:divsChild>
        <w:div w:id="888617113">
          <w:marLeft w:val="0"/>
          <w:marRight w:val="0"/>
          <w:marTop w:val="0"/>
          <w:marBottom w:val="0"/>
          <w:divBdr>
            <w:top w:val="none" w:sz="0" w:space="0" w:color="auto"/>
            <w:left w:val="none" w:sz="0" w:space="0" w:color="auto"/>
            <w:bottom w:val="none" w:sz="0" w:space="0" w:color="auto"/>
            <w:right w:val="none" w:sz="0" w:space="0" w:color="auto"/>
          </w:divBdr>
          <w:divsChild>
            <w:div w:id="979924888">
              <w:marLeft w:val="0"/>
              <w:marRight w:val="0"/>
              <w:marTop w:val="0"/>
              <w:marBottom w:val="0"/>
              <w:divBdr>
                <w:top w:val="none" w:sz="0" w:space="0" w:color="auto"/>
                <w:left w:val="none" w:sz="0" w:space="0" w:color="auto"/>
                <w:bottom w:val="none" w:sz="0" w:space="0" w:color="auto"/>
                <w:right w:val="none" w:sz="0" w:space="0" w:color="auto"/>
              </w:divBdr>
              <w:divsChild>
                <w:div w:id="493225662">
                  <w:marLeft w:val="0"/>
                  <w:marRight w:val="0"/>
                  <w:marTop w:val="0"/>
                  <w:marBottom w:val="0"/>
                  <w:divBdr>
                    <w:top w:val="none" w:sz="0" w:space="0" w:color="auto"/>
                    <w:left w:val="none" w:sz="0" w:space="0" w:color="auto"/>
                    <w:bottom w:val="none" w:sz="0" w:space="0" w:color="auto"/>
                    <w:right w:val="none" w:sz="0" w:space="0" w:color="auto"/>
                  </w:divBdr>
                  <w:divsChild>
                    <w:div w:id="13602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94588">
      <w:bodyDiv w:val="1"/>
      <w:marLeft w:val="0"/>
      <w:marRight w:val="0"/>
      <w:marTop w:val="0"/>
      <w:marBottom w:val="0"/>
      <w:divBdr>
        <w:top w:val="none" w:sz="0" w:space="0" w:color="auto"/>
        <w:left w:val="none" w:sz="0" w:space="0" w:color="auto"/>
        <w:bottom w:val="none" w:sz="0" w:space="0" w:color="auto"/>
        <w:right w:val="none" w:sz="0" w:space="0" w:color="auto"/>
      </w:divBdr>
    </w:div>
    <w:div w:id="1818837885">
      <w:bodyDiv w:val="1"/>
      <w:marLeft w:val="0"/>
      <w:marRight w:val="0"/>
      <w:marTop w:val="0"/>
      <w:marBottom w:val="0"/>
      <w:divBdr>
        <w:top w:val="none" w:sz="0" w:space="0" w:color="auto"/>
        <w:left w:val="none" w:sz="0" w:space="0" w:color="auto"/>
        <w:bottom w:val="none" w:sz="0" w:space="0" w:color="auto"/>
        <w:right w:val="none" w:sz="0" w:space="0" w:color="auto"/>
      </w:divBdr>
    </w:div>
    <w:div w:id="1819421453">
      <w:bodyDiv w:val="1"/>
      <w:marLeft w:val="0"/>
      <w:marRight w:val="0"/>
      <w:marTop w:val="0"/>
      <w:marBottom w:val="0"/>
      <w:divBdr>
        <w:top w:val="none" w:sz="0" w:space="0" w:color="auto"/>
        <w:left w:val="none" w:sz="0" w:space="0" w:color="auto"/>
        <w:bottom w:val="none" w:sz="0" w:space="0" w:color="auto"/>
        <w:right w:val="none" w:sz="0" w:space="0" w:color="auto"/>
      </w:divBdr>
    </w:div>
    <w:div w:id="1822497932">
      <w:bodyDiv w:val="1"/>
      <w:marLeft w:val="0"/>
      <w:marRight w:val="0"/>
      <w:marTop w:val="0"/>
      <w:marBottom w:val="0"/>
      <w:divBdr>
        <w:top w:val="none" w:sz="0" w:space="0" w:color="auto"/>
        <w:left w:val="none" w:sz="0" w:space="0" w:color="auto"/>
        <w:bottom w:val="none" w:sz="0" w:space="0" w:color="auto"/>
        <w:right w:val="none" w:sz="0" w:space="0" w:color="auto"/>
      </w:divBdr>
    </w:div>
    <w:div w:id="1826192704">
      <w:bodyDiv w:val="1"/>
      <w:marLeft w:val="0"/>
      <w:marRight w:val="0"/>
      <w:marTop w:val="0"/>
      <w:marBottom w:val="0"/>
      <w:divBdr>
        <w:top w:val="none" w:sz="0" w:space="0" w:color="auto"/>
        <w:left w:val="none" w:sz="0" w:space="0" w:color="auto"/>
        <w:bottom w:val="none" w:sz="0" w:space="0" w:color="auto"/>
        <w:right w:val="none" w:sz="0" w:space="0" w:color="auto"/>
      </w:divBdr>
    </w:div>
    <w:div w:id="1831291797">
      <w:bodyDiv w:val="1"/>
      <w:marLeft w:val="0"/>
      <w:marRight w:val="0"/>
      <w:marTop w:val="0"/>
      <w:marBottom w:val="0"/>
      <w:divBdr>
        <w:top w:val="none" w:sz="0" w:space="0" w:color="auto"/>
        <w:left w:val="none" w:sz="0" w:space="0" w:color="auto"/>
        <w:bottom w:val="none" w:sz="0" w:space="0" w:color="auto"/>
        <w:right w:val="none" w:sz="0" w:space="0" w:color="auto"/>
      </w:divBdr>
      <w:divsChild>
        <w:div w:id="1470201594">
          <w:marLeft w:val="0"/>
          <w:marRight w:val="0"/>
          <w:marTop w:val="0"/>
          <w:marBottom w:val="0"/>
          <w:divBdr>
            <w:top w:val="none" w:sz="0" w:space="0" w:color="auto"/>
            <w:left w:val="none" w:sz="0" w:space="0" w:color="auto"/>
            <w:bottom w:val="none" w:sz="0" w:space="0" w:color="auto"/>
            <w:right w:val="none" w:sz="0" w:space="0" w:color="auto"/>
          </w:divBdr>
        </w:div>
      </w:divsChild>
    </w:div>
    <w:div w:id="1833833473">
      <w:bodyDiv w:val="1"/>
      <w:marLeft w:val="0"/>
      <w:marRight w:val="0"/>
      <w:marTop w:val="0"/>
      <w:marBottom w:val="0"/>
      <w:divBdr>
        <w:top w:val="none" w:sz="0" w:space="0" w:color="auto"/>
        <w:left w:val="none" w:sz="0" w:space="0" w:color="auto"/>
        <w:bottom w:val="none" w:sz="0" w:space="0" w:color="auto"/>
        <w:right w:val="none" w:sz="0" w:space="0" w:color="auto"/>
      </w:divBdr>
    </w:div>
    <w:div w:id="1836384324">
      <w:bodyDiv w:val="1"/>
      <w:marLeft w:val="0"/>
      <w:marRight w:val="0"/>
      <w:marTop w:val="0"/>
      <w:marBottom w:val="0"/>
      <w:divBdr>
        <w:top w:val="none" w:sz="0" w:space="0" w:color="auto"/>
        <w:left w:val="none" w:sz="0" w:space="0" w:color="auto"/>
        <w:bottom w:val="none" w:sz="0" w:space="0" w:color="auto"/>
        <w:right w:val="none" w:sz="0" w:space="0" w:color="auto"/>
      </w:divBdr>
    </w:div>
    <w:div w:id="1839729900">
      <w:bodyDiv w:val="1"/>
      <w:marLeft w:val="0"/>
      <w:marRight w:val="0"/>
      <w:marTop w:val="0"/>
      <w:marBottom w:val="0"/>
      <w:divBdr>
        <w:top w:val="none" w:sz="0" w:space="0" w:color="auto"/>
        <w:left w:val="none" w:sz="0" w:space="0" w:color="auto"/>
        <w:bottom w:val="none" w:sz="0" w:space="0" w:color="auto"/>
        <w:right w:val="none" w:sz="0" w:space="0" w:color="auto"/>
      </w:divBdr>
      <w:divsChild>
        <w:div w:id="269627742">
          <w:marLeft w:val="0"/>
          <w:marRight w:val="0"/>
          <w:marTop w:val="0"/>
          <w:marBottom w:val="0"/>
          <w:divBdr>
            <w:top w:val="none" w:sz="0" w:space="0" w:color="auto"/>
            <w:left w:val="none" w:sz="0" w:space="0" w:color="auto"/>
            <w:bottom w:val="none" w:sz="0" w:space="0" w:color="auto"/>
            <w:right w:val="none" w:sz="0" w:space="0" w:color="auto"/>
          </w:divBdr>
          <w:divsChild>
            <w:div w:id="1536232663">
              <w:marLeft w:val="0"/>
              <w:marRight w:val="0"/>
              <w:marTop w:val="0"/>
              <w:marBottom w:val="0"/>
              <w:divBdr>
                <w:top w:val="none" w:sz="0" w:space="0" w:color="auto"/>
                <w:left w:val="none" w:sz="0" w:space="0" w:color="auto"/>
                <w:bottom w:val="none" w:sz="0" w:space="0" w:color="auto"/>
                <w:right w:val="none" w:sz="0" w:space="0" w:color="auto"/>
              </w:divBdr>
              <w:divsChild>
                <w:div w:id="13704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959">
      <w:bodyDiv w:val="1"/>
      <w:marLeft w:val="0"/>
      <w:marRight w:val="0"/>
      <w:marTop w:val="0"/>
      <w:marBottom w:val="0"/>
      <w:divBdr>
        <w:top w:val="none" w:sz="0" w:space="0" w:color="auto"/>
        <w:left w:val="none" w:sz="0" w:space="0" w:color="auto"/>
        <w:bottom w:val="none" w:sz="0" w:space="0" w:color="auto"/>
        <w:right w:val="none" w:sz="0" w:space="0" w:color="auto"/>
      </w:divBdr>
      <w:divsChild>
        <w:div w:id="606498573">
          <w:marLeft w:val="0"/>
          <w:marRight w:val="0"/>
          <w:marTop w:val="0"/>
          <w:marBottom w:val="0"/>
          <w:divBdr>
            <w:top w:val="none" w:sz="0" w:space="0" w:color="auto"/>
            <w:left w:val="none" w:sz="0" w:space="0" w:color="auto"/>
            <w:bottom w:val="none" w:sz="0" w:space="0" w:color="auto"/>
            <w:right w:val="none" w:sz="0" w:space="0" w:color="auto"/>
          </w:divBdr>
          <w:divsChild>
            <w:div w:id="1280142668">
              <w:marLeft w:val="0"/>
              <w:marRight w:val="0"/>
              <w:marTop w:val="0"/>
              <w:marBottom w:val="0"/>
              <w:divBdr>
                <w:top w:val="none" w:sz="0" w:space="0" w:color="auto"/>
                <w:left w:val="none" w:sz="0" w:space="0" w:color="auto"/>
                <w:bottom w:val="none" w:sz="0" w:space="0" w:color="auto"/>
                <w:right w:val="none" w:sz="0" w:space="0" w:color="auto"/>
              </w:divBdr>
              <w:divsChild>
                <w:div w:id="2518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2826">
      <w:bodyDiv w:val="1"/>
      <w:marLeft w:val="0"/>
      <w:marRight w:val="0"/>
      <w:marTop w:val="0"/>
      <w:marBottom w:val="0"/>
      <w:divBdr>
        <w:top w:val="none" w:sz="0" w:space="0" w:color="auto"/>
        <w:left w:val="none" w:sz="0" w:space="0" w:color="auto"/>
        <w:bottom w:val="none" w:sz="0" w:space="0" w:color="auto"/>
        <w:right w:val="none" w:sz="0" w:space="0" w:color="auto"/>
      </w:divBdr>
      <w:divsChild>
        <w:div w:id="2022732571">
          <w:marLeft w:val="0"/>
          <w:marRight w:val="0"/>
          <w:marTop w:val="0"/>
          <w:marBottom w:val="0"/>
          <w:divBdr>
            <w:top w:val="none" w:sz="0" w:space="0" w:color="auto"/>
            <w:left w:val="none" w:sz="0" w:space="0" w:color="auto"/>
            <w:bottom w:val="none" w:sz="0" w:space="0" w:color="auto"/>
            <w:right w:val="none" w:sz="0" w:space="0" w:color="auto"/>
          </w:divBdr>
          <w:divsChild>
            <w:div w:id="891431558">
              <w:marLeft w:val="0"/>
              <w:marRight w:val="0"/>
              <w:marTop w:val="0"/>
              <w:marBottom w:val="0"/>
              <w:divBdr>
                <w:top w:val="none" w:sz="0" w:space="0" w:color="auto"/>
                <w:left w:val="none" w:sz="0" w:space="0" w:color="auto"/>
                <w:bottom w:val="none" w:sz="0" w:space="0" w:color="auto"/>
                <w:right w:val="none" w:sz="0" w:space="0" w:color="auto"/>
              </w:divBdr>
              <w:divsChild>
                <w:div w:id="486241716">
                  <w:marLeft w:val="0"/>
                  <w:marRight w:val="0"/>
                  <w:marTop w:val="0"/>
                  <w:marBottom w:val="0"/>
                  <w:divBdr>
                    <w:top w:val="none" w:sz="0" w:space="0" w:color="auto"/>
                    <w:left w:val="none" w:sz="0" w:space="0" w:color="auto"/>
                    <w:bottom w:val="none" w:sz="0" w:space="0" w:color="auto"/>
                    <w:right w:val="none" w:sz="0" w:space="0" w:color="auto"/>
                  </w:divBdr>
                  <w:divsChild>
                    <w:div w:id="923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470">
      <w:bodyDiv w:val="1"/>
      <w:marLeft w:val="0"/>
      <w:marRight w:val="0"/>
      <w:marTop w:val="0"/>
      <w:marBottom w:val="0"/>
      <w:divBdr>
        <w:top w:val="none" w:sz="0" w:space="0" w:color="auto"/>
        <w:left w:val="none" w:sz="0" w:space="0" w:color="auto"/>
        <w:bottom w:val="none" w:sz="0" w:space="0" w:color="auto"/>
        <w:right w:val="none" w:sz="0" w:space="0" w:color="auto"/>
      </w:divBdr>
    </w:div>
    <w:div w:id="1848056696">
      <w:bodyDiv w:val="1"/>
      <w:marLeft w:val="0"/>
      <w:marRight w:val="0"/>
      <w:marTop w:val="0"/>
      <w:marBottom w:val="0"/>
      <w:divBdr>
        <w:top w:val="none" w:sz="0" w:space="0" w:color="auto"/>
        <w:left w:val="none" w:sz="0" w:space="0" w:color="auto"/>
        <w:bottom w:val="none" w:sz="0" w:space="0" w:color="auto"/>
        <w:right w:val="none" w:sz="0" w:space="0" w:color="auto"/>
      </w:divBdr>
    </w:div>
    <w:div w:id="1856310209">
      <w:bodyDiv w:val="1"/>
      <w:marLeft w:val="0"/>
      <w:marRight w:val="0"/>
      <w:marTop w:val="0"/>
      <w:marBottom w:val="0"/>
      <w:divBdr>
        <w:top w:val="none" w:sz="0" w:space="0" w:color="auto"/>
        <w:left w:val="none" w:sz="0" w:space="0" w:color="auto"/>
        <w:bottom w:val="none" w:sz="0" w:space="0" w:color="auto"/>
        <w:right w:val="none" w:sz="0" w:space="0" w:color="auto"/>
      </w:divBdr>
    </w:div>
    <w:div w:id="1856920386">
      <w:bodyDiv w:val="1"/>
      <w:marLeft w:val="0"/>
      <w:marRight w:val="0"/>
      <w:marTop w:val="0"/>
      <w:marBottom w:val="0"/>
      <w:divBdr>
        <w:top w:val="none" w:sz="0" w:space="0" w:color="auto"/>
        <w:left w:val="none" w:sz="0" w:space="0" w:color="auto"/>
        <w:bottom w:val="none" w:sz="0" w:space="0" w:color="auto"/>
        <w:right w:val="none" w:sz="0" w:space="0" w:color="auto"/>
      </w:divBdr>
    </w:div>
    <w:div w:id="1861966327">
      <w:bodyDiv w:val="1"/>
      <w:marLeft w:val="0"/>
      <w:marRight w:val="0"/>
      <w:marTop w:val="0"/>
      <w:marBottom w:val="0"/>
      <w:divBdr>
        <w:top w:val="none" w:sz="0" w:space="0" w:color="auto"/>
        <w:left w:val="none" w:sz="0" w:space="0" w:color="auto"/>
        <w:bottom w:val="none" w:sz="0" w:space="0" w:color="auto"/>
        <w:right w:val="none" w:sz="0" w:space="0" w:color="auto"/>
      </w:divBdr>
    </w:div>
    <w:div w:id="1864633718">
      <w:bodyDiv w:val="1"/>
      <w:marLeft w:val="0"/>
      <w:marRight w:val="0"/>
      <w:marTop w:val="0"/>
      <w:marBottom w:val="0"/>
      <w:divBdr>
        <w:top w:val="none" w:sz="0" w:space="0" w:color="auto"/>
        <w:left w:val="none" w:sz="0" w:space="0" w:color="auto"/>
        <w:bottom w:val="none" w:sz="0" w:space="0" w:color="auto"/>
        <w:right w:val="none" w:sz="0" w:space="0" w:color="auto"/>
      </w:divBdr>
      <w:divsChild>
        <w:div w:id="515928829">
          <w:marLeft w:val="0"/>
          <w:marRight w:val="0"/>
          <w:marTop w:val="0"/>
          <w:marBottom w:val="0"/>
          <w:divBdr>
            <w:top w:val="none" w:sz="0" w:space="0" w:color="auto"/>
            <w:left w:val="none" w:sz="0" w:space="0" w:color="auto"/>
            <w:bottom w:val="none" w:sz="0" w:space="0" w:color="auto"/>
            <w:right w:val="none" w:sz="0" w:space="0" w:color="auto"/>
          </w:divBdr>
          <w:divsChild>
            <w:div w:id="1402285937">
              <w:marLeft w:val="0"/>
              <w:marRight w:val="0"/>
              <w:marTop w:val="0"/>
              <w:marBottom w:val="0"/>
              <w:divBdr>
                <w:top w:val="none" w:sz="0" w:space="0" w:color="auto"/>
                <w:left w:val="none" w:sz="0" w:space="0" w:color="auto"/>
                <w:bottom w:val="none" w:sz="0" w:space="0" w:color="auto"/>
                <w:right w:val="none" w:sz="0" w:space="0" w:color="auto"/>
              </w:divBdr>
              <w:divsChild>
                <w:div w:id="6483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50769">
      <w:bodyDiv w:val="1"/>
      <w:marLeft w:val="0"/>
      <w:marRight w:val="0"/>
      <w:marTop w:val="0"/>
      <w:marBottom w:val="0"/>
      <w:divBdr>
        <w:top w:val="none" w:sz="0" w:space="0" w:color="auto"/>
        <w:left w:val="none" w:sz="0" w:space="0" w:color="auto"/>
        <w:bottom w:val="none" w:sz="0" w:space="0" w:color="auto"/>
        <w:right w:val="none" w:sz="0" w:space="0" w:color="auto"/>
      </w:divBdr>
    </w:div>
    <w:div w:id="1867719827">
      <w:bodyDiv w:val="1"/>
      <w:marLeft w:val="0"/>
      <w:marRight w:val="0"/>
      <w:marTop w:val="0"/>
      <w:marBottom w:val="0"/>
      <w:divBdr>
        <w:top w:val="none" w:sz="0" w:space="0" w:color="auto"/>
        <w:left w:val="none" w:sz="0" w:space="0" w:color="auto"/>
        <w:bottom w:val="none" w:sz="0" w:space="0" w:color="auto"/>
        <w:right w:val="none" w:sz="0" w:space="0" w:color="auto"/>
      </w:divBdr>
    </w:div>
    <w:div w:id="1867911397">
      <w:bodyDiv w:val="1"/>
      <w:marLeft w:val="0"/>
      <w:marRight w:val="0"/>
      <w:marTop w:val="0"/>
      <w:marBottom w:val="0"/>
      <w:divBdr>
        <w:top w:val="none" w:sz="0" w:space="0" w:color="auto"/>
        <w:left w:val="none" w:sz="0" w:space="0" w:color="auto"/>
        <w:bottom w:val="none" w:sz="0" w:space="0" w:color="auto"/>
        <w:right w:val="none" w:sz="0" w:space="0" w:color="auto"/>
      </w:divBdr>
      <w:divsChild>
        <w:div w:id="1937518498">
          <w:marLeft w:val="0"/>
          <w:marRight w:val="0"/>
          <w:marTop w:val="0"/>
          <w:marBottom w:val="0"/>
          <w:divBdr>
            <w:top w:val="none" w:sz="0" w:space="0" w:color="auto"/>
            <w:left w:val="none" w:sz="0" w:space="0" w:color="auto"/>
            <w:bottom w:val="none" w:sz="0" w:space="0" w:color="auto"/>
            <w:right w:val="none" w:sz="0" w:space="0" w:color="auto"/>
          </w:divBdr>
          <w:divsChild>
            <w:div w:id="722018549">
              <w:marLeft w:val="0"/>
              <w:marRight w:val="0"/>
              <w:marTop w:val="0"/>
              <w:marBottom w:val="0"/>
              <w:divBdr>
                <w:top w:val="none" w:sz="0" w:space="0" w:color="auto"/>
                <w:left w:val="none" w:sz="0" w:space="0" w:color="auto"/>
                <w:bottom w:val="none" w:sz="0" w:space="0" w:color="auto"/>
                <w:right w:val="none" w:sz="0" w:space="0" w:color="auto"/>
              </w:divBdr>
              <w:divsChild>
                <w:div w:id="695277477">
                  <w:marLeft w:val="0"/>
                  <w:marRight w:val="0"/>
                  <w:marTop w:val="0"/>
                  <w:marBottom w:val="0"/>
                  <w:divBdr>
                    <w:top w:val="none" w:sz="0" w:space="0" w:color="auto"/>
                    <w:left w:val="none" w:sz="0" w:space="0" w:color="auto"/>
                    <w:bottom w:val="none" w:sz="0" w:space="0" w:color="auto"/>
                    <w:right w:val="none" w:sz="0" w:space="0" w:color="auto"/>
                  </w:divBdr>
                  <w:divsChild>
                    <w:div w:id="1739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3890">
      <w:bodyDiv w:val="1"/>
      <w:marLeft w:val="0"/>
      <w:marRight w:val="0"/>
      <w:marTop w:val="0"/>
      <w:marBottom w:val="0"/>
      <w:divBdr>
        <w:top w:val="none" w:sz="0" w:space="0" w:color="auto"/>
        <w:left w:val="none" w:sz="0" w:space="0" w:color="auto"/>
        <w:bottom w:val="none" w:sz="0" w:space="0" w:color="auto"/>
        <w:right w:val="none" w:sz="0" w:space="0" w:color="auto"/>
      </w:divBdr>
    </w:div>
    <w:div w:id="1872037979">
      <w:bodyDiv w:val="1"/>
      <w:marLeft w:val="0"/>
      <w:marRight w:val="0"/>
      <w:marTop w:val="0"/>
      <w:marBottom w:val="0"/>
      <w:divBdr>
        <w:top w:val="none" w:sz="0" w:space="0" w:color="auto"/>
        <w:left w:val="none" w:sz="0" w:space="0" w:color="auto"/>
        <w:bottom w:val="none" w:sz="0" w:space="0" w:color="auto"/>
        <w:right w:val="none" w:sz="0" w:space="0" w:color="auto"/>
      </w:divBdr>
      <w:divsChild>
        <w:div w:id="373777741">
          <w:marLeft w:val="0"/>
          <w:marRight w:val="0"/>
          <w:marTop w:val="0"/>
          <w:marBottom w:val="0"/>
          <w:divBdr>
            <w:top w:val="none" w:sz="0" w:space="0" w:color="auto"/>
            <w:left w:val="none" w:sz="0" w:space="0" w:color="auto"/>
            <w:bottom w:val="none" w:sz="0" w:space="0" w:color="auto"/>
            <w:right w:val="none" w:sz="0" w:space="0" w:color="auto"/>
          </w:divBdr>
        </w:div>
      </w:divsChild>
    </w:div>
    <w:div w:id="1873182279">
      <w:bodyDiv w:val="1"/>
      <w:marLeft w:val="0"/>
      <w:marRight w:val="0"/>
      <w:marTop w:val="0"/>
      <w:marBottom w:val="0"/>
      <w:divBdr>
        <w:top w:val="none" w:sz="0" w:space="0" w:color="auto"/>
        <w:left w:val="none" w:sz="0" w:space="0" w:color="auto"/>
        <w:bottom w:val="none" w:sz="0" w:space="0" w:color="auto"/>
        <w:right w:val="none" w:sz="0" w:space="0" w:color="auto"/>
      </w:divBdr>
    </w:div>
    <w:div w:id="1876650967">
      <w:bodyDiv w:val="1"/>
      <w:marLeft w:val="0"/>
      <w:marRight w:val="0"/>
      <w:marTop w:val="0"/>
      <w:marBottom w:val="0"/>
      <w:divBdr>
        <w:top w:val="none" w:sz="0" w:space="0" w:color="auto"/>
        <w:left w:val="none" w:sz="0" w:space="0" w:color="auto"/>
        <w:bottom w:val="none" w:sz="0" w:space="0" w:color="auto"/>
        <w:right w:val="none" w:sz="0" w:space="0" w:color="auto"/>
      </w:divBdr>
      <w:divsChild>
        <w:div w:id="2005888861">
          <w:marLeft w:val="0"/>
          <w:marRight w:val="0"/>
          <w:marTop w:val="0"/>
          <w:marBottom w:val="0"/>
          <w:divBdr>
            <w:top w:val="none" w:sz="0" w:space="0" w:color="auto"/>
            <w:left w:val="none" w:sz="0" w:space="0" w:color="auto"/>
            <w:bottom w:val="none" w:sz="0" w:space="0" w:color="auto"/>
            <w:right w:val="none" w:sz="0" w:space="0" w:color="auto"/>
          </w:divBdr>
          <w:divsChild>
            <w:div w:id="1149981558">
              <w:marLeft w:val="0"/>
              <w:marRight w:val="0"/>
              <w:marTop w:val="0"/>
              <w:marBottom w:val="0"/>
              <w:divBdr>
                <w:top w:val="none" w:sz="0" w:space="0" w:color="auto"/>
                <w:left w:val="none" w:sz="0" w:space="0" w:color="auto"/>
                <w:bottom w:val="none" w:sz="0" w:space="0" w:color="auto"/>
                <w:right w:val="none" w:sz="0" w:space="0" w:color="auto"/>
              </w:divBdr>
              <w:divsChild>
                <w:div w:id="354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568">
      <w:bodyDiv w:val="1"/>
      <w:marLeft w:val="0"/>
      <w:marRight w:val="0"/>
      <w:marTop w:val="0"/>
      <w:marBottom w:val="0"/>
      <w:divBdr>
        <w:top w:val="none" w:sz="0" w:space="0" w:color="auto"/>
        <w:left w:val="none" w:sz="0" w:space="0" w:color="auto"/>
        <w:bottom w:val="none" w:sz="0" w:space="0" w:color="auto"/>
        <w:right w:val="none" w:sz="0" w:space="0" w:color="auto"/>
      </w:divBdr>
      <w:divsChild>
        <w:div w:id="83848366">
          <w:marLeft w:val="0"/>
          <w:marRight w:val="0"/>
          <w:marTop w:val="0"/>
          <w:marBottom w:val="0"/>
          <w:divBdr>
            <w:top w:val="none" w:sz="0" w:space="0" w:color="auto"/>
            <w:left w:val="none" w:sz="0" w:space="0" w:color="auto"/>
            <w:bottom w:val="none" w:sz="0" w:space="0" w:color="auto"/>
            <w:right w:val="none" w:sz="0" w:space="0" w:color="auto"/>
          </w:divBdr>
          <w:divsChild>
            <w:div w:id="321586877">
              <w:marLeft w:val="0"/>
              <w:marRight w:val="0"/>
              <w:marTop w:val="0"/>
              <w:marBottom w:val="0"/>
              <w:divBdr>
                <w:top w:val="none" w:sz="0" w:space="0" w:color="auto"/>
                <w:left w:val="none" w:sz="0" w:space="0" w:color="auto"/>
                <w:bottom w:val="none" w:sz="0" w:space="0" w:color="auto"/>
                <w:right w:val="none" w:sz="0" w:space="0" w:color="auto"/>
              </w:divBdr>
              <w:divsChild>
                <w:div w:id="745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4216">
      <w:bodyDiv w:val="1"/>
      <w:marLeft w:val="0"/>
      <w:marRight w:val="0"/>
      <w:marTop w:val="0"/>
      <w:marBottom w:val="0"/>
      <w:divBdr>
        <w:top w:val="none" w:sz="0" w:space="0" w:color="auto"/>
        <w:left w:val="none" w:sz="0" w:space="0" w:color="auto"/>
        <w:bottom w:val="none" w:sz="0" w:space="0" w:color="auto"/>
        <w:right w:val="none" w:sz="0" w:space="0" w:color="auto"/>
      </w:divBdr>
    </w:div>
    <w:div w:id="1888295609">
      <w:bodyDiv w:val="1"/>
      <w:marLeft w:val="0"/>
      <w:marRight w:val="0"/>
      <w:marTop w:val="0"/>
      <w:marBottom w:val="0"/>
      <w:divBdr>
        <w:top w:val="none" w:sz="0" w:space="0" w:color="auto"/>
        <w:left w:val="none" w:sz="0" w:space="0" w:color="auto"/>
        <w:bottom w:val="none" w:sz="0" w:space="0" w:color="auto"/>
        <w:right w:val="none" w:sz="0" w:space="0" w:color="auto"/>
      </w:divBdr>
    </w:div>
    <w:div w:id="1888486726">
      <w:bodyDiv w:val="1"/>
      <w:marLeft w:val="0"/>
      <w:marRight w:val="0"/>
      <w:marTop w:val="0"/>
      <w:marBottom w:val="0"/>
      <w:divBdr>
        <w:top w:val="none" w:sz="0" w:space="0" w:color="auto"/>
        <w:left w:val="none" w:sz="0" w:space="0" w:color="auto"/>
        <w:bottom w:val="none" w:sz="0" w:space="0" w:color="auto"/>
        <w:right w:val="none" w:sz="0" w:space="0" w:color="auto"/>
      </w:divBdr>
      <w:divsChild>
        <w:div w:id="36200271">
          <w:marLeft w:val="0"/>
          <w:marRight w:val="0"/>
          <w:marTop w:val="0"/>
          <w:marBottom w:val="0"/>
          <w:divBdr>
            <w:top w:val="none" w:sz="0" w:space="0" w:color="auto"/>
            <w:left w:val="none" w:sz="0" w:space="0" w:color="auto"/>
            <w:bottom w:val="none" w:sz="0" w:space="0" w:color="auto"/>
            <w:right w:val="none" w:sz="0" w:space="0" w:color="auto"/>
          </w:divBdr>
          <w:divsChild>
            <w:div w:id="1832213841">
              <w:marLeft w:val="0"/>
              <w:marRight w:val="0"/>
              <w:marTop w:val="0"/>
              <w:marBottom w:val="0"/>
              <w:divBdr>
                <w:top w:val="none" w:sz="0" w:space="0" w:color="auto"/>
                <w:left w:val="none" w:sz="0" w:space="0" w:color="auto"/>
                <w:bottom w:val="none" w:sz="0" w:space="0" w:color="auto"/>
                <w:right w:val="none" w:sz="0" w:space="0" w:color="auto"/>
              </w:divBdr>
              <w:divsChild>
                <w:div w:id="837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4537">
      <w:bodyDiv w:val="1"/>
      <w:marLeft w:val="0"/>
      <w:marRight w:val="0"/>
      <w:marTop w:val="0"/>
      <w:marBottom w:val="0"/>
      <w:divBdr>
        <w:top w:val="none" w:sz="0" w:space="0" w:color="auto"/>
        <w:left w:val="none" w:sz="0" w:space="0" w:color="auto"/>
        <w:bottom w:val="none" w:sz="0" w:space="0" w:color="auto"/>
        <w:right w:val="none" w:sz="0" w:space="0" w:color="auto"/>
      </w:divBdr>
      <w:divsChild>
        <w:div w:id="1078015269">
          <w:marLeft w:val="0"/>
          <w:marRight w:val="0"/>
          <w:marTop w:val="0"/>
          <w:marBottom w:val="0"/>
          <w:divBdr>
            <w:top w:val="none" w:sz="0" w:space="0" w:color="auto"/>
            <w:left w:val="none" w:sz="0" w:space="0" w:color="auto"/>
            <w:bottom w:val="none" w:sz="0" w:space="0" w:color="auto"/>
            <w:right w:val="none" w:sz="0" w:space="0" w:color="auto"/>
          </w:divBdr>
          <w:divsChild>
            <w:div w:id="1075476710">
              <w:marLeft w:val="0"/>
              <w:marRight w:val="0"/>
              <w:marTop w:val="0"/>
              <w:marBottom w:val="0"/>
              <w:divBdr>
                <w:top w:val="none" w:sz="0" w:space="0" w:color="auto"/>
                <w:left w:val="none" w:sz="0" w:space="0" w:color="auto"/>
                <w:bottom w:val="none" w:sz="0" w:space="0" w:color="auto"/>
                <w:right w:val="none" w:sz="0" w:space="0" w:color="auto"/>
              </w:divBdr>
              <w:divsChild>
                <w:div w:id="174852272">
                  <w:marLeft w:val="0"/>
                  <w:marRight w:val="0"/>
                  <w:marTop w:val="0"/>
                  <w:marBottom w:val="0"/>
                  <w:divBdr>
                    <w:top w:val="none" w:sz="0" w:space="0" w:color="auto"/>
                    <w:left w:val="none" w:sz="0" w:space="0" w:color="auto"/>
                    <w:bottom w:val="none" w:sz="0" w:space="0" w:color="auto"/>
                    <w:right w:val="none" w:sz="0" w:space="0" w:color="auto"/>
                  </w:divBdr>
                  <w:divsChild>
                    <w:div w:id="13112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5671">
      <w:bodyDiv w:val="1"/>
      <w:marLeft w:val="0"/>
      <w:marRight w:val="0"/>
      <w:marTop w:val="0"/>
      <w:marBottom w:val="0"/>
      <w:divBdr>
        <w:top w:val="none" w:sz="0" w:space="0" w:color="auto"/>
        <w:left w:val="none" w:sz="0" w:space="0" w:color="auto"/>
        <w:bottom w:val="none" w:sz="0" w:space="0" w:color="auto"/>
        <w:right w:val="none" w:sz="0" w:space="0" w:color="auto"/>
      </w:divBdr>
    </w:div>
    <w:div w:id="1892182133">
      <w:bodyDiv w:val="1"/>
      <w:marLeft w:val="0"/>
      <w:marRight w:val="0"/>
      <w:marTop w:val="0"/>
      <w:marBottom w:val="0"/>
      <w:divBdr>
        <w:top w:val="none" w:sz="0" w:space="0" w:color="auto"/>
        <w:left w:val="none" w:sz="0" w:space="0" w:color="auto"/>
        <w:bottom w:val="none" w:sz="0" w:space="0" w:color="auto"/>
        <w:right w:val="none" w:sz="0" w:space="0" w:color="auto"/>
      </w:divBdr>
    </w:div>
    <w:div w:id="1892186199">
      <w:bodyDiv w:val="1"/>
      <w:marLeft w:val="0"/>
      <w:marRight w:val="0"/>
      <w:marTop w:val="0"/>
      <w:marBottom w:val="0"/>
      <w:divBdr>
        <w:top w:val="none" w:sz="0" w:space="0" w:color="auto"/>
        <w:left w:val="none" w:sz="0" w:space="0" w:color="auto"/>
        <w:bottom w:val="none" w:sz="0" w:space="0" w:color="auto"/>
        <w:right w:val="none" w:sz="0" w:space="0" w:color="auto"/>
      </w:divBdr>
    </w:div>
    <w:div w:id="1893760955">
      <w:bodyDiv w:val="1"/>
      <w:marLeft w:val="0"/>
      <w:marRight w:val="0"/>
      <w:marTop w:val="0"/>
      <w:marBottom w:val="0"/>
      <w:divBdr>
        <w:top w:val="none" w:sz="0" w:space="0" w:color="auto"/>
        <w:left w:val="none" w:sz="0" w:space="0" w:color="auto"/>
        <w:bottom w:val="none" w:sz="0" w:space="0" w:color="auto"/>
        <w:right w:val="none" w:sz="0" w:space="0" w:color="auto"/>
      </w:divBdr>
      <w:divsChild>
        <w:div w:id="2096314108">
          <w:marLeft w:val="0"/>
          <w:marRight w:val="0"/>
          <w:marTop w:val="0"/>
          <w:marBottom w:val="0"/>
          <w:divBdr>
            <w:top w:val="none" w:sz="0" w:space="0" w:color="auto"/>
            <w:left w:val="none" w:sz="0" w:space="0" w:color="auto"/>
            <w:bottom w:val="none" w:sz="0" w:space="0" w:color="auto"/>
            <w:right w:val="none" w:sz="0" w:space="0" w:color="auto"/>
          </w:divBdr>
          <w:divsChild>
            <w:div w:id="1929994410">
              <w:marLeft w:val="0"/>
              <w:marRight w:val="0"/>
              <w:marTop w:val="0"/>
              <w:marBottom w:val="0"/>
              <w:divBdr>
                <w:top w:val="none" w:sz="0" w:space="0" w:color="auto"/>
                <w:left w:val="none" w:sz="0" w:space="0" w:color="auto"/>
                <w:bottom w:val="none" w:sz="0" w:space="0" w:color="auto"/>
                <w:right w:val="none" w:sz="0" w:space="0" w:color="auto"/>
              </w:divBdr>
              <w:divsChild>
                <w:div w:id="582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6506">
      <w:bodyDiv w:val="1"/>
      <w:marLeft w:val="0"/>
      <w:marRight w:val="0"/>
      <w:marTop w:val="0"/>
      <w:marBottom w:val="0"/>
      <w:divBdr>
        <w:top w:val="none" w:sz="0" w:space="0" w:color="auto"/>
        <w:left w:val="none" w:sz="0" w:space="0" w:color="auto"/>
        <w:bottom w:val="none" w:sz="0" w:space="0" w:color="auto"/>
        <w:right w:val="none" w:sz="0" w:space="0" w:color="auto"/>
      </w:divBdr>
      <w:divsChild>
        <w:div w:id="1045448343">
          <w:marLeft w:val="0"/>
          <w:marRight w:val="0"/>
          <w:marTop w:val="0"/>
          <w:marBottom w:val="0"/>
          <w:divBdr>
            <w:top w:val="none" w:sz="0" w:space="0" w:color="auto"/>
            <w:left w:val="none" w:sz="0" w:space="0" w:color="auto"/>
            <w:bottom w:val="none" w:sz="0" w:space="0" w:color="auto"/>
            <w:right w:val="none" w:sz="0" w:space="0" w:color="auto"/>
          </w:divBdr>
          <w:divsChild>
            <w:div w:id="715928348">
              <w:marLeft w:val="0"/>
              <w:marRight w:val="0"/>
              <w:marTop w:val="0"/>
              <w:marBottom w:val="0"/>
              <w:divBdr>
                <w:top w:val="none" w:sz="0" w:space="0" w:color="auto"/>
                <w:left w:val="none" w:sz="0" w:space="0" w:color="auto"/>
                <w:bottom w:val="none" w:sz="0" w:space="0" w:color="auto"/>
                <w:right w:val="none" w:sz="0" w:space="0" w:color="auto"/>
              </w:divBdr>
              <w:divsChild>
                <w:div w:id="1571694165">
                  <w:marLeft w:val="0"/>
                  <w:marRight w:val="0"/>
                  <w:marTop w:val="0"/>
                  <w:marBottom w:val="0"/>
                  <w:divBdr>
                    <w:top w:val="none" w:sz="0" w:space="0" w:color="auto"/>
                    <w:left w:val="none" w:sz="0" w:space="0" w:color="auto"/>
                    <w:bottom w:val="none" w:sz="0" w:space="0" w:color="auto"/>
                    <w:right w:val="none" w:sz="0" w:space="0" w:color="auto"/>
                  </w:divBdr>
                  <w:divsChild>
                    <w:div w:id="17277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3600">
          <w:marLeft w:val="0"/>
          <w:marRight w:val="0"/>
          <w:marTop w:val="0"/>
          <w:marBottom w:val="0"/>
          <w:divBdr>
            <w:top w:val="none" w:sz="0" w:space="0" w:color="auto"/>
            <w:left w:val="none" w:sz="0" w:space="0" w:color="auto"/>
            <w:bottom w:val="none" w:sz="0" w:space="0" w:color="auto"/>
            <w:right w:val="none" w:sz="0" w:space="0" w:color="auto"/>
          </w:divBdr>
          <w:divsChild>
            <w:div w:id="2076390971">
              <w:marLeft w:val="0"/>
              <w:marRight w:val="0"/>
              <w:marTop w:val="0"/>
              <w:marBottom w:val="0"/>
              <w:divBdr>
                <w:top w:val="none" w:sz="0" w:space="0" w:color="auto"/>
                <w:left w:val="none" w:sz="0" w:space="0" w:color="auto"/>
                <w:bottom w:val="none" w:sz="0" w:space="0" w:color="auto"/>
                <w:right w:val="none" w:sz="0" w:space="0" w:color="auto"/>
              </w:divBdr>
              <w:divsChild>
                <w:div w:id="856112876">
                  <w:marLeft w:val="0"/>
                  <w:marRight w:val="0"/>
                  <w:marTop w:val="0"/>
                  <w:marBottom w:val="0"/>
                  <w:divBdr>
                    <w:top w:val="none" w:sz="0" w:space="0" w:color="auto"/>
                    <w:left w:val="none" w:sz="0" w:space="0" w:color="auto"/>
                    <w:bottom w:val="none" w:sz="0" w:space="0" w:color="auto"/>
                    <w:right w:val="none" w:sz="0" w:space="0" w:color="auto"/>
                  </w:divBdr>
                  <w:divsChild>
                    <w:div w:id="10405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0357">
          <w:marLeft w:val="0"/>
          <w:marRight w:val="0"/>
          <w:marTop w:val="0"/>
          <w:marBottom w:val="0"/>
          <w:divBdr>
            <w:top w:val="none" w:sz="0" w:space="0" w:color="auto"/>
            <w:left w:val="none" w:sz="0" w:space="0" w:color="auto"/>
            <w:bottom w:val="none" w:sz="0" w:space="0" w:color="auto"/>
            <w:right w:val="none" w:sz="0" w:space="0" w:color="auto"/>
          </w:divBdr>
          <w:divsChild>
            <w:div w:id="1756510871">
              <w:marLeft w:val="0"/>
              <w:marRight w:val="0"/>
              <w:marTop w:val="0"/>
              <w:marBottom w:val="0"/>
              <w:divBdr>
                <w:top w:val="none" w:sz="0" w:space="0" w:color="auto"/>
                <w:left w:val="none" w:sz="0" w:space="0" w:color="auto"/>
                <w:bottom w:val="none" w:sz="0" w:space="0" w:color="auto"/>
                <w:right w:val="none" w:sz="0" w:space="0" w:color="auto"/>
              </w:divBdr>
              <w:divsChild>
                <w:div w:id="897057511">
                  <w:marLeft w:val="0"/>
                  <w:marRight w:val="0"/>
                  <w:marTop w:val="0"/>
                  <w:marBottom w:val="0"/>
                  <w:divBdr>
                    <w:top w:val="none" w:sz="0" w:space="0" w:color="auto"/>
                    <w:left w:val="none" w:sz="0" w:space="0" w:color="auto"/>
                    <w:bottom w:val="none" w:sz="0" w:space="0" w:color="auto"/>
                    <w:right w:val="none" w:sz="0" w:space="0" w:color="auto"/>
                  </w:divBdr>
                  <w:divsChild>
                    <w:div w:id="15862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2649">
      <w:bodyDiv w:val="1"/>
      <w:marLeft w:val="0"/>
      <w:marRight w:val="0"/>
      <w:marTop w:val="0"/>
      <w:marBottom w:val="0"/>
      <w:divBdr>
        <w:top w:val="none" w:sz="0" w:space="0" w:color="auto"/>
        <w:left w:val="none" w:sz="0" w:space="0" w:color="auto"/>
        <w:bottom w:val="none" w:sz="0" w:space="0" w:color="auto"/>
        <w:right w:val="none" w:sz="0" w:space="0" w:color="auto"/>
      </w:divBdr>
    </w:div>
    <w:div w:id="1903054473">
      <w:bodyDiv w:val="1"/>
      <w:marLeft w:val="0"/>
      <w:marRight w:val="0"/>
      <w:marTop w:val="0"/>
      <w:marBottom w:val="0"/>
      <w:divBdr>
        <w:top w:val="none" w:sz="0" w:space="0" w:color="auto"/>
        <w:left w:val="none" w:sz="0" w:space="0" w:color="auto"/>
        <w:bottom w:val="none" w:sz="0" w:space="0" w:color="auto"/>
        <w:right w:val="none" w:sz="0" w:space="0" w:color="auto"/>
      </w:divBdr>
    </w:div>
    <w:div w:id="1903446011">
      <w:bodyDiv w:val="1"/>
      <w:marLeft w:val="0"/>
      <w:marRight w:val="0"/>
      <w:marTop w:val="0"/>
      <w:marBottom w:val="0"/>
      <w:divBdr>
        <w:top w:val="none" w:sz="0" w:space="0" w:color="auto"/>
        <w:left w:val="none" w:sz="0" w:space="0" w:color="auto"/>
        <w:bottom w:val="none" w:sz="0" w:space="0" w:color="auto"/>
        <w:right w:val="none" w:sz="0" w:space="0" w:color="auto"/>
      </w:divBdr>
    </w:div>
    <w:div w:id="1905098545">
      <w:bodyDiv w:val="1"/>
      <w:marLeft w:val="0"/>
      <w:marRight w:val="0"/>
      <w:marTop w:val="0"/>
      <w:marBottom w:val="0"/>
      <w:divBdr>
        <w:top w:val="none" w:sz="0" w:space="0" w:color="auto"/>
        <w:left w:val="none" w:sz="0" w:space="0" w:color="auto"/>
        <w:bottom w:val="none" w:sz="0" w:space="0" w:color="auto"/>
        <w:right w:val="none" w:sz="0" w:space="0" w:color="auto"/>
      </w:divBdr>
    </w:div>
    <w:div w:id="1905295141">
      <w:bodyDiv w:val="1"/>
      <w:marLeft w:val="0"/>
      <w:marRight w:val="0"/>
      <w:marTop w:val="0"/>
      <w:marBottom w:val="0"/>
      <w:divBdr>
        <w:top w:val="none" w:sz="0" w:space="0" w:color="auto"/>
        <w:left w:val="none" w:sz="0" w:space="0" w:color="auto"/>
        <w:bottom w:val="none" w:sz="0" w:space="0" w:color="auto"/>
        <w:right w:val="none" w:sz="0" w:space="0" w:color="auto"/>
      </w:divBdr>
    </w:div>
    <w:div w:id="1905869374">
      <w:bodyDiv w:val="1"/>
      <w:marLeft w:val="0"/>
      <w:marRight w:val="0"/>
      <w:marTop w:val="0"/>
      <w:marBottom w:val="0"/>
      <w:divBdr>
        <w:top w:val="none" w:sz="0" w:space="0" w:color="auto"/>
        <w:left w:val="none" w:sz="0" w:space="0" w:color="auto"/>
        <w:bottom w:val="none" w:sz="0" w:space="0" w:color="auto"/>
        <w:right w:val="none" w:sz="0" w:space="0" w:color="auto"/>
      </w:divBdr>
    </w:div>
    <w:div w:id="1906334751">
      <w:bodyDiv w:val="1"/>
      <w:marLeft w:val="0"/>
      <w:marRight w:val="0"/>
      <w:marTop w:val="0"/>
      <w:marBottom w:val="0"/>
      <w:divBdr>
        <w:top w:val="none" w:sz="0" w:space="0" w:color="auto"/>
        <w:left w:val="none" w:sz="0" w:space="0" w:color="auto"/>
        <w:bottom w:val="none" w:sz="0" w:space="0" w:color="auto"/>
        <w:right w:val="none" w:sz="0" w:space="0" w:color="auto"/>
      </w:divBdr>
      <w:divsChild>
        <w:div w:id="1130636760">
          <w:marLeft w:val="0"/>
          <w:marRight w:val="0"/>
          <w:marTop w:val="0"/>
          <w:marBottom w:val="0"/>
          <w:divBdr>
            <w:top w:val="none" w:sz="0" w:space="0" w:color="auto"/>
            <w:left w:val="none" w:sz="0" w:space="0" w:color="auto"/>
            <w:bottom w:val="none" w:sz="0" w:space="0" w:color="auto"/>
            <w:right w:val="none" w:sz="0" w:space="0" w:color="auto"/>
          </w:divBdr>
          <w:divsChild>
            <w:div w:id="1470511930">
              <w:marLeft w:val="0"/>
              <w:marRight w:val="0"/>
              <w:marTop w:val="0"/>
              <w:marBottom w:val="0"/>
              <w:divBdr>
                <w:top w:val="none" w:sz="0" w:space="0" w:color="auto"/>
                <w:left w:val="none" w:sz="0" w:space="0" w:color="auto"/>
                <w:bottom w:val="none" w:sz="0" w:space="0" w:color="auto"/>
                <w:right w:val="none" w:sz="0" w:space="0" w:color="auto"/>
              </w:divBdr>
              <w:divsChild>
                <w:div w:id="1559824090">
                  <w:marLeft w:val="0"/>
                  <w:marRight w:val="0"/>
                  <w:marTop w:val="0"/>
                  <w:marBottom w:val="0"/>
                  <w:divBdr>
                    <w:top w:val="none" w:sz="0" w:space="0" w:color="auto"/>
                    <w:left w:val="none" w:sz="0" w:space="0" w:color="auto"/>
                    <w:bottom w:val="none" w:sz="0" w:space="0" w:color="auto"/>
                    <w:right w:val="none" w:sz="0" w:space="0" w:color="auto"/>
                  </w:divBdr>
                  <w:divsChild>
                    <w:div w:id="19521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07560">
      <w:bodyDiv w:val="1"/>
      <w:marLeft w:val="0"/>
      <w:marRight w:val="0"/>
      <w:marTop w:val="0"/>
      <w:marBottom w:val="0"/>
      <w:divBdr>
        <w:top w:val="none" w:sz="0" w:space="0" w:color="auto"/>
        <w:left w:val="none" w:sz="0" w:space="0" w:color="auto"/>
        <w:bottom w:val="none" w:sz="0" w:space="0" w:color="auto"/>
        <w:right w:val="none" w:sz="0" w:space="0" w:color="auto"/>
      </w:divBdr>
      <w:divsChild>
        <w:div w:id="1582911216">
          <w:marLeft w:val="0"/>
          <w:marRight w:val="0"/>
          <w:marTop w:val="0"/>
          <w:marBottom w:val="0"/>
          <w:divBdr>
            <w:top w:val="none" w:sz="0" w:space="0" w:color="auto"/>
            <w:left w:val="none" w:sz="0" w:space="0" w:color="auto"/>
            <w:bottom w:val="none" w:sz="0" w:space="0" w:color="auto"/>
            <w:right w:val="none" w:sz="0" w:space="0" w:color="auto"/>
          </w:divBdr>
          <w:divsChild>
            <w:div w:id="1540390199">
              <w:marLeft w:val="0"/>
              <w:marRight w:val="0"/>
              <w:marTop w:val="0"/>
              <w:marBottom w:val="0"/>
              <w:divBdr>
                <w:top w:val="none" w:sz="0" w:space="0" w:color="auto"/>
                <w:left w:val="none" w:sz="0" w:space="0" w:color="auto"/>
                <w:bottom w:val="none" w:sz="0" w:space="0" w:color="auto"/>
                <w:right w:val="none" w:sz="0" w:space="0" w:color="auto"/>
              </w:divBdr>
              <w:divsChild>
                <w:div w:id="1554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1101">
      <w:bodyDiv w:val="1"/>
      <w:marLeft w:val="0"/>
      <w:marRight w:val="0"/>
      <w:marTop w:val="0"/>
      <w:marBottom w:val="0"/>
      <w:divBdr>
        <w:top w:val="none" w:sz="0" w:space="0" w:color="auto"/>
        <w:left w:val="none" w:sz="0" w:space="0" w:color="auto"/>
        <w:bottom w:val="none" w:sz="0" w:space="0" w:color="auto"/>
        <w:right w:val="none" w:sz="0" w:space="0" w:color="auto"/>
      </w:divBdr>
    </w:div>
    <w:div w:id="1911571248">
      <w:bodyDiv w:val="1"/>
      <w:marLeft w:val="0"/>
      <w:marRight w:val="0"/>
      <w:marTop w:val="0"/>
      <w:marBottom w:val="0"/>
      <w:divBdr>
        <w:top w:val="none" w:sz="0" w:space="0" w:color="auto"/>
        <w:left w:val="none" w:sz="0" w:space="0" w:color="auto"/>
        <w:bottom w:val="none" w:sz="0" w:space="0" w:color="auto"/>
        <w:right w:val="none" w:sz="0" w:space="0" w:color="auto"/>
      </w:divBdr>
    </w:div>
    <w:div w:id="1912152612">
      <w:bodyDiv w:val="1"/>
      <w:marLeft w:val="0"/>
      <w:marRight w:val="0"/>
      <w:marTop w:val="0"/>
      <w:marBottom w:val="0"/>
      <w:divBdr>
        <w:top w:val="none" w:sz="0" w:space="0" w:color="auto"/>
        <w:left w:val="none" w:sz="0" w:space="0" w:color="auto"/>
        <w:bottom w:val="none" w:sz="0" w:space="0" w:color="auto"/>
        <w:right w:val="none" w:sz="0" w:space="0" w:color="auto"/>
      </w:divBdr>
    </w:div>
    <w:div w:id="1921139454">
      <w:bodyDiv w:val="1"/>
      <w:marLeft w:val="0"/>
      <w:marRight w:val="0"/>
      <w:marTop w:val="0"/>
      <w:marBottom w:val="0"/>
      <w:divBdr>
        <w:top w:val="none" w:sz="0" w:space="0" w:color="auto"/>
        <w:left w:val="none" w:sz="0" w:space="0" w:color="auto"/>
        <w:bottom w:val="none" w:sz="0" w:space="0" w:color="auto"/>
        <w:right w:val="none" w:sz="0" w:space="0" w:color="auto"/>
      </w:divBdr>
    </w:div>
    <w:div w:id="1923293239">
      <w:bodyDiv w:val="1"/>
      <w:marLeft w:val="0"/>
      <w:marRight w:val="0"/>
      <w:marTop w:val="0"/>
      <w:marBottom w:val="0"/>
      <w:divBdr>
        <w:top w:val="none" w:sz="0" w:space="0" w:color="auto"/>
        <w:left w:val="none" w:sz="0" w:space="0" w:color="auto"/>
        <w:bottom w:val="none" w:sz="0" w:space="0" w:color="auto"/>
        <w:right w:val="none" w:sz="0" w:space="0" w:color="auto"/>
      </w:divBdr>
    </w:div>
    <w:div w:id="1924953353">
      <w:bodyDiv w:val="1"/>
      <w:marLeft w:val="0"/>
      <w:marRight w:val="0"/>
      <w:marTop w:val="0"/>
      <w:marBottom w:val="0"/>
      <w:divBdr>
        <w:top w:val="none" w:sz="0" w:space="0" w:color="auto"/>
        <w:left w:val="none" w:sz="0" w:space="0" w:color="auto"/>
        <w:bottom w:val="none" w:sz="0" w:space="0" w:color="auto"/>
        <w:right w:val="none" w:sz="0" w:space="0" w:color="auto"/>
      </w:divBdr>
      <w:divsChild>
        <w:div w:id="74014547">
          <w:marLeft w:val="0"/>
          <w:marRight w:val="0"/>
          <w:marTop w:val="0"/>
          <w:marBottom w:val="0"/>
          <w:divBdr>
            <w:top w:val="none" w:sz="0" w:space="0" w:color="auto"/>
            <w:left w:val="none" w:sz="0" w:space="0" w:color="auto"/>
            <w:bottom w:val="none" w:sz="0" w:space="0" w:color="auto"/>
            <w:right w:val="none" w:sz="0" w:space="0" w:color="auto"/>
          </w:divBdr>
        </w:div>
        <w:div w:id="322314669">
          <w:marLeft w:val="0"/>
          <w:marRight w:val="0"/>
          <w:marTop w:val="0"/>
          <w:marBottom w:val="0"/>
          <w:divBdr>
            <w:top w:val="none" w:sz="0" w:space="0" w:color="auto"/>
            <w:left w:val="none" w:sz="0" w:space="0" w:color="auto"/>
            <w:bottom w:val="none" w:sz="0" w:space="0" w:color="auto"/>
            <w:right w:val="none" w:sz="0" w:space="0" w:color="auto"/>
          </w:divBdr>
        </w:div>
      </w:divsChild>
    </w:div>
    <w:div w:id="1926762783">
      <w:bodyDiv w:val="1"/>
      <w:marLeft w:val="0"/>
      <w:marRight w:val="0"/>
      <w:marTop w:val="0"/>
      <w:marBottom w:val="0"/>
      <w:divBdr>
        <w:top w:val="none" w:sz="0" w:space="0" w:color="auto"/>
        <w:left w:val="none" w:sz="0" w:space="0" w:color="auto"/>
        <w:bottom w:val="none" w:sz="0" w:space="0" w:color="auto"/>
        <w:right w:val="none" w:sz="0" w:space="0" w:color="auto"/>
      </w:divBdr>
    </w:div>
    <w:div w:id="1927689417">
      <w:bodyDiv w:val="1"/>
      <w:marLeft w:val="0"/>
      <w:marRight w:val="0"/>
      <w:marTop w:val="0"/>
      <w:marBottom w:val="0"/>
      <w:divBdr>
        <w:top w:val="none" w:sz="0" w:space="0" w:color="auto"/>
        <w:left w:val="none" w:sz="0" w:space="0" w:color="auto"/>
        <w:bottom w:val="none" w:sz="0" w:space="0" w:color="auto"/>
        <w:right w:val="none" w:sz="0" w:space="0" w:color="auto"/>
      </w:divBdr>
    </w:div>
    <w:div w:id="1932666962">
      <w:bodyDiv w:val="1"/>
      <w:marLeft w:val="0"/>
      <w:marRight w:val="0"/>
      <w:marTop w:val="0"/>
      <w:marBottom w:val="0"/>
      <w:divBdr>
        <w:top w:val="none" w:sz="0" w:space="0" w:color="auto"/>
        <w:left w:val="none" w:sz="0" w:space="0" w:color="auto"/>
        <w:bottom w:val="none" w:sz="0" w:space="0" w:color="auto"/>
        <w:right w:val="none" w:sz="0" w:space="0" w:color="auto"/>
      </w:divBdr>
    </w:div>
    <w:div w:id="1933081058">
      <w:bodyDiv w:val="1"/>
      <w:marLeft w:val="0"/>
      <w:marRight w:val="0"/>
      <w:marTop w:val="0"/>
      <w:marBottom w:val="0"/>
      <w:divBdr>
        <w:top w:val="none" w:sz="0" w:space="0" w:color="auto"/>
        <w:left w:val="none" w:sz="0" w:space="0" w:color="auto"/>
        <w:bottom w:val="none" w:sz="0" w:space="0" w:color="auto"/>
        <w:right w:val="none" w:sz="0" w:space="0" w:color="auto"/>
      </w:divBdr>
    </w:div>
    <w:div w:id="1934783315">
      <w:bodyDiv w:val="1"/>
      <w:marLeft w:val="0"/>
      <w:marRight w:val="0"/>
      <w:marTop w:val="0"/>
      <w:marBottom w:val="0"/>
      <w:divBdr>
        <w:top w:val="none" w:sz="0" w:space="0" w:color="auto"/>
        <w:left w:val="none" w:sz="0" w:space="0" w:color="auto"/>
        <w:bottom w:val="none" w:sz="0" w:space="0" w:color="auto"/>
        <w:right w:val="none" w:sz="0" w:space="0" w:color="auto"/>
      </w:divBdr>
    </w:div>
    <w:div w:id="1937399584">
      <w:bodyDiv w:val="1"/>
      <w:marLeft w:val="0"/>
      <w:marRight w:val="0"/>
      <w:marTop w:val="0"/>
      <w:marBottom w:val="0"/>
      <w:divBdr>
        <w:top w:val="none" w:sz="0" w:space="0" w:color="auto"/>
        <w:left w:val="none" w:sz="0" w:space="0" w:color="auto"/>
        <w:bottom w:val="none" w:sz="0" w:space="0" w:color="auto"/>
        <w:right w:val="none" w:sz="0" w:space="0" w:color="auto"/>
      </w:divBdr>
      <w:divsChild>
        <w:div w:id="1640574131">
          <w:marLeft w:val="0"/>
          <w:marRight w:val="0"/>
          <w:marTop w:val="0"/>
          <w:marBottom w:val="0"/>
          <w:divBdr>
            <w:top w:val="none" w:sz="0" w:space="0" w:color="auto"/>
            <w:left w:val="none" w:sz="0" w:space="0" w:color="auto"/>
            <w:bottom w:val="none" w:sz="0" w:space="0" w:color="auto"/>
            <w:right w:val="none" w:sz="0" w:space="0" w:color="auto"/>
          </w:divBdr>
          <w:divsChild>
            <w:div w:id="80420758">
              <w:marLeft w:val="0"/>
              <w:marRight w:val="0"/>
              <w:marTop w:val="0"/>
              <w:marBottom w:val="0"/>
              <w:divBdr>
                <w:top w:val="none" w:sz="0" w:space="0" w:color="auto"/>
                <w:left w:val="none" w:sz="0" w:space="0" w:color="auto"/>
                <w:bottom w:val="none" w:sz="0" w:space="0" w:color="auto"/>
                <w:right w:val="none" w:sz="0" w:space="0" w:color="auto"/>
              </w:divBdr>
              <w:divsChild>
                <w:div w:id="599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6296">
      <w:bodyDiv w:val="1"/>
      <w:marLeft w:val="0"/>
      <w:marRight w:val="0"/>
      <w:marTop w:val="0"/>
      <w:marBottom w:val="0"/>
      <w:divBdr>
        <w:top w:val="none" w:sz="0" w:space="0" w:color="auto"/>
        <w:left w:val="none" w:sz="0" w:space="0" w:color="auto"/>
        <w:bottom w:val="none" w:sz="0" w:space="0" w:color="auto"/>
        <w:right w:val="none" w:sz="0" w:space="0" w:color="auto"/>
      </w:divBdr>
      <w:divsChild>
        <w:div w:id="649477157">
          <w:marLeft w:val="0"/>
          <w:marRight w:val="0"/>
          <w:marTop w:val="0"/>
          <w:marBottom w:val="0"/>
          <w:divBdr>
            <w:top w:val="none" w:sz="0" w:space="0" w:color="auto"/>
            <w:left w:val="none" w:sz="0" w:space="0" w:color="auto"/>
            <w:bottom w:val="none" w:sz="0" w:space="0" w:color="auto"/>
            <w:right w:val="none" w:sz="0" w:space="0" w:color="auto"/>
          </w:divBdr>
          <w:divsChild>
            <w:div w:id="1577125089">
              <w:marLeft w:val="0"/>
              <w:marRight w:val="0"/>
              <w:marTop w:val="0"/>
              <w:marBottom w:val="0"/>
              <w:divBdr>
                <w:top w:val="none" w:sz="0" w:space="0" w:color="auto"/>
                <w:left w:val="none" w:sz="0" w:space="0" w:color="auto"/>
                <w:bottom w:val="none" w:sz="0" w:space="0" w:color="auto"/>
                <w:right w:val="none" w:sz="0" w:space="0" w:color="auto"/>
              </w:divBdr>
              <w:divsChild>
                <w:div w:id="19175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2260">
      <w:bodyDiv w:val="1"/>
      <w:marLeft w:val="0"/>
      <w:marRight w:val="0"/>
      <w:marTop w:val="0"/>
      <w:marBottom w:val="0"/>
      <w:divBdr>
        <w:top w:val="none" w:sz="0" w:space="0" w:color="auto"/>
        <w:left w:val="none" w:sz="0" w:space="0" w:color="auto"/>
        <w:bottom w:val="none" w:sz="0" w:space="0" w:color="auto"/>
        <w:right w:val="none" w:sz="0" w:space="0" w:color="auto"/>
      </w:divBdr>
      <w:divsChild>
        <w:div w:id="582420837">
          <w:marLeft w:val="0"/>
          <w:marRight w:val="0"/>
          <w:marTop w:val="0"/>
          <w:marBottom w:val="0"/>
          <w:divBdr>
            <w:top w:val="none" w:sz="0" w:space="0" w:color="auto"/>
            <w:left w:val="none" w:sz="0" w:space="0" w:color="auto"/>
            <w:bottom w:val="none" w:sz="0" w:space="0" w:color="auto"/>
            <w:right w:val="none" w:sz="0" w:space="0" w:color="auto"/>
          </w:divBdr>
          <w:divsChild>
            <w:div w:id="2013293289">
              <w:marLeft w:val="0"/>
              <w:marRight w:val="0"/>
              <w:marTop w:val="0"/>
              <w:marBottom w:val="0"/>
              <w:divBdr>
                <w:top w:val="none" w:sz="0" w:space="0" w:color="auto"/>
                <w:left w:val="none" w:sz="0" w:space="0" w:color="auto"/>
                <w:bottom w:val="none" w:sz="0" w:space="0" w:color="auto"/>
                <w:right w:val="none" w:sz="0" w:space="0" w:color="auto"/>
              </w:divBdr>
              <w:divsChild>
                <w:div w:id="1951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7422">
      <w:bodyDiv w:val="1"/>
      <w:marLeft w:val="0"/>
      <w:marRight w:val="0"/>
      <w:marTop w:val="0"/>
      <w:marBottom w:val="0"/>
      <w:divBdr>
        <w:top w:val="none" w:sz="0" w:space="0" w:color="auto"/>
        <w:left w:val="none" w:sz="0" w:space="0" w:color="auto"/>
        <w:bottom w:val="none" w:sz="0" w:space="0" w:color="auto"/>
        <w:right w:val="none" w:sz="0" w:space="0" w:color="auto"/>
      </w:divBdr>
      <w:divsChild>
        <w:div w:id="873277255">
          <w:marLeft w:val="0"/>
          <w:marRight w:val="0"/>
          <w:marTop w:val="0"/>
          <w:marBottom w:val="0"/>
          <w:divBdr>
            <w:top w:val="none" w:sz="0" w:space="0" w:color="auto"/>
            <w:left w:val="none" w:sz="0" w:space="0" w:color="auto"/>
            <w:bottom w:val="none" w:sz="0" w:space="0" w:color="auto"/>
            <w:right w:val="none" w:sz="0" w:space="0" w:color="auto"/>
          </w:divBdr>
        </w:div>
      </w:divsChild>
    </w:div>
    <w:div w:id="1944612259">
      <w:bodyDiv w:val="1"/>
      <w:marLeft w:val="0"/>
      <w:marRight w:val="0"/>
      <w:marTop w:val="0"/>
      <w:marBottom w:val="0"/>
      <w:divBdr>
        <w:top w:val="none" w:sz="0" w:space="0" w:color="auto"/>
        <w:left w:val="none" w:sz="0" w:space="0" w:color="auto"/>
        <w:bottom w:val="none" w:sz="0" w:space="0" w:color="auto"/>
        <w:right w:val="none" w:sz="0" w:space="0" w:color="auto"/>
      </w:divBdr>
      <w:divsChild>
        <w:div w:id="2029064032">
          <w:marLeft w:val="0"/>
          <w:marRight w:val="0"/>
          <w:marTop w:val="0"/>
          <w:marBottom w:val="0"/>
          <w:divBdr>
            <w:top w:val="none" w:sz="0" w:space="0" w:color="auto"/>
            <w:left w:val="none" w:sz="0" w:space="0" w:color="auto"/>
            <w:bottom w:val="none" w:sz="0" w:space="0" w:color="auto"/>
            <w:right w:val="none" w:sz="0" w:space="0" w:color="auto"/>
          </w:divBdr>
          <w:divsChild>
            <w:div w:id="783305022">
              <w:marLeft w:val="0"/>
              <w:marRight w:val="0"/>
              <w:marTop w:val="0"/>
              <w:marBottom w:val="0"/>
              <w:divBdr>
                <w:top w:val="none" w:sz="0" w:space="0" w:color="auto"/>
                <w:left w:val="none" w:sz="0" w:space="0" w:color="auto"/>
                <w:bottom w:val="none" w:sz="0" w:space="0" w:color="auto"/>
                <w:right w:val="none" w:sz="0" w:space="0" w:color="auto"/>
              </w:divBdr>
              <w:divsChild>
                <w:div w:id="2118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1177">
      <w:bodyDiv w:val="1"/>
      <w:marLeft w:val="0"/>
      <w:marRight w:val="0"/>
      <w:marTop w:val="0"/>
      <w:marBottom w:val="0"/>
      <w:divBdr>
        <w:top w:val="none" w:sz="0" w:space="0" w:color="auto"/>
        <w:left w:val="none" w:sz="0" w:space="0" w:color="auto"/>
        <w:bottom w:val="none" w:sz="0" w:space="0" w:color="auto"/>
        <w:right w:val="none" w:sz="0" w:space="0" w:color="auto"/>
      </w:divBdr>
    </w:div>
    <w:div w:id="1946157440">
      <w:bodyDiv w:val="1"/>
      <w:marLeft w:val="0"/>
      <w:marRight w:val="0"/>
      <w:marTop w:val="0"/>
      <w:marBottom w:val="0"/>
      <w:divBdr>
        <w:top w:val="none" w:sz="0" w:space="0" w:color="auto"/>
        <w:left w:val="none" w:sz="0" w:space="0" w:color="auto"/>
        <w:bottom w:val="none" w:sz="0" w:space="0" w:color="auto"/>
        <w:right w:val="none" w:sz="0" w:space="0" w:color="auto"/>
      </w:divBdr>
    </w:div>
    <w:div w:id="1946696464">
      <w:bodyDiv w:val="1"/>
      <w:marLeft w:val="0"/>
      <w:marRight w:val="0"/>
      <w:marTop w:val="0"/>
      <w:marBottom w:val="0"/>
      <w:divBdr>
        <w:top w:val="none" w:sz="0" w:space="0" w:color="auto"/>
        <w:left w:val="none" w:sz="0" w:space="0" w:color="auto"/>
        <w:bottom w:val="none" w:sz="0" w:space="0" w:color="auto"/>
        <w:right w:val="none" w:sz="0" w:space="0" w:color="auto"/>
      </w:divBdr>
    </w:div>
    <w:div w:id="1948804747">
      <w:bodyDiv w:val="1"/>
      <w:marLeft w:val="0"/>
      <w:marRight w:val="0"/>
      <w:marTop w:val="0"/>
      <w:marBottom w:val="0"/>
      <w:divBdr>
        <w:top w:val="none" w:sz="0" w:space="0" w:color="auto"/>
        <w:left w:val="none" w:sz="0" w:space="0" w:color="auto"/>
        <w:bottom w:val="none" w:sz="0" w:space="0" w:color="auto"/>
        <w:right w:val="none" w:sz="0" w:space="0" w:color="auto"/>
      </w:divBdr>
    </w:div>
    <w:div w:id="1952977759">
      <w:bodyDiv w:val="1"/>
      <w:marLeft w:val="0"/>
      <w:marRight w:val="0"/>
      <w:marTop w:val="0"/>
      <w:marBottom w:val="0"/>
      <w:divBdr>
        <w:top w:val="none" w:sz="0" w:space="0" w:color="auto"/>
        <w:left w:val="none" w:sz="0" w:space="0" w:color="auto"/>
        <w:bottom w:val="none" w:sz="0" w:space="0" w:color="auto"/>
        <w:right w:val="none" w:sz="0" w:space="0" w:color="auto"/>
      </w:divBdr>
    </w:div>
    <w:div w:id="1954166283">
      <w:bodyDiv w:val="1"/>
      <w:marLeft w:val="0"/>
      <w:marRight w:val="0"/>
      <w:marTop w:val="0"/>
      <w:marBottom w:val="0"/>
      <w:divBdr>
        <w:top w:val="none" w:sz="0" w:space="0" w:color="auto"/>
        <w:left w:val="none" w:sz="0" w:space="0" w:color="auto"/>
        <w:bottom w:val="none" w:sz="0" w:space="0" w:color="auto"/>
        <w:right w:val="none" w:sz="0" w:space="0" w:color="auto"/>
      </w:divBdr>
      <w:divsChild>
        <w:div w:id="678657850">
          <w:marLeft w:val="0"/>
          <w:marRight w:val="0"/>
          <w:marTop w:val="0"/>
          <w:marBottom w:val="0"/>
          <w:divBdr>
            <w:top w:val="none" w:sz="0" w:space="0" w:color="auto"/>
            <w:left w:val="none" w:sz="0" w:space="0" w:color="auto"/>
            <w:bottom w:val="none" w:sz="0" w:space="0" w:color="auto"/>
            <w:right w:val="none" w:sz="0" w:space="0" w:color="auto"/>
          </w:divBdr>
          <w:divsChild>
            <w:div w:id="303584807">
              <w:marLeft w:val="0"/>
              <w:marRight w:val="0"/>
              <w:marTop w:val="0"/>
              <w:marBottom w:val="0"/>
              <w:divBdr>
                <w:top w:val="none" w:sz="0" w:space="0" w:color="auto"/>
                <w:left w:val="none" w:sz="0" w:space="0" w:color="auto"/>
                <w:bottom w:val="none" w:sz="0" w:space="0" w:color="auto"/>
                <w:right w:val="none" w:sz="0" w:space="0" w:color="auto"/>
              </w:divBdr>
              <w:divsChild>
                <w:div w:id="1712997851">
                  <w:marLeft w:val="0"/>
                  <w:marRight w:val="0"/>
                  <w:marTop w:val="0"/>
                  <w:marBottom w:val="0"/>
                  <w:divBdr>
                    <w:top w:val="none" w:sz="0" w:space="0" w:color="auto"/>
                    <w:left w:val="none" w:sz="0" w:space="0" w:color="auto"/>
                    <w:bottom w:val="none" w:sz="0" w:space="0" w:color="auto"/>
                    <w:right w:val="none" w:sz="0" w:space="0" w:color="auto"/>
                  </w:divBdr>
                  <w:divsChild>
                    <w:div w:id="4978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95796">
      <w:bodyDiv w:val="1"/>
      <w:marLeft w:val="0"/>
      <w:marRight w:val="0"/>
      <w:marTop w:val="0"/>
      <w:marBottom w:val="0"/>
      <w:divBdr>
        <w:top w:val="none" w:sz="0" w:space="0" w:color="auto"/>
        <w:left w:val="none" w:sz="0" w:space="0" w:color="auto"/>
        <w:bottom w:val="none" w:sz="0" w:space="0" w:color="auto"/>
        <w:right w:val="none" w:sz="0" w:space="0" w:color="auto"/>
      </w:divBdr>
    </w:div>
    <w:div w:id="1957329918">
      <w:bodyDiv w:val="1"/>
      <w:marLeft w:val="0"/>
      <w:marRight w:val="0"/>
      <w:marTop w:val="0"/>
      <w:marBottom w:val="0"/>
      <w:divBdr>
        <w:top w:val="none" w:sz="0" w:space="0" w:color="auto"/>
        <w:left w:val="none" w:sz="0" w:space="0" w:color="auto"/>
        <w:bottom w:val="none" w:sz="0" w:space="0" w:color="auto"/>
        <w:right w:val="none" w:sz="0" w:space="0" w:color="auto"/>
      </w:divBdr>
    </w:div>
    <w:div w:id="1958414544">
      <w:bodyDiv w:val="1"/>
      <w:marLeft w:val="0"/>
      <w:marRight w:val="0"/>
      <w:marTop w:val="0"/>
      <w:marBottom w:val="0"/>
      <w:divBdr>
        <w:top w:val="none" w:sz="0" w:space="0" w:color="auto"/>
        <w:left w:val="none" w:sz="0" w:space="0" w:color="auto"/>
        <w:bottom w:val="none" w:sz="0" w:space="0" w:color="auto"/>
        <w:right w:val="none" w:sz="0" w:space="0" w:color="auto"/>
      </w:divBdr>
    </w:div>
    <w:div w:id="1960991737">
      <w:bodyDiv w:val="1"/>
      <w:marLeft w:val="0"/>
      <w:marRight w:val="0"/>
      <w:marTop w:val="0"/>
      <w:marBottom w:val="0"/>
      <w:divBdr>
        <w:top w:val="none" w:sz="0" w:space="0" w:color="auto"/>
        <w:left w:val="none" w:sz="0" w:space="0" w:color="auto"/>
        <w:bottom w:val="none" w:sz="0" w:space="0" w:color="auto"/>
        <w:right w:val="none" w:sz="0" w:space="0" w:color="auto"/>
      </w:divBdr>
    </w:div>
    <w:div w:id="1963611977">
      <w:bodyDiv w:val="1"/>
      <w:marLeft w:val="0"/>
      <w:marRight w:val="0"/>
      <w:marTop w:val="0"/>
      <w:marBottom w:val="0"/>
      <w:divBdr>
        <w:top w:val="none" w:sz="0" w:space="0" w:color="auto"/>
        <w:left w:val="none" w:sz="0" w:space="0" w:color="auto"/>
        <w:bottom w:val="none" w:sz="0" w:space="0" w:color="auto"/>
        <w:right w:val="none" w:sz="0" w:space="0" w:color="auto"/>
      </w:divBdr>
      <w:divsChild>
        <w:div w:id="464851722">
          <w:marLeft w:val="0"/>
          <w:marRight w:val="0"/>
          <w:marTop w:val="0"/>
          <w:marBottom w:val="0"/>
          <w:divBdr>
            <w:top w:val="none" w:sz="0" w:space="0" w:color="auto"/>
            <w:left w:val="none" w:sz="0" w:space="0" w:color="auto"/>
            <w:bottom w:val="none" w:sz="0" w:space="0" w:color="auto"/>
            <w:right w:val="none" w:sz="0" w:space="0" w:color="auto"/>
          </w:divBdr>
          <w:divsChild>
            <w:div w:id="1140608526">
              <w:marLeft w:val="0"/>
              <w:marRight w:val="0"/>
              <w:marTop w:val="0"/>
              <w:marBottom w:val="0"/>
              <w:divBdr>
                <w:top w:val="none" w:sz="0" w:space="0" w:color="auto"/>
                <w:left w:val="none" w:sz="0" w:space="0" w:color="auto"/>
                <w:bottom w:val="none" w:sz="0" w:space="0" w:color="auto"/>
                <w:right w:val="none" w:sz="0" w:space="0" w:color="auto"/>
              </w:divBdr>
              <w:divsChild>
                <w:div w:id="254098331">
                  <w:marLeft w:val="0"/>
                  <w:marRight w:val="0"/>
                  <w:marTop w:val="0"/>
                  <w:marBottom w:val="0"/>
                  <w:divBdr>
                    <w:top w:val="none" w:sz="0" w:space="0" w:color="auto"/>
                    <w:left w:val="none" w:sz="0" w:space="0" w:color="auto"/>
                    <w:bottom w:val="none" w:sz="0" w:space="0" w:color="auto"/>
                    <w:right w:val="none" w:sz="0" w:space="0" w:color="auto"/>
                  </w:divBdr>
                  <w:divsChild>
                    <w:div w:id="18435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6800">
      <w:bodyDiv w:val="1"/>
      <w:marLeft w:val="0"/>
      <w:marRight w:val="0"/>
      <w:marTop w:val="0"/>
      <w:marBottom w:val="0"/>
      <w:divBdr>
        <w:top w:val="none" w:sz="0" w:space="0" w:color="auto"/>
        <w:left w:val="none" w:sz="0" w:space="0" w:color="auto"/>
        <w:bottom w:val="none" w:sz="0" w:space="0" w:color="auto"/>
        <w:right w:val="none" w:sz="0" w:space="0" w:color="auto"/>
      </w:divBdr>
    </w:div>
    <w:div w:id="1969973783">
      <w:bodyDiv w:val="1"/>
      <w:marLeft w:val="0"/>
      <w:marRight w:val="0"/>
      <w:marTop w:val="0"/>
      <w:marBottom w:val="0"/>
      <w:divBdr>
        <w:top w:val="none" w:sz="0" w:space="0" w:color="auto"/>
        <w:left w:val="none" w:sz="0" w:space="0" w:color="auto"/>
        <w:bottom w:val="none" w:sz="0" w:space="0" w:color="auto"/>
        <w:right w:val="none" w:sz="0" w:space="0" w:color="auto"/>
      </w:divBdr>
      <w:divsChild>
        <w:div w:id="64570252">
          <w:marLeft w:val="0"/>
          <w:marRight w:val="0"/>
          <w:marTop w:val="0"/>
          <w:marBottom w:val="0"/>
          <w:divBdr>
            <w:top w:val="none" w:sz="0" w:space="0" w:color="auto"/>
            <w:left w:val="none" w:sz="0" w:space="0" w:color="auto"/>
            <w:bottom w:val="none" w:sz="0" w:space="0" w:color="auto"/>
            <w:right w:val="none" w:sz="0" w:space="0" w:color="auto"/>
          </w:divBdr>
          <w:divsChild>
            <w:div w:id="1235121140">
              <w:marLeft w:val="0"/>
              <w:marRight w:val="0"/>
              <w:marTop w:val="0"/>
              <w:marBottom w:val="0"/>
              <w:divBdr>
                <w:top w:val="none" w:sz="0" w:space="0" w:color="auto"/>
                <w:left w:val="none" w:sz="0" w:space="0" w:color="auto"/>
                <w:bottom w:val="none" w:sz="0" w:space="0" w:color="auto"/>
                <w:right w:val="none" w:sz="0" w:space="0" w:color="auto"/>
              </w:divBdr>
              <w:divsChild>
                <w:div w:id="698167428">
                  <w:marLeft w:val="0"/>
                  <w:marRight w:val="0"/>
                  <w:marTop w:val="0"/>
                  <w:marBottom w:val="0"/>
                  <w:divBdr>
                    <w:top w:val="none" w:sz="0" w:space="0" w:color="auto"/>
                    <w:left w:val="none" w:sz="0" w:space="0" w:color="auto"/>
                    <w:bottom w:val="none" w:sz="0" w:space="0" w:color="auto"/>
                    <w:right w:val="none" w:sz="0" w:space="0" w:color="auto"/>
                  </w:divBdr>
                  <w:divsChild>
                    <w:div w:id="6045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25480">
      <w:bodyDiv w:val="1"/>
      <w:marLeft w:val="0"/>
      <w:marRight w:val="0"/>
      <w:marTop w:val="0"/>
      <w:marBottom w:val="0"/>
      <w:divBdr>
        <w:top w:val="none" w:sz="0" w:space="0" w:color="auto"/>
        <w:left w:val="none" w:sz="0" w:space="0" w:color="auto"/>
        <w:bottom w:val="none" w:sz="0" w:space="0" w:color="auto"/>
        <w:right w:val="none" w:sz="0" w:space="0" w:color="auto"/>
      </w:divBdr>
    </w:div>
    <w:div w:id="1977098448">
      <w:bodyDiv w:val="1"/>
      <w:marLeft w:val="0"/>
      <w:marRight w:val="0"/>
      <w:marTop w:val="0"/>
      <w:marBottom w:val="0"/>
      <w:divBdr>
        <w:top w:val="none" w:sz="0" w:space="0" w:color="auto"/>
        <w:left w:val="none" w:sz="0" w:space="0" w:color="auto"/>
        <w:bottom w:val="none" w:sz="0" w:space="0" w:color="auto"/>
        <w:right w:val="none" w:sz="0" w:space="0" w:color="auto"/>
      </w:divBdr>
      <w:divsChild>
        <w:div w:id="833033714">
          <w:marLeft w:val="0"/>
          <w:marRight w:val="0"/>
          <w:marTop w:val="0"/>
          <w:marBottom w:val="0"/>
          <w:divBdr>
            <w:top w:val="none" w:sz="0" w:space="0" w:color="auto"/>
            <w:left w:val="none" w:sz="0" w:space="0" w:color="auto"/>
            <w:bottom w:val="none" w:sz="0" w:space="0" w:color="auto"/>
            <w:right w:val="none" w:sz="0" w:space="0" w:color="auto"/>
          </w:divBdr>
          <w:divsChild>
            <w:div w:id="123164676">
              <w:marLeft w:val="0"/>
              <w:marRight w:val="0"/>
              <w:marTop w:val="0"/>
              <w:marBottom w:val="0"/>
              <w:divBdr>
                <w:top w:val="none" w:sz="0" w:space="0" w:color="auto"/>
                <w:left w:val="none" w:sz="0" w:space="0" w:color="auto"/>
                <w:bottom w:val="none" w:sz="0" w:space="0" w:color="auto"/>
                <w:right w:val="none" w:sz="0" w:space="0" w:color="auto"/>
              </w:divBdr>
              <w:divsChild>
                <w:div w:id="34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37127">
      <w:bodyDiv w:val="1"/>
      <w:marLeft w:val="0"/>
      <w:marRight w:val="0"/>
      <w:marTop w:val="0"/>
      <w:marBottom w:val="0"/>
      <w:divBdr>
        <w:top w:val="none" w:sz="0" w:space="0" w:color="auto"/>
        <w:left w:val="none" w:sz="0" w:space="0" w:color="auto"/>
        <w:bottom w:val="none" w:sz="0" w:space="0" w:color="auto"/>
        <w:right w:val="none" w:sz="0" w:space="0" w:color="auto"/>
      </w:divBdr>
    </w:div>
    <w:div w:id="1978796853">
      <w:bodyDiv w:val="1"/>
      <w:marLeft w:val="0"/>
      <w:marRight w:val="0"/>
      <w:marTop w:val="0"/>
      <w:marBottom w:val="0"/>
      <w:divBdr>
        <w:top w:val="none" w:sz="0" w:space="0" w:color="auto"/>
        <w:left w:val="none" w:sz="0" w:space="0" w:color="auto"/>
        <w:bottom w:val="none" w:sz="0" w:space="0" w:color="auto"/>
        <w:right w:val="none" w:sz="0" w:space="0" w:color="auto"/>
      </w:divBdr>
    </w:div>
    <w:div w:id="1979415455">
      <w:bodyDiv w:val="1"/>
      <w:marLeft w:val="0"/>
      <w:marRight w:val="0"/>
      <w:marTop w:val="0"/>
      <w:marBottom w:val="0"/>
      <w:divBdr>
        <w:top w:val="none" w:sz="0" w:space="0" w:color="auto"/>
        <w:left w:val="none" w:sz="0" w:space="0" w:color="auto"/>
        <w:bottom w:val="none" w:sz="0" w:space="0" w:color="auto"/>
        <w:right w:val="none" w:sz="0" w:space="0" w:color="auto"/>
      </w:divBdr>
    </w:div>
    <w:div w:id="1980722699">
      <w:bodyDiv w:val="1"/>
      <w:marLeft w:val="0"/>
      <w:marRight w:val="0"/>
      <w:marTop w:val="0"/>
      <w:marBottom w:val="0"/>
      <w:divBdr>
        <w:top w:val="none" w:sz="0" w:space="0" w:color="auto"/>
        <w:left w:val="none" w:sz="0" w:space="0" w:color="auto"/>
        <w:bottom w:val="none" w:sz="0" w:space="0" w:color="auto"/>
        <w:right w:val="none" w:sz="0" w:space="0" w:color="auto"/>
      </w:divBdr>
    </w:div>
    <w:div w:id="1981618849">
      <w:bodyDiv w:val="1"/>
      <w:marLeft w:val="0"/>
      <w:marRight w:val="0"/>
      <w:marTop w:val="0"/>
      <w:marBottom w:val="0"/>
      <w:divBdr>
        <w:top w:val="none" w:sz="0" w:space="0" w:color="auto"/>
        <w:left w:val="none" w:sz="0" w:space="0" w:color="auto"/>
        <w:bottom w:val="none" w:sz="0" w:space="0" w:color="auto"/>
        <w:right w:val="none" w:sz="0" w:space="0" w:color="auto"/>
      </w:divBdr>
    </w:div>
    <w:div w:id="1985238535">
      <w:bodyDiv w:val="1"/>
      <w:marLeft w:val="0"/>
      <w:marRight w:val="0"/>
      <w:marTop w:val="0"/>
      <w:marBottom w:val="0"/>
      <w:divBdr>
        <w:top w:val="none" w:sz="0" w:space="0" w:color="auto"/>
        <w:left w:val="none" w:sz="0" w:space="0" w:color="auto"/>
        <w:bottom w:val="none" w:sz="0" w:space="0" w:color="auto"/>
        <w:right w:val="none" w:sz="0" w:space="0" w:color="auto"/>
      </w:divBdr>
      <w:divsChild>
        <w:div w:id="1459714923">
          <w:marLeft w:val="0"/>
          <w:marRight w:val="0"/>
          <w:marTop w:val="0"/>
          <w:marBottom w:val="0"/>
          <w:divBdr>
            <w:top w:val="none" w:sz="0" w:space="0" w:color="auto"/>
            <w:left w:val="none" w:sz="0" w:space="0" w:color="auto"/>
            <w:bottom w:val="none" w:sz="0" w:space="0" w:color="auto"/>
            <w:right w:val="none" w:sz="0" w:space="0" w:color="auto"/>
          </w:divBdr>
        </w:div>
        <w:div w:id="1869562972">
          <w:marLeft w:val="0"/>
          <w:marRight w:val="0"/>
          <w:marTop w:val="0"/>
          <w:marBottom w:val="0"/>
          <w:divBdr>
            <w:top w:val="none" w:sz="0" w:space="0" w:color="auto"/>
            <w:left w:val="none" w:sz="0" w:space="0" w:color="auto"/>
            <w:bottom w:val="none" w:sz="0" w:space="0" w:color="auto"/>
            <w:right w:val="none" w:sz="0" w:space="0" w:color="auto"/>
          </w:divBdr>
        </w:div>
        <w:div w:id="480853034">
          <w:marLeft w:val="0"/>
          <w:marRight w:val="0"/>
          <w:marTop w:val="0"/>
          <w:marBottom w:val="0"/>
          <w:divBdr>
            <w:top w:val="none" w:sz="0" w:space="0" w:color="auto"/>
            <w:left w:val="none" w:sz="0" w:space="0" w:color="auto"/>
            <w:bottom w:val="none" w:sz="0" w:space="0" w:color="auto"/>
            <w:right w:val="none" w:sz="0" w:space="0" w:color="auto"/>
          </w:divBdr>
        </w:div>
        <w:div w:id="1055591761">
          <w:marLeft w:val="0"/>
          <w:marRight w:val="0"/>
          <w:marTop w:val="0"/>
          <w:marBottom w:val="0"/>
          <w:divBdr>
            <w:top w:val="none" w:sz="0" w:space="0" w:color="auto"/>
            <w:left w:val="none" w:sz="0" w:space="0" w:color="auto"/>
            <w:bottom w:val="none" w:sz="0" w:space="0" w:color="auto"/>
            <w:right w:val="none" w:sz="0" w:space="0" w:color="auto"/>
          </w:divBdr>
        </w:div>
      </w:divsChild>
    </w:div>
    <w:div w:id="1987859402">
      <w:bodyDiv w:val="1"/>
      <w:marLeft w:val="0"/>
      <w:marRight w:val="0"/>
      <w:marTop w:val="0"/>
      <w:marBottom w:val="0"/>
      <w:divBdr>
        <w:top w:val="none" w:sz="0" w:space="0" w:color="auto"/>
        <w:left w:val="none" w:sz="0" w:space="0" w:color="auto"/>
        <w:bottom w:val="none" w:sz="0" w:space="0" w:color="auto"/>
        <w:right w:val="none" w:sz="0" w:space="0" w:color="auto"/>
      </w:divBdr>
      <w:divsChild>
        <w:div w:id="1814902557">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sChild>
                <w:div w:id="20738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584">
      <w:bodyDiv w:val="1"/>
      <w:marLeft w:val="0"/>
      <w:marRight w:val="0"/>
      <w:marTop w:val="0"/>
      <w:marBottom w:val="0"/>
      <w:divBdr>
        <w:top w:val="none" w:sz="0" w:space="0" w:color="auto"/>
        <w:left w:val="none" w:sz="0" w:space="0" w:color="auto"/>
        <w:bottom w:val="none" w:sz="0" w:space="0" w:color="auto"/>
        <w:right w:val="none" w:sz="0" w:space="0" w:color="auto"/>
      </w:divBdr>
      <w:divsChild>
        <w:div w:id="1487236403">
          <w:marLeft w:val="0"/>
          <w:marRight w:val="0"/>
          <w:marTop w:val="0"/>
          <w:marBottom w:val="0"/>
          <w:divBdr>
            <w:top w:val="none" w:sz="0" w:space="0" w:color="auto"/>
            <w:left w:val="none" w:sz="0" w:space="0" w:color="auto"/>
            <w:bottom w:val="none" w:sz="0" w:space="0" w:color="auto"/>
            <w:right w:val="none" w:sz="0" w:space="0" w:color="auto"/>
          </w:divBdr>
          <w:divsChild>
            <w:div w:id="2051999683">
              <w:marLeft w:val="0"/>
              <w:marRight w:val="0"/>
              <w:marTop w:val="0"/>
              <w:marBottom w:val="0"/>
              <w:divBdr>
                <w:top w:val="none" w:sz="0" w:space="0" w:color="auto"/>
                <w:left w:val="none" w:sz="0" w:space="0" w:color="auto"/>
                <w:bottom w:val="none" w:sz="0" w:space="0" w:color="auto"/>
                <w:right w:val="none" w:sz="0" w:space="0" w:color="auto"/>
              </w:divBdr>
              <w:divsChild>
                <w:div w:id="744254972">
                  <w:marLeft w:val="0"/>
                  <w:marRight w:val="0"/>
                  <w:marTop w:val="0"/>
                  <w:marBottom w:val="0"/>
                  <w:divBdr>
                    <w:top w:val="none" w:sz="0" w:space="0" w:color="auto"/>
                    <w:left w:val="none" w:sz="0" w:space="0" w:color="auto"/>
                    <w:bottom w:val="none" w:sz="0" w:space="0" w:color="auto"/>
                    <w:right w:val="none" w:sz="0" w:space="0" w:color="auto"/>
                  </w:divBdr>
                  <w:divsChild>
                    <w:div w:id="13029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3970">
      <w:bodyDiv w:val="1"/>
      <w:marLeft w:val="0"/>
      <w:marRight w:val="0"/>
      <w:marTop w:val="0"/>
      <w:marBottom w:val="0"/>
      <w:divBdr>
        <w:top w:val="none" w:sz="0" w:space="0" w:color="auto"/>
        <w:left w:val="none" w:sz="0" w:space="0" w:color="auto"/>
        <w:bottom w:val="none" w:sz="0" w:space="0" w:color="auto"/>
        <w:right w:val="none" w:sz="0" w:space="0" w:color="auto"/>
      </w:divBdr>
    </w:div>
    <w:div w:id="1998873174">
      <w:bodyDiv w:val="1"/>
      <w:marLeft w:val="0"/>
      <w:marRight w:val="0"/>
      <w:marTop w:val="0"/>
      <w:marBottom w:val="0"/>
      <w:divBdr>
        <w:top w:val="none" w:sz="0" w:space="0" w:color="auto"/>
        <w:left w:val="none" w:sz="0" w:space="0" w:color="auto"/>
        <w:bottom w:val="none" w:sz="0" w:space="0" w:color="auto"/>
        <w:right w:val="none" w:sz="0" w:space="0" w:color="auto"/>
      </w:divBdr>
      <w:divsChild>
        <w:div w:id="564410625">
          <w:marLeft w:val="0"/>
          <w:marRight w:val="0"/>
          <w:marTop w:val="0"/>
          <w:marBottom w:val="0"/>
          <w:divBdr>
            <w:top w:val="none" w:sz="0" w:space="0" w:color="auto"/>
            <w:left w:val="none" w:sz="0" w:space="0" w:color="auto"/>
            <w:bottom w:val="none" w:sz="0" w:space="0" w:color="auto"/>
            <w:right w:val="none" w:sz="0" w:space="0" w:color="auto"/>
          </w:divBdr>
          <w:divsChild>
            <w:div w:id="1636250218">
              <w:marLeft w:val="0"/>
              <w:marRight w:val="0"/>
              <w:marTop w:val="0"/>
              <w:marBottom w:val="0"/>
              <w:divBdr>
                <w:top w:val="none" w:sz="0" w:space="0" w:color="auto"/>
                <w:left w:val="none" w:sz="0" w:space="0" w:color="auto"/>
                <w:bottom w:val="none" w:sz="0" w:space="0" w:color="auto"/>
                <w:right w:val="none" w:sz="0" w:space="0" w:color="auto"/>
              </w:divBdr>
              <w:divsChild>
                <w:div w:id="1440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30483">
      <w:bodyDiv w:val="1"/>
      <w:marLeft w:val="0"/>
      <w:marRight w:val="0"/>
      <w:marTop w:val="0"/>
      <w:marBottom w:val="0"/>
      <w:divBdr>
        <w:top w:val="none" w:sz="0" w:space="0" w:color="auto"/>
        <w:left w:val="none" w:sz="0" w:space="0" w:color="auto"/>
        <w:bottom w:val="none" w:sz="0" w:space="0" w:color="auto"/>
        <w:right w:val="none" w:sz="0" w:space="0" w:color="auto"/>
      </w:divBdr>
    </w:div>
    <w:div w:id="2002585718">
      <w:bodyDiv w:val="1"/>
      <w:marLeft w:val="0"/>
      <w:marRight w:val="0"/>
      <w:marTop w:val="0"/>
      <w:marBottom w:val="0"/>
      <w:divBdr>
        <w:top w:val="none" w:sz="0" w:space="0" w:color="auto"/>
        <w:left w:val="none" w:sz="0" w:space="0" w:color="auto"/>
        <w:bottom w:val="none" w:sz="0" w:space="0" w:color="auto"/>
        <w:right w:val="none" w:sz="0" w:space="0" w:color="auto"/>
      </w:divBdr>
    </w:div>
    <w:div w:id="2008240783">
      <w:bodyDiv w:val="1"/>
      <w:marLeft w:val="0"/>
      <w:marRight w:val="0"/>
      <w:marTop w:val="0"/>
      <w:marBottom w:val="0"/>
      <w:divBdr>
        <w:top w:val="none" w:sz="0" w:space="0" w:color="auto"/>
        <w:left w:val="none" w:sz="0" w:space="0" w:color="auto"/>
        <w:bottom w:val="none" w:sz="0" w:space="0" w:color="auto"/>
        <w:right w:val="none" w:sz="0" w:space="0" w:color="auto"/>
      </w:divBdr>
      <w:divsChild>
        <w:div w:id="1243224300">
          <w:marLeft w:val="0"/>
          <w:marRight w:val="0"/>
          <w:marTop w:val="0"/>
          <w:marBottom w:val="0"/>
          <w:divBdr>
            <w:top w:val="none" w:sz="0" w:space="0" w:color="auto"/>
            <w:left w:val="none" w:sz="0" w:space="0" w:color="auto"/>
            <w:bottom w:val="none" w:sz="0" w:space="0" w:color="auto"/>
            <w:right w:val="none" w:sz="0" w:space="0" w:color="auto"/>
          </w:divBdr>
        </w:div>
        <w:div w:id="806361897">
          <w:marLeft w:val="0"/>
          <w:marRight w:val="0"/>
          <w:marTop w:val="0"/>
          <w:marBottom w:val="0"/>
          <w:divBdr>
            <w:top w:val="none" w:sz="0" w:space="0" w:color="auto"/>
            <w:left w:val="none" w:sz="0" w:space="0" w:color="auto"/>
            <w:bottom w:val="none" w:sz="0" w:space="0" w:color="auto"/>
            <w:right w:val="none" w:sz="0" w:space="0" w:color="auto"/>
          </w:divBdr>
        </w:div>
      </w:divsChild>
    </w:div>
    <w:div w:id="2008442008">
      <w:bodyDiv w:val="1"/>
      <w:marLeft w:val="0"/>
      <w:marRight w:val="0"/>
      <w:marTop w:val="0"/>
      <w:marBottom w:val="0"/>
      <w:divBdr>
        <w:top w:val="none" w:sz="0" w:space="0" w:color="auto"/>
        <w:left w:val="none" w:sz="0" w:space="0" w:color="auto"/>
        <w:bottom w:val="none" w:sz="0" w:space="0" w:color="auto"/>
        <w:right w:val="none" w:sz="0" w:space="0" w:color="auto"/>
      </w:divBdr>
    </w:div>
    <w:div w:id="2017996277">
      <w:bodyDiv w:val="1"/>
      <w:marLeft w:val="0"/>
      <w:marRight w:val="0"/>
      <w:marTop w:val="0"/>
      <w:marBottom w:val="0"/>
      <w:divBdr>
        <w:top w:val="none" w:sz="0" w:space="0" w:color="auto"/>
        <w:left w:val="none" w:sz="0" w:space="0" w:color="auto"/>
        <w:bottom w:val="none" w:sz="0" w:space="0" w:color="auto"/>
        <w:right w:val="none" w:sz="0" w:space="0" w:color="auto"/>
      </w:divBdr>
    </w:div>
    <w:div w:id="2018464582">
      <w:bodyDiv w:val="1"/>
      <w:marLeft w:val="0"/>
      <w:marRight w:val="0"/>
      <w:marTop w:val="0"/>
      <w:marBottom w:val="0"/>
      <w:divBdr>
        <w:top w:val="none" w:sz="0" w:space="0" w:color="auto"/>
        <w:left w:val="none" w:sz="0" w:space="0" w:color="auto"/>
        <w:bottom w:val="none" w:sz="0" w:space="0" w:color="auto"/>
        <w:right w:val="none" w:sz="0" w:space="0" w:color="auto"/>
      </w:divBdr>
      <w:divsChild>
        <w:div w:id="1727338994">
          <w:marLeft w:val="0"/>
          <w:marRight w:val="0"/>
          <w:marTop w:val="0"/>
          <w:marBottom w:val="0"/>
          <w:divBdr>
            <w:top w:val="none" w:sz="0" w:space="0" w:color="auto"/>
            <w:left w:val="none" w:sz="0" w:space="0" w:color="auto"/>
            <w:bottom w:val="none" w:sz="0" w:space="0" w:color="auto"/>
            <w:right w:val="none" w:sz="0" w:space="0" w:color="auto"/>
          </w:divBdr>
          <w:divsChild>
            <w:div w:id="402023373">
              <w:marLeft w:val="0"/>
              <w:marRight w:val="0"/>
              <w:marTop w:val="0"/>
              <w:marBottom w:val="0"/>
              <w:divBdr>
                <w:top w:val="none" w:sz="0" w:space="0" w:color="auto"/>
                <w:left w:val="none" w:sz="0" w:space="0" w:color="auto"/>
                <w:bottom w:val="none" w:sz="0" w:space="0" w:color="auto"/>
                <w:right w:val="none" w:sz="0" w:space="0" w:color="auto"/>
              </w:divBdr>
              <w:divsChild>
                <w:div w:id="1512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40099">
      <w:bodyDiv w:val="1"/>
      <w:marLeft w:val="0"/>
      <w:marRight w:val="0"/>
      <w:marTop w:val="0"/>
      <w:marBottom w:val="0"/>
      <w:divBdr>
        <w:top w:val="none" w:sz="0" w:space="0" w:color="auto"/>
        <w:left w:val="none" w:sz="0" w:space="0" w:color="auto"/>
        <w:bottom w:val="none" w:sz="0" w:space="0" w:color="auto"/>
        <w:right w:val="none" w:sz="0" w:space="0" w:color="auto"/>
      </w:divBdr>
      <w:divsChild>
        <w:div w:id="770471664">
          <w:marLeft w:val="0"/>
          <w:marRight w:val="0"/>
          <w:marTop w:val="0"/>
          <w:marBottom w:val="0"/>
          <w:divBdr>
            <w:top w:val="none" w:sz="0" w:space="0" w:color="auto"/>
            <w:left w:val="none" w:sz="0" w:space="0" w:color="auto"/>
            <w:bottom w:val="none" w:sz="0" w:space="0" w:color="auto"/>
            <w:right w:val="none" w:sz="0" w:space="0" w:color="auto"/>
          </w:divBdr>
          <w:divsChild>
            <w:div w:id="1129398031">
              <w:marLeft w:val="0"/>
              <w:marRight w:val="0"/>
              <w:marTop w:val="0"/>
              <w:marBottom w:val="0"/>
              <w:divBdr>
                <w:top w:val="none" w:sz="0" w:space="0" w:color="auto"/>
                <w:left w:val="none" w:sz="0" w:space="0" w:color="auto"/>
                <w:bottom w:val="none" w:sz="0" w:space="0" w:color="auto"/>
                <w:right w:val="none" w:sz="0" w:space="0" w:color="auto"/>
              </w:divBdr>
              <w:divsChild>
                <w:div w:id="2109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6399">
      <w:bodyDiv w:val="1"/>
      <w:marLeft w:val="0"/>
      <w:marRight w:val="0"/>
      <w:marTop w:val="0"/>
      <w:marBottom w:val="0"/>
      <w:divBdr>
        <w:top w:val="none" w:sz="0" w:space="0" w:color="auto"/>
        <w:left w:val="none" w:sz="0" w:space="0" w:color="auto"/>
        <w:bottom w:val="none" w:sz="0" w:space="0" w:color="auto"/>
        <w:right w:val="none" w:sz="0" w:space="0" w:color="auto"/>
      </w:divBdr>
    </w:div>
    <w:div w:id="2019118164">
      <w:bodyDiv w:val="1"/>
      <w:marLeft w:val="0"/>
      <w:marRight w:val="0"/>
      <w:marTop w:val="0"/>
      <w:marBottom w:val="0"/>
      <w:divBdr>
        <w:top w:val="none" w:sz="0" w:space="0" w:color="auto"/>
        <w:left w:val="none" w:sz="0" w:space="0" w:color="auto"/>
        <w:bottom w:val="none" w:sz="0" w:space="0" w:color="auto"/>
        <w:right w:val="none" w:sz="0" w:space="0" w:color="auto"/>
      </w:divBdr>
      <w:divsChild>
        <w:div w:id="1512600404">
          <w:marLeft w:val="0"/>
          <w:marRight w:val="0"/>
          <w:marTop w:val="0"/>
          <w:marBottom w:val="0"/>
          <w:divBdr>
            <w:top w:val="none" w:sz="0" w:space="0" w:color="auto"/>
            <w:left w:val="none" w:sz="0" w:space="0" w:color="auto"/>
            <w:bottom w:val="none" w:sz="0" w:space="0" w:color="auto"/>
            <w:right w:val="none" w:sz="0" w:space="0" w:color="auto"/>
          </w:divBdr>
          <w:divsChild>
            <w:div w:id="608241106">
              <w:marLeft w:val="0"/>
              <w:marRight w:val="0"/>
              <w:marTop w:val="0"/>
              <w:marBottom w:val="0"/>
              <w:divBdr>
                <w:top w:val="none" w:sz="0" w:space="0" w:color="auto"/>
                <w:left w:val="none" w:sz="0" w:space="0" w:color="auto"/>
                <w:bottom w:val="none" w:sz="0" w:space="0" w:color="auto"/>
                <w:right w:val="none" w:sz="0" w:space="0" w:color="auto"/>
              </w:divBdr>
              <w:divsChild>
                <w:div w:id="2166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1156">
      <w:bodyDiv w:val="1"/>
      <w:marLeft w:val="0"/>
      <w:marRight w:val="0"/>
      <w:marTop w:val="0"/>
      <w:marBottom w:val="0"/>
      <w:divBdr>
        <w:top w:val="none" w:sz="0" w:space="0" w:color="auto"/>
        <w:left w:val="none" w:sz="0" w:space="0" w:color="auto"/>
        <w:bottom w:val="none" w:sz="0" w:space="0" w:color="auto"/>
        <w:right w:val="none" w:sz="0" w:space="0" w:color="auto"/>
      </w:divBdr>
      <w:divsChild>
        <w:div w:id="1176388152">
          <w:marLeft w:val="0"/>
          <w:marRight w:val="0"/>
          <w:marTop w:val="0"/>
          <w:marBottom w:val="0"/>
          <w:divBdr>
            <w:top w:val="none" w:sz="0" w:space="0" w:color="auto"/>
            <w:left w:val="none" w:sz="0" w:space="0" w:color="auto"/>
            <w:bottom w:val="none" w:sz="0" w:space="0" w:color="auto"/>
            <w:right w:val="none" w:sz="0" w:space="0" w:color="auto"/>
          </w:divBdr>
          <w:divsChild>
            <w:div w:id="794102176">
              <w:marLeft w:val="0"/>
              <w:marRight w:val="0"/>
              <w:marTop w:val="0"/>
              <w:marBottom w:val="0"/>
              <w:divBdr>
                <w:top w:val="none" w:sz="0" w:space="0" w:color="auto"/>
                <w:left w:val="none" w:sz="0" w:space="0" w:color="auto"/>
                <w:bottom w:val="none" w:sz="0" w:space="0" w:color="auto"/>
                <w:right w:val="none" w:sz="0" w:space="0" w:color="auto"/>
              </w:divBdr>
              <w:divsChild>
                <w:div w:id="746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264">
      <w:bodyDiv w:val="1"/>
      <w:marLeft w:val="0"/>
      <w:marRight w:val="0"/>
      <w:marTop w:val="0"/>
      <w:marBottom w:val="0"/>
      <w:divBdr>
        <w:top w:val="none" w:sz="0" w:space="0" w:color="auto"/>
        <w:left w:val="none" w:sz="0" w:space="0" w:color="auto"/>
        <w:bottom w:val="none" w:sz="0" w:space="0" w:color="auto"/>
        <w:right w:val="none" w:sz="0" w:space="0" w:color="auto"/>
      </w:divBdr>
    </w:div>
    <w:div w:id="2026591022">
      <w:bodyDiv w:val="1"/>
      <w:marLeft w:val="0"/>
      <w:marRight w:val="0"/>
      <w:marTop w:val="0"/>
      <w:marBottom w:val="0"/>
      <w:divBdr>
        <w:top w:val="none" w:sz="0" w:space="0" w:color="auto"/>
        <w:left w:val="none" w:sz="0" w:space="0" w:color="auto"/>
        <w:bottom w:val="none" w:sz="0" w:space="0" w:color="auto"/>
        <w:right w:val="none" w:sz="0" w:space="0" w:color="auto"/>
      </w:divBdr>
    </w:div>
    <w:div w:id="2028209790">
      <w:bodyDiv w:val="1"/>
      <w:marLeft w:val="0"/>
      <w:marRight w:val="0"/>
      <w:marTop w:val="0"/>
      <w:marBottom w:val="0"/>
      <w:divBdr>
        <w:top w:val="none" w:sz="0" w:space="0" w:color="auto"/>
        <w:left w:val="none" w:sz="0" w:space="0" w:color="auto"/>
        <w:bottom w:val="none" w:sz="0" w:space="0" w:color="auto"/>
        <w:right w:val="none" w:sz="0" w:space="0" w:color="auto"/>
      </w:divBdr>
    </w:div>
    <w:div w:id="2031566101">
      <w:bodyDiv w:val="1"/>
      <w:marLeft w:val="0"/>
      <w:marRight w:val="0"/>
      <w:marTop w:val="0"/>
      <w:marBottom w:val="0"/>
      <w:divBdr>
        <w:top w:val="none" w:sz="0" w:space="0" w:color="auto"/>
        <w:left w:val="none" w:sz="0" w:space="0" w:color="auto"/>
        <w:bottom w:val="none" w:sz="0" w:space="0" w:color="auto"/>
        <w:right w:val="none" w:sz="0" w:space="0" w:color="auto"/>
      </w:divBdr>
    </w:div>
    <w:div w:id="2034568906">
      <w:bodyDiv w:val="1"/>
      <w:marLeft w:val="0"/>
      <w:marRight w:val="0"/>
      <w:marTop w:val="0"/>
      <w:marBottom w:val="0"/>
      <w:divBdr>
        <w:top w:val="none" w:sz="0" w:space="0" w:color="auto"/>
        <w:left w:val="none" w:sz="0" w:space="0" w:color="auto"/>
        <w:bottom w:val="none" w:sz="0" w:space="0" w:color="auto"/>
        <w:right w:val="none" w:sz="0" w:space="0" w:color="auto"/>
      </w:divBdr>
    </w:div>
    <w:div w:id="2038118774">
      <w:bodyDiv w:val="1"/>
      <w:marLeft w:val="0"/>
      <w:marRight w:val="0"/>
      <w:marTop w:val="0"/>
      <w:marBottom w:val="0"/>
      <w:divBdr>
        <w:top w:val="none" w:sz="0" w:space="0" w:color="auto"/>
        <w:left w:val="none" w:sz="0" w:space="0" w:color="auto"/>
        <w:bottom w:val="none" w:sz="0" w:space="0" w:color="auto"/>
        <w:right w:val="none" w:sz="0" w:space="0" w:color="auto"/>
      </w:divBdr>
    </w:div>
    <w:div w:id="2038919619">
      <w:bodyDiv w:val="1"/>
      <w:marLeft w:val="0"/>
      <w:marRight w:val="0"/>
      <w:marTop w:val="0"/>
      <w:marBottom w:val="0"/>
      <w:divBdr>
        <w:top w:val="none" w:sz="0" w:space="0" w:color="auto"/>
        <w:left w:val="none" w:sz="0" w:space="0" w:color="auto"/>
        <w:bottom w:val="none" w:sz="0" w:space="0" w:color="auto"/>
        <w:right w:val="none" w:sz="0" w:space="0" w:color="auto"/>
      </w:divBdr>
    </w:div>
    <w:div w:id="2041665021">
      <w:bodyDiv w:val="1"/>
      <w:marLeft w:val="0"/>
      <w:marRight w:val="0"/>
      <w:marTop w:val="0"/>
      <w:marBottom w:val="0"/>
      <w:divBdr>
        <w:top w:val="none" w:sz="0" w:space="0" w:color="auto"/>
        <w:left w:val="none" w:sz="0" w:space="0" w:color="auto"/>
        <w:bottom w:val="none" w:sz="0" w:space="0" w:color="auto"/>
        <w:right w:val="none" w:sz="0" w:space="0" w:color="auto"/>
      </w:divBdr>
    </w:div>
    <w:div w:id="2043555286">
      <w:bodyDiv w:val="1"/>
      <w:marLeft w:val="0"/>
      <w:marRight w:val="0"/>
      <w:marTop w:val="0"/>
      <w:marBottom w:val="0"/>
      <w:divBdr>
        <w:top w:val="none" w:sz="0" w:space="0" w:color="auto"/>
        <w:left w:val="none" w:sz="0" w:space="0" w:color="auto"/>
        <w:bottom w:val="none" w:sz="0" w:space="0" w:color="auto"/>
        <w:right w:val="none" w:sz="0" w:space="0" w:color="auto"/>
      </w:divBdr>
    </w:div>
    <w:div w:id="2044015184">
      <w:bodyDiv w:val="1"/>
      <w:marLeft w:val="0"/>
      <w:marRight w:val="0"/>
      <w:marTop w:val="0"/>
      <w:marBottom w:val="0"/>
      <w:divBdr>
        <w:top w:val="none" w:sz="0" w:space="0" w:color="auto"/>
        <w:left w:val="none" w:sz="0" w:space="0" w:color="auto"/>
        <w:bottom w:val="none" w:sz="0" w:space="0" w:color="auto"/>
        <w:right w:val="none" w:sz="0" w:space="0" w:color="auto"/>
      </w:divBdr>
    </w:div>
    <w:div w:id="2044865683">
      <w:bodyDiv w:val="1"/>
      <w:marLeft w:val="0"/>
      <w:marRight w:val="0"/>
      <w:marTop w:val="0"/>
      <w:marBottom w:val="0"/>
      <w:divBdr>
        <w:top w:val="none" w:sz="0" w:space="0" w:color="auto"/>
        <w:left w:val="none" w:sz="0" w:space="0" w:color="auto"/>
        <w:bottom w:val="none" w:sz="0" w:space="0" w:color="auto"/>
        <w:right w:val="none" w:sz="0" w:space="0" w:color="auto"/>
      </w:divBdr>
    </w:div>
    <w:div w:id="2045404463">
      <w:bodyDiv w:val="1"/>
      <w:marLeft w:val="0"/>
      <w:marRight w:val="0"/>
      <w:marTop w:val="0"/>
      <w:marBottom w:val="0"/>
      <w:divBdr>
        <w:top w:val="none" w:sz="0" w:space="0" w:color="auto"/>
        <w:left w:val="none" w:sz="0" w:space="0" w:color="auto"/>
        <w:bottom w:val="none" w:sz="0" w:space="0" w:color="auto"/>
        <w:right w:val="none" w:sz="0" w:space="0" w:color="auto"/>
      </w:divBdr>
    </w:div>
    <w:div w:id="2047675763">
      <w:bodyDiv w:val="1"/>
      <w:marLeft w:val="0"/>
      <w:marRight w:val="0"/>
      <w:marTop w:val="0"/>
      <w:marBottom w:val="0"/>
      <w:divBdr>
        <w:top w:val="none" w:sz="0" w:space="0" w:color="auto"/>
        <w:left w:val="none" w:sz="0" w:space="0" w:color="auto"/>
        <w:bottom w:val="none" w:sz="0" w:space="0" w:color="auto"/>
        <w:right w:val="none" w:sz="0" w:space="0" w:color="auto"/>
      </w:divBdr>
    </w:div>
    <w:div w:id="2052606592">
      <w:bodyDiv w:val="1"/>
      <w:marLeft w:val="0"/>
      <w:marRight w:val="0"/>
      <w:marTop w:val="0"/>
      <w:marBottom w:val="0"/>
      <w:divBdr>
        <w:top w:val="none" w:sz="0" w:space="0" w:color="auto"/>
        <w:left w:val="none" w:sz="0" w:space="0" w:color="auto"/>
        <w:bottom w:val="none" w:sz="0" w:space="0" w:color="auto"/>
        <w:right w:val="none" w:sz="0" w:space="0" w:color="auto"/>
      </w:divBdr>
      <w:divsChild>
        <w:div w:id="1246379632">
          <w:marLeft w:val="0"/>
          <w:marRight w:val="0"/>
          <w:marTop w:val="0"/>
          <w:marBottom w:val="0"/>
          <w:divBdr>
            <w:top w:val="none" w:sz="0" w:space="0" w:color="auto"/>
            <w:left w:val="none" w:sz="0" w:space="0" w:color="auto"/>
            <w:bottom w:val="none" w:sz="0" w:space="0" w:color="auto"/>
            <w:right w:val="none" w:sz="0" w:space="0" w:color="auto"/>
          </w:divBdr>
          <w:divsChild>
            <w:div w:id="361442222">
              <w:marLeft w:val="0"/>
              <w:marRight w:val="0"/>
              <w:marTop w:val="0"/>
              <w:marBottom w:val="0"/>
              <w:divBdr>
                <w:top w:val="none" w:sz="0" w:space="0" w:color="auto"/>
                <w:left w:val="none" w:sz="0" w:space="0" w:color="auto"/>
                <w:bottom w:val="none" w:sz="0" w:space="0" w:color="auto"/>
                <w:right w:val="none" w:sz="0" w:space="0" w:color="auto"/>
              </w:divBdr>
              <w:divsChild>
                <w:div w:id="2054184930">
                  <w:marLeft w:val="0"/>
                  <w:marRight w:val="0"/>
                  <w:marTop w:val="0"/>
                  <w:marBottom w:val="0"/>
                  <w:divBdr>
                    <w:top w:val="none" w:sz="0" w:space="0" w:color="auto"/>
                    <w:left w:val="none" w:sz="0" w:space="0" w:color="auto"/>
                    <w:bottom w:val="none" w:sz="0" w:space="0" w:color="auto"/>
                    <w:right w:val="none" w:sz="0" w:space="0" w:color="auto"/>
                  </w:divBdr>
                  <w:divsChild>
                    <w:div w:id="10229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97922">
      <w:bodyDiv w:val="1"/>
      <w:marLeft w:val="0"/>
      <w:marRight w:val="0"/>
      <w:marTop w:val="0"/>
      <w:marBottom w:val="0"/>
      <w:divBdr>
        <w:top w:val="none" w:sz="0" w:space="0" w:color="auto"/>
        <w:left w:val="none" w:sz="0" w:space="0" w:color="auto"/>
        <w:bottom w:val="none" w:sz="0" w:space="0" w:color="auto"/>
        <w:right w:val="none" w:sz="0" w:space="0" w:color="auto"/>
      </w:divBdr>
    </w:div>
    <w:div w:id="2052805038">
      <w:bodyDiv w:val="1"/>
      <w:marLeft w:val="0"/>
      <w:marRight w:val="0"/>
      <w:marTop w:val="0"/>
      <w:marBottom w:val="0"/>
      <w:divBdr>
        <w:top w:val="none" w:sz="0" w:space="0" w:color="auto"/>
        <w:left w:val="none" w:sz="0" w:space="0" w:color="auto"/>
        <w:bottom w:val="none" w:sz="0" w:space="0" w:color="auto"/>
        <w:right w:val="none" w:sz="0" w:space="0" w:color="auto"/>
      </w:divBdr>
      <w:divsChild>
        <w:div w:id="1700013575">
          <w:marLeft w:val="0"/>
          <w:marRight w:val="0"/>
          <w:marTop w:val="60"/>
          <w:marBottom w:val="255"/>
          <w:divBdr>
            <w:top w:val="none" w:sz="0" w:space="0" w:color="auto"/>
            <w:left w:val="none" w:sz="0" w:space="0" w:color="auto"/>
            <w:bottom w:val="none" w:sz="0" w:space="0" w:color="auto"/>
            <w:right w:val="none" w:sz="0" w:space="0" w:color="auto"/>
          </w:divBdr>
          <w:divsChild>
            <w:div w:id="1360205468">
              <w:marLeft w:val="0"/>
              <w:marRight w:val="0"/>
              <w:marTop w:val="0"/>
              <w:marBottom w:val="0"/>
              <w:divBdr>
                <w:top w:val="none" w:sz="0" w:space="0" w:color="auto"/>
                <w:left w:val="none" w:sz="0" w:space="0" w:color="auto"/>
                <w:bottom w:val="none" w:sz="0" w:space="0" w:color="auto"/>
                <w:right w:val="none" w:sz="0" w:space="0" w:color="auto"/>
              </w:divBdr>
              <w:divsChild>
                <w:div w:id="192424955">
                  <w:marLeft w:val="0"/>
                  <w:marRight w:val="0"/>
                  <w:marTop w:val="0"/>
                  <w:marBottom w:val="0"/>
                  <w:divBdr>
                    <w:top w:val="none" w:sz="0" w:space="0" w:color="auto"/>
                    <w:left w:val="none" w:sz="0" w:space="0" w:color="auto"/>
                    <w:bottom w:val="none" w:sz="0" w:space="0" w:color="auto"/>
                    <w:right w:val="none" w:sz="0" w:space="0" w:color="auto"/>
                  </w:divBdr>
                  <w:divsChild>
                    <w:div w:id="1209368165">
                      <w:marLeft w:val="0"/>
                      <w:marRight w:val="0"/>
                      <w:marTop w:val="0"/>
                      <w:marBottom w:val="0"/>
                      <w:divBdr>
                        <w:top w:val="none" w:sz="0" w:space="0" w:color="auto"/>
                        <w:left w:val="none" w:sz="0" w:space="0" w:color="auto"/>
                        <w:bottom w:val="none" w:sz="0" w:space="0" w:color="auto"/>
                        <w:right w:val="none" w:sz="0" w:space="0" w:color="auto"/>
                      </w:divBdr>
                      <w:divsChild>
                        <w:div w:id="637883917">
                          <w:marLeft w:val="0"/>
                          <w:marRight w:val="0"/>
                          <w:marTop w:val="0"/>
                          <w:marBottom w:val="0"/>
                          <w:divBdr>
                            <w:top w:val="none" w:sz="0" w:space="0" w:color="auto"/>
                            <w:left w:val="none" w:sz="0" w:space="0" w:color="auto"/>
                            <w:bottom w:val="none" w:sz="0" w:space="0" w:color="auto"/>
                            <w:right w:val="none" w:sz="0" w:space="0" w:color="auto"/>
                          </w:divBdr>
                          <w:divsChild>
                            <w:div w:id="1816944994">
                              <w:marLeft w:val="0"/>
                              <w:marRight w:val="0"/>
                              <w:marTop w:val="0"/>
                              <w:marBottom w:val="0"/>
                              <w:divBdr>
                                <w:top w:val="none" w:sz="0" w:space="0" w:color="auto"/>
                                <w:left w:val="none" w:sz="0" w:space="0" w:color="auto"/>
                                <w:bottom w:val="none" w:sz="0" w:space="0" w:color="auto"/>
                                <w:right w:val="none" w:sz="0" w:space="0" w:color="auto"/>
                              </w:divBdr>
                              <w:divsChild>
                                <w:div w:id="1555388949">
                                  <w:marLeft w:val="0"/>
                                  <w:marRight w:val="0"/>
                                  <w:marTop w:val="0"/>
                                  <w:marBottom w:val="0"/>
                                  <w:divBdr>
                                    <w:top w:val="none" w:sz="0" w:space="0" w:color="auto"/>
                                    <w:left w:val="none" w:sz="0" w:space="0" w:color="auto"/>
                                    <w:bottom w:val="none" w:sz="0" w:space="0" w:color="auto"/>
                                    <w:right w:val="none" w:sz="0" w:space="0" w:color="auto"/>
                                  </w:divBdr>
                                  <w:divsChild>
                                    <w:div w:id="58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1107">
                              <w:marLeft w:val="0"/>
                              <w:marRight w:val="0"/>
                              <w:marTop w:val="0"/>
                              <w:marBottom w:val="0"/>
                              <w:divBdr>
                                <w:top w:val="none" w:sz="0" w:space="0" w:color="auto"/>
                                <w:left w:val="none" w:sz="0" w:space="0" w:color="auto"/>
                                <w:bottom w:val="none" w:sz="0" w:space="0" w:color="auto"/>
                                <w:right w:val="none" w:sz="0" w:space="0" w:color="auto"/>
                              </w:divBdr>
                              <w:divsChild>
                                <w:div w:id="1859658064">
                                  <w:marLeft w:val="0"/>
                                  <w:marRight w:val="0"/>
                                  <w:marTop w:val="0"/>
                                  <w:marBottom w:val="0"/>
                                  <w:divBdr>
                                    <w:top w:val="none" w:sz="0" w:space="0" w:color="auto"/>
                                    <w:left w:val="none" w:sz="0" w:space="0" w:color="auto"/>
                                    <w:bottom w:val="none" w:sz="0" w:space="0" w:color="auto"/>
                                    <w:right w:val="none" w:sz="0" w:space="0" w:color="auto"/>
                                  </w:divBdr>
                                  <w:divsChild>
                                    <w:div w:id="1425513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799441">
      <w:bodyDiv w:val="1"/>
      <w:marLeft w:val="0"/>
      <w:marRight w:val="0"/>
      <w:marTop w:val="0"/>
      <w:marBottom w:val="0"/>
      <w:divBdr>
        <w:top w:val="none" w:sz="0" w:space="0" w:color="auto"/>
        <w:left w:val="none" w:sz="0" w:space="0" w:color="auto"/>
        <w:bottom w:val="none" w:sz="0" w:space="0" w:color="auto"/>
        <w:right w:val="none" w:sz="0" w:space="0" w:color="auto"/>
      </w:divBdr>
    </w:div>
    <w:div w:id="2053847839">
      <w:bodyDiv w:val="1"/>
      <w:marLeft w:val="0"/>
      <w:marRight w:val="0"/>
      <w:marTop w:val="0"/>
      <w:marBottom w:val="0"/>
      <w:divBdr>
        <w:top w:val="none" w:sz="0" w:space="0" w:color="auto"/>
        <w:left w:val="none" w:sz="0" w:space="0" w:color="auto"/>
        <w:bottom w:val="none" w:sz="0" w:space="0" w:color="auto"/>
        <w:right w:val="none" w:sz="0" w:space="0" w:color="auto"/>
      </w:divBdr>
      <w:divsChild>
        <w:div w:id="803235970">
          <w:marLeft w:val="0"/>
          <w:marRight w:val="0"/>
          <w:marTop w:val="0"/>
          <w:marBottom w:val="0"/>
          <w:divBdr>
            <w:top w:val="none" w:sz="0" w:space="0" w:color="auto"/>
            <w:left w:val="none" w:sz="0" w:space="0" w:color="auto"/>
            <w:bottom w:val="none" w:sz="0" w:space="0" w:color="auto"/>
            <w:right w:val="none" w:sz="0" w:space="0" w:color="auto"/>
          </w:divBdr>
          <w:divsChild>
            <w:div w:id="548495458">
              <w:marLeft w:val="0"/>
              <w:marRight w:val="0"/>
              <w:marTop w:val="0"/>
              <w:marBottom w:val="0"/>
              <w:divBdr>
                <w:top w:val="none" w:sz="0" w:space="0" w:color="auto"/>
                <w:left w:val="none" w:sz="0" w:space="0" w:color="auto"/>
                <w:bottom w:val="none" w:sz="0" w:space="0" w:color="auto"/>
                <w:right w:val="none" w:sz="0" w:space="0" w:color="auto"/>
              </w:divBdr>
              <w:divsChild>
                <w:div w:id="9963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0944">
      <w:bodyDiv w:val="1"/>
      <w:marLeft w:val="0"/>
      <w:marRight w:val="0"/>
      <w:marTop w:val="0"/>
      <w:marBottom w:val="0"/>
      <w:divBdr>
        <w:top w:val="none" w:sz="0" w:space="0" w:color="auto"/>
        <w:left w:val="none" w:sz="0" w:space="0" w:color="auto"/>
        <w:bottom w:val="none" w:sz="0" w:space="0" w:color="auto"/>
        <w:right w:val="none" w:sz="0" w:space="0" w:color="auto"/>
      </w:divBdr>
    </w:div>
    <w:div w:id="2057459912">
      <w:bodyDiv w:val="1"/>
      <w:marLeft w:val="0"/>
      <w:marRight w:val="0"/>
      <w:marTop w:val="0"/>
      <w:marBottom w:val="0"/>
      <w:divBdr>
        <w:top w:val="none" w:sz="0" w:space="0" w:color="auto"/>
        <w:left w:val="none" w:sz="0" w:space="0" w:color="auto"/>
        <w:bottom w:val="none" w:sz="0" w:space="0" w:color="auto"/>
        <w:right w:val="none" w:sz="0" w:space="0" w:color="auto"/>
      </w:divBdr>
    </w:div>
    <w:div w:id="2062096160">
      <w:bodyDiv w:val="1"/>
      <w:marLeft w:val="0"/>
      <w:marRight w:val="0"/>
      <w:marTop w:val="0"/>
      <w:marBottom w:val="0"/>
      <w:divBdr>
        <w:top w:val="none" w:sz="0" w:space="0" w:color="auto"/>
        <w:left w:val="none" w:sz="0" w:space="0" w:color="auto"/>
        <w:bottom w:val="none" w:sz="0" w:space="0" w:color="auto"/>
        <w:right w:val="none" w:sz="0" w:space="0" w:color="auto"/>
      </w:divBdr>
      <w:divsChild>
        <w:div w:id="1022903204">
          <w:marLeft w:val="0"/>
          <w:marRight w:val="0"/>
          <w:marTop w:val="0"/>
          <w:marBottom w:val="0"/>
          <w:divBdr>
            <w:top w:val="none" w:sz="0" w:space="0" w:color="auto"/>
            <w:left w:val="none" w:sz="0" w:space="0" w:color="auto"/>
            <w:bottom w:val="none" w:sz="0" w:space="0" w:color="auto"/>
            <w:right w:val="none" w:sz="0" w:space="0" w:color="auto"/>
          </w:divBdr>
          <w:divsChild>
            <w:div w:id="1097754146">
              <w:marLeft w:val="0"/>
              <w:marRight w:val="0"/>
              <w:marTop w:val="0"/>
              <w:marBottom w:val="0"/>
              <w:divBdr>
                <w:top w:val="none" w:sz="0" w:space="0" w:color="auto"/>
                <w:left w:val="none" w:sz="0" w:space="0" w:color="auto"/>
                <w:bottom w:val="none" w:sz="0" w:space="0" w:color="auto"/>
                <w:right w:val="none" w:sz="0" w:space="0" w:color="auto"/>
              </w:divBdr>
              <w:divsChild>
                <w:div w:id="959216520">
                  <w:marLeft w:val="0"/>
                  <w:marRight w:val="0"/>
                  <w:marTop w:val="0"/>
                  <w:marBottom w:val="0"/>
                  <w:divBdr>
                    <w:top w:val="none" w:sz="0" w:space="0" w:color="auto"/>
                    <w:left w:val="none" w:sz="0" w:space="0" w:color="auto"/>
                    <w:bottom w:val="none" w:sz="0" w:space="0" w:color="auto"/>
                    <w:right w:val="none" w:sz="0" w:space="0" w:color="auto"/>
                  </w:divBdr>
                  <w:divsChild>
                    <w:div w:id="13562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71406">
      <w:bodyDiv w:val="1"/>
      <w:marLeft w:val="0"/>
      <w:marRight w:val="0"/>
      <w:marTop w:val="0"/>
      <w:marBottom w:val="0"/>
      <w:divBdr>
        <w:top w:val="none" w:sz="0" w:space="0" w:color="auto"/>
        <w:left w:val="none" w:sz="0" w:space="0" w:color="auto"/>
        <w:bottom w:val="none" w:sz="0" w:space="0" w:color="auto"/>
        <w:right w:val="none" w:sz="0" w:space="0" w:color="auto"/>
      </w:divBdr>
      <w:divsChild>
        <w:div w:id="1548223805">
          <w:marLeft w:val="0"/>
          <w:marRight w:val="0"/>
          <w:marTop w:val="0"/>
          <w:marBottom w:val="0"/>
          <w:divBdr>
            <w:top w:val="none" w:sz="0" w:space="0" w:color="auto"/>
            <w:left w:val="none" w:sz="0" w:space="0" w:color="auto"/>
            <w:bottom w:val="none" w:sz="0" w:space="0" w:color="auto"/>
            <w:right w:val="none" w:sz="0" w:space="0" w:color="auto"/>
          </w:divBdr>
          <w:divsChild>
            <w:div w:id="1984503759">
              <w:marLeft w:val="0"/>
              <w:marRight w:val="0"/>
              <w:marTop w:val="0"/>
              <w:marBottom w:val="0"/>
              <w:divBdr>
                <w:top w:val="none" w:sz="0" w:space="0" w:color="auto"/>
                <w:left w:val="none" w:sz="0" w:space="0" w:color="auto"/>
                <w:bottom w:val="none" w:sz="0" w:space="0" w:color="auto"/>
                <w:right w:val="none" w:sz="0" w:space="0" w:color="auto"/>
              </w:divBdr>
              <w:divsChild>
                <w:div w:id="441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5177">
      <w:bodyDiv w:val="1"/>
      <w:marLeft w:val="0"/>
      <w:marRight w:val="0"/>
      <w:marTop w:val="0"/>
      <w:marBottom w:val="0"/>
      <w:divBdr>
        <w:top w:val="none" w:sz="0" w:space="0" w:color="auto"/>
        <w:left w:val="none" w:sz="0" w:space="0" w:color="auto"/>
        <w:bottom w:val="none" w:sz="0" w:space="0" w:color="auto"/>
        <w:right w:val="none" w:sz="0" w:space="0" w:color="auto"/>
      </w:divBdr>
    </w:div>
    <w:div w:id="2070807079">
      <w:bodyDiv w:val="1"/>
      <w:marLeft w:val="0"/>
      <w:marRight w:val="0"/>
      <w:marTop w:val="0"/>
      <w:marBottom w:val="0"/>
      <w:divBdr>
        <w:top w:val="none" w:sz="0" w:space="0" w:color="auto"/>
        <w:left w:val="none" w:sz="0" w:space="0" w:color="auto"/>
        <w:bottom w:val="none" w:sz="0" w:space="0" w:color="auto"/>
        <w:right w:val="none" w:sz="0" w:space="0" w:color="auto"/>
      </w:divBdr>
      <w:divsChild>
        <w:div w:id="1543858387">
          <w:marLeft w:val="0"/>
          <w:marRight w:val="0"/>
          <w:marTop w:val="0"/>
          <w:marBottom w:val="0"/>
          <w:divBdr>
            <w:top w:val="none" w:sz="0" w:space="0" w:color="auto"/>
            <w:left w:val="none" w:sz="0" w:space="0" w:color="auto"/>
            <w:bottom w:val="none" w:sz="0" w:space="0" w:color="auto"/>
            <w:right w:val="none" w:sz="0" w:space="0" w:color="auto"/>
          </w:divBdr>
          <w:divsChild>
            <w:div w:id="1303346821">
              <w:marLeft w:val="0"/>
              <w:marRight w:val="0"/>
              <w:marTop w:val="0"/>
              <w:marBottom w:val="0"/>
              <w:divBdr>
                <w:top w:val="none" w:sz="0" w:space="0" w:color="auto"/>
                <w:left w:val="none" w:sz="0" w:space="0" w:color="auto"/>
                <w:bottom w:val="none" w:sz="0" w:space="0" w:color="auto"/>
                <w:right w:val="none" w:sz="0" w:space="0" w:color="auto"/>
              </w:divBdr>
              <w:divsChild>
                <w:div w:id="6634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8900">
      <w:bodyDiv w:val="1"/>
      <w:marLeft w:val="0"/>
      <w:marRight w:val="0"/>
      <w:marTop w:val="0"/>
      <w:marBottom w:val="0"/>
      <w:divBdr>
        <w:top w:val="none" w:sz="0" w:space="0" w:color="auto"/>
        <w:left w:val="none" w:sz="0" w:space="0" w:color="auto"/>
        <w:bottom w:val="none" w:sz="0" w:space="0" w:color="auto"/>
        <w:right w:val="none" w:sz="0" w:space="0" w:color="auto"/>
      </w:divBdr>
    </w:div>
    <w:div w:id="2076512427">
      <w:bodyDiv w:val="1"/>
      <w:marLeft w:val="0"/>
      <w:marRight w:val="0"/>
      <w:marTop w:val="0"/>
      <w:marBottom w:val="0"/>
      <w:divBdr>
        <w:top w:val="none" w:sz="0" w:space="0" w:color="auto"/>
        <w:left w:val="none" w:sz="0" w:space="0" w:color="auto"/>
        <w:bottom w:val="none" w:sz="0" w:space="0" w:color="auto"/>
        <w:right w:val="none" w:sz="0" w:space="0" w:color="auto"/>
      </w:divBdr>
    </w:div>
    <w:div w:id="2078897166">
      <w:bodyDiv w:val="1"/>
      <w:marLeft w:val="0"/>
      <w:marRight w:val="0"/>
      <w:marTop w:val="0"/>
      <w:marBottom w:val="0"/>
      <w:divBdr>
        <w:top w:val="none" w:sz="0" w:space="0" w:color="auto"/>
        <w:left w:val="none" w:sz="0" w:space="0" w:color="auto"/>
        <w:bottom w:val="none" w:sz="0" w:space="0" w:color="auto"/>
        <w:right w:val="none" w:sz="0" w:space="0" w:color="auto"/>
      </w:divBdr>
    </w:div>
    <w:div w:id="2079396788">
      <w:bodyDiv w:val="1"/>
      <w:marLeft w:val="0"/>
      <w:marRight w:val="0"/>
      <w:marTop w:val="0"/>
      <w:marBottom w:val="0"/>
      <w:divBdr>
        <w:top w:val="none" w:sz="0" w:space="0" w:color="auto"/>
        <w:left w:val="none" w:sz="0" w:space="0" w:color="auto"/>
        <w:bottom w:val="none" w:sz="0" w:space="0" w:color="auto"/>
        <w:right w:val="none" w:sz="0" w:space="0" w:color="auto"/>
      </w:divBdr>
    </w:div>
    <w:div w:id="2080982254">
      <w:bodyDiv w:val="1"/>
      <w:marLeft w:val="0"/>
      <w:marRight w:val="0"/>
      <w:marTop w:val="0"/>
      <w:marBottom w:val="0"/>
      <w:divBdr>
        <w:top w:val="none" w:sz="0" w:space="0" w:color="auto"/>
        <w:left w:val="none" w:sz="0" w:space="0" w:color="auto"/>
        <w:bottom w:val="none" w:sz="0" w:space="0" w:color="auto"/>
        <w:right w:val="none" w:sz="0" w:space="0" w:color="auto"/>
      </w:divBdr>
      <w:divsChild>
        <w:div w:id="1649699478">
          <w:marLeft w:val="0"/>
          <w:marRight w:val="0"/>
          <w:marTop w:val="0"/>
          <w:marBottom w:val="0"/>
          <w:divBdr>
            <w:top w:val="none" w:sz="0" w:space="0" w:color="auto"/>
            <w:left w:val="none" w:sz="0" w:space="0" w:color="auto"/>
            <w:bottom w:val="none" w:sz="0" w:space="0" w:color="auto"/>
            <w:right w:val="none" w:sz="0" w:space="0" w:color="auto"/>
          </w:divBdr>
          <w:divsChild>
            <w:div w:id="672339201">
              <w:marLeft w:val="0"/>
              <w:marRight w:val="0"/>
              <w:marTop w:val="0"/>
              <w:marBottom w:val="0"/>
              <w:divBdr>
                <w:top w:val="none" w:sz="0" w:space="0" w:color="auto"/>
                <w:left w:val="none" w:sz="0" w:space="0" w:color="auto"/>
                <w:bottom w:val="none" w:sz="0" w:space="0" w:color="auto"/>
                <w:right w:val="none" w:sz="0" w:space="0" w:color="auto"/>
              </w:divBdr>
              <w:divsChild>
                <w:div w:id="933199388">
                  <w:marLeft w:val="0"/>
                  <w:marRight w:val="0"/>
                  <w:marTop w:val="0"/>
                  <w:marBottom w:val="0"/>
                  <w:divBdr>
                    <w:top w:val="none" w:sz="0" w:space="0" w:color="auto"/>
                    <w:left w:val="none" w:sz="0" w:space="0" w:color="auto"/>
                    <w:bottom w:val="none" w:sz="0" w:space="0" w:color="auto"/>
                    <w:right w:val="none" w:sz="0" w:space="0" w:color="auto"/>
                  </w:divBdr>
                  <w:divsChild>
                    <w:div w:id="12939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56968">
          <w:marLeft w:val="0"/>
          <w:marRight w:val="0"/>
          <w:marTop w:val="0"/>
          <w:marBottom w:val="0"/>
          <w:divBdr>
            <w:top w:val="none" w:sz="0" w:space="0" w:color="auto"/>
            <w:left w:val="none" w:sz="0" w:space="0" w:color="auto"/>
            <w:bottom w:val="none" w:sz="0" w:space="0" w:color="auto"/>
            <w:right w:val="none" w:sz="0" w:space="0" w:color="auto"/>
          </w:divBdr>
          <w:divsChild>
            <w:div w:id="795564078">
              <w:marLeft w:val="0"/>
              <w:marRight w:val="0"/>
              <w:marTop w:val="0"/>
              <w:marBottom w:val="0"/>
              <w:divBdr>
                <w:top w:val="none" w:sz="0" w:space="0" w:color="auto"/>
                <w:left w:val="none" w:sz="0" w:space="0" w:color="auto"/>
                <w:bottom w:val="none" w:sz="0" w:space="0" w:color="auto"/>
                <w:right w:val="none" w:sz="0" w:space="0" w:color="auto"/>
              </w:divBdr>
              <w:divsChild>
                <w:div w:id="1851868723">
                  <w:marLeft w:val="0"/>
                  <w:marRight w:val="0"/>
                  <w:marTop w:val="0"/>
                  <w:marBottom w:val="0"/>
                  <w:divBdr>
                    <w:top w:val="none" w:sz="0" w:space="0" w:color="auto"/>
                    <w:left w:val="none" w:sz="0" w:space="0" w:color="auto"/>
                    <w:bottom w:val="none" w:sz="0" w:space="0" w:color="auto"/>
                    <w:right w:val="none" w:sz="0" w:space="0" w:color="auto"/>
                  </w:divBdr>
                  <w:divsChild>
                    <w:div w:id="918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99325">
      <w:bodyDiv w:val="1"/>
      <w:marLeft w:val="0"/>
      <w:marRight w:val="0"/>
      <w:marTop w:val="0"/>
      <w:marBottom w:val="0"/>
      <w:divBdr>
        <w:top w:val="none" w:sz="0" w:space="0" w:color="auto"/>
        <w:left w:val="none" w:sz="0" w:space="0" w:color="auto"/>
        <w:bottom w:val="none" w:sz="0" w:space="0" w:color="auto"/>
        <w:right w:val="none" w:sz="0" w:space="0" w:color="auto"/>
      </w:divBdr>
    </w:div>
    <w:div w:id="2085028059">
      <w:bodyDiv w:val="1"/>
      <w:marLeft w:val="0"/>
      <w:marRight w:val="0"/>
      <w:marTop w:val="0"/>
      <w:marBottom w:val="0"/>
      <w:divBdr>
        <w:top w:val="none" w:sz="0" w:space="0" w:color="auto"/>
        <w:left w:val="none" w:sz="0" w:space="0" w:color="auto"/>
        <w:bottom w:val="none" w:sz="0" w:space="0" w:color="auto"/>
        <w:right w:val="none" w:sz="0" w:space="0" w:color="auto"/>
      </w:divBdr>
      <w:divsChild>
        <w:div w:id="1147626806">
          <w:marLeft w:val="0"/>
          <w:marRight w:val="0"/>
          <w:marTop w:val="0"/>
          <w:marBottom w:val="0"/>
          <w:divBdr>
            <w:top w:val="none" w:sz="0" w:space="0" w:color="auto"/>
            <w:left w:val="none" w:sz="0" w:space="0" w:color="auto"/>
            <w:bottom w:val="none" w:sz="0" w:space="0" w:color="auto"/>
            <w:right w:val="none" w:sz="0" w:space="0" w:color="auto"/>
          </w:divBdr>
        </w:div>
        <w:div w:id="1767654738">
          <w:marLeft w:val="0"/>
          <w:marRight w:val="0"/>
          <w:marTop w:val="0"/>
          <w:marBottom w:val="0"/>
          <w:divBdr>
            <w:top w:val="none" w:sz="0" w:space="0" w:color="auto"/>
            <w:left w:val="none" w:sz="0" w:space="0" w:color="auto"/>
            <w:bottom w:val="none" w:sz="0" w:space="0" w:color="auto"/>
            <w:right w:val="none" w:sz="0" w:space="0" w:color="auto"/>
          </w:divBdr>
        </w:div>
        <w:div w:id="1909457266">
          <w:marLeft w:val="0"/>
          <w:marRight w:val="0"/>
          <w:marTop w:val="0"/>
          <w:marBottom w:val="0"/>
          <w:divBdr>
            <w:top w:val="none" w:sz="0" w:space="0" w:color="auto"/>
            <w:left w:val="none" w:sz="0" w:space="0" w:color="auto"/>
            <w:bottom w:val="none" w:sz="0" w:space="0" w:color="auto"/>
            <w:right w:val="none" w:sz="0" w:space="0" w:color="auto"/>
          </w:divBdr>
        </w:div>
      </w:divsChild>
    </w:div>
    <w:div w:id="2086412988">
      <w:bodyDiv w:val="1"/>
      <w:marLeft w:val="0"/>
      <w:marRight w:val="0"/>
      <w:marTop w:val="0"/>
      <w:marBottom w:val="0"/>
      <w:divBdr>
        <w:top w:val="none" w:sz="0" w:space="0" w:color="auto"/>
        <w:left w:val="none" w:sz="0" w:space="0" w:color="auto"/>
        <w:bottom w:val="none" w:sz="0" w:space="0" w:color="auto"/>
        <w:right w:val="none" w:sz="0" w:space="0" w:color="auto"/>
      </w:divBdr>
    </w:div>
    <w:div w:id="2087455572">
      <w:bodyDiv w:val="1"/>
      <w:marLeft w:val="0"/>
      <w:marRight w:val="0"/>
      <w:marTop w:val="0"/>
      <w:marBottom w:val="0"/>
      <w:divBdr>
        <w:top w:val="none" w:sz="0" w:space="0" w:color="auto"/>
        <w:left w:val="none" w:sz="0" w:space="0" w:color="auto"/>
        <w:bottom w:val="none" w:sz="0" w:space="0" w:color="auto"/>
        <w:right w:val="none" w:sz="0" w:space="0" w:color="auto"/>
      </w:divBdr>
    </w:div>
    <w:div w:id="2090733635">
      <w:bodyDiv w:val="1"/>
      <w:marLeft w:val="0"/>
      <w:marRight w:val="0"/>
      <w:marTop w:val="0"/>
      <w:marBottom w:val="0"/>
      <w:divBdr>
        <w:top w:val="none" w:sz="0" w:space="0" w:color="auto"/>
        <w:left w:val="none" w:sz="0" w:space="0" w:color="auto"/>
        <w:bottom w:val="none" w:sz="0" w:space="0" w:color="auto"/>
        <w:right w:val="none" w:sz="0" w:space="0" w:color="auto"/>
      </w:divBdr>
    </w:div>
    <w:div w:id="2092846793">
      <w:bodyDiv w:val="1"/>
      <w:marLeft w:val="0"/>
      <w:marRight w:val="0"/>
      <w:marTop w:val="0"/>
      <w:marBottom w:val="0"/>
      <w:divBdr>
        <w:top w:val="none" w:sz="0" w:space="0" w:color="auto"/>
        <w:left w:val="none" w:sz="0" w:space="0" w:color="auto"/>
        <w:bottom w:val="none" w:sz="0" w:space="0" w:color="auto"/>
        <w:right w:val="none" w:sz="0" w:space="0" w:color="auto"/>
      </w:divBdr>
      <w:divsChild>
        <w:div w:id="1391803479">
          <w:marLeft w:val="0"/>
          <w:marRight w:val="0"/>
          <w:marTop w:val="0"/>
          <w:marBottom w:val="0"/>
          <w:divBdr>
            <w:top w:val="none" w:sz="0" w:space="0" w:color="auto"/>
            <w:left w:val="none" w:sz="0" w:space="0" w:color="auto"/>
            <w:bottom w:val="none" w:sz="0" w:space="0" w:color="auto"/>
            <w:right w:val="none" w:sz="0" w:space="0" w:color="auto"/>
          </w:divBdr>
          <w:divsChild>
            <w:div w:id="941646337">
              <w:marLeft w:val="0"/>
              <w:marRight w:val="0"/>
              <w:marTop w:val="0"/>
              <w:marBottom w:val="0"/>
              <w:divBdr>
                <w:top w:val="none" w:sz="0" w:space="0" w:color="auto"/>
                <w:left w:val="none" w:sz="0" w:space="0" w:color="auto"/>
                <w:bottom w:val="none" w:sz="0" w:space="0" w:color="auto"/>
                <w:right w:val="none" w:sz="0" w:space="0" w:color="auto"/>
              </w:divBdr>
              <w:divsChild>
                <w:div w:id="1589801957">
                  <w:marLeft w:val="0"/>
                  <w:marRight w:val="0"/>
                  <w:marTop w:val="0"/>
                  <w:marBottom w:val="0"/>
                  <w:divBdr>
                    <w:top w:val="none" w:sz="0" w:space="0" w:color="auto"/>
                    <w:left w:val="none" w:sz="0" w:space="0" w:color="auto"/>
                    <w:bottom w:val="none" w:sz="0" w:space="0" w:color="auto"/>
                    <w:right w:val="none" w:sz="0" w:space="0" w:color="auto"/>
                  </w:divBdr>
                  <w:divsChild>
                    <w:div w:id="334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3457">
      <w:bodyDiv w:val="1"/>
      <w:marLeft w:val="0"/>
      <w:marRight w:val="0"/>
      <w:marTop w:val="0"/>
      <w:marBottom w:val="0"/>
      <w:divBdr>
        <w:top w:val="none" w:sz="0" w:space="0" w:color="auto"/>
        <w:left w:val="none" w:sz="0" w:space="0" w:color="auto"/>
        <w:bottom w:val="none" w:sz="0" w:space="0" w:color="auto"/>
        <w:right w:val="none" w:sz="0" w:space="0" w:color="auto"/>
      </w:divBdr>
    </w:div>
    <w:div w:id="2095204597">
      <w:bodyDiv w:val="1"/>
      <w:marLeft w:val="0"/>
      <w:marRight w:val="0"/>
      <w:marTop w:val="0"/>
      <w:marBottom w:val="0"/>
      <w:divBdr>
        <w:top w:val="none" w:sz="0" w:space="0" w:color="auto"/>
        <w:left w:val="none" w:sz="0" w:space="0" w:color="auto"/>
        <w:bottom w:val="none" w:sz="0" w:space="0" w:color="auto"/>
        <w:right w:val="none" w:sz="0" w:space="0" w:color="auto"/>
      </w:divBdr>
    </w:div>
    <w:div w:id="2101371242">
      <w:bodyDiv w:val="1"/>
      <w:marLeft w:val="0"/>
      <w:marRight w:val="0"/>
      <w:marTop w:val="0"/>
      <w:marBottom w:val="0"/>
      <w:divBdr>
        <w:top w:val="none" w:sz="0" w:space="0" w:color="auto"/>
        <w:left w:val="none" w:sz="0" w:space="0" w:color="auto"/>
        <w:bottom w:val="none" w:sz="0" w:space="0" w:color="auto"/>
        <w:right w:val="none" w:sz="0" w:space="0" w:color="auto"/>
      </w:divBdr>
      <w:divsChild>
        <w:div w:id="1171329866">
          <w:marLeft w:val="0"/>
          <w:marRight w:val="0"/>
          <w:marTop w:val="0"/>
          <w:marBottom w:val="0"/>
          <w:divBdr>
            <w:top w:val="none" w:sz="0" w:space="0" w:color="auto"/>
            <w:left w:val="none" w:sz="0" w:space="0" w:color="auto"/>
            <w:bottom w:val="none" w:sz="0" w:space="0" w:color="auto"/>
            <w:right w:val="none" w:sz="0" w:space="0" w:color="auto"/>
          </w:divBdr>
          <w:divsChild>
            <w:div w:id="1609660179">
              <w:marLeft w:val="0"/>
              <w:marRight w:val="0"/>
              <w:marTop w:val="0"/>
              <w:marBottom w:val="0"/>
              <w:divBdr>
                <w:top w:val="none" w:sz="0" w:space="0" w:color="auto"/>
                <w:left w:val="none" w:sz="0" w:space="0" w:color="auto"/>
                <w:bottom w:val="none" w:sz="0" w:space="0" w:color="auto"/>
                <w:right w:val="none" w:sz="0" w:space="0" w:color="auto"/>
              </w:divBdr>
              <w:divsChild>
                <w:div w:id="7176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93434">
      <w:bodyDiv w:val="1"/>
      <w:marLeft w:val="0"/>
      <w:marRight w:val="0"/>
      <w:marTop w:val="0"/>
      <w:marBottom w:val="0"/>
      <w:divBdr>
        <w:top w:val="none" w:sz="0" w:space="0" w:color="auto"/>
        <w:left w:val="none" w:sz="0" w:space="0" w:color="auto"/>
        <w:bottom w:val="none" w:sz="0" w:space="0" w:color="auto"/>
        <w:right w:val="none" w:sz="0" w:space="0" w:color="auto"/>
      </w:divBdr>
      <w:divsChild>
        <w:div w:id="1537959653">
          <w:marLeft w:val="0"/>
          <w:marRight w:val="0"/>
          <w:marTop w:val="0"/>
          <w:marBottom w:val="0"/>
          <w:divBdr>
            <w:top w:val="none" w:sz="0" w:space="0" w:color="auto"/>
            <w:left w:val="none" w:sz="0" w:space="0" w:color="auto"/>
            <w:bottom w:val="none" w:sz="0" w:space="0" w:color="auto"/>
            <w:right w:val="none" w:sz="0" w:space="0" w:color="auto"/>
          </w:divBdr>
          <w:divsChild>
            <w:div w:id="2006319376">
              <w:marLeft w:val="0"/>
              <w:marRight w:val="0"/>
              <w:marTop w:val="0"/>
              <w:marBottom w:val="0"/>
              <w:divBdr>
                <w:top w:val="none" w:sz="0" w:space="0" w:color="auto"/>
                <w:left w:val="none" w:sz="0" w:space="0" w:color="auto"/>
                <w:bottom w:val="none" w:sz="0" w:space="0" w:color="auto"/>
                <w:right w:val="none" w:sz="0" w:space="0" w:color="auto"/>
              </w:divBdr>
              <w:divsChild>
                <w:div w:id="12451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8526">
      <w:bodyDiv w:val="1"/>
      <w:marLeft w:val="0"/>
      <w:marRight w:val="0"/>
      <w:marTop w:val="0"/>
      <w:marBottom w:val="0"/>
      <w:divBdr>
        <w:top w:val="none" w:sz="0" w:space="0" w:color="auto"/>
        <w:left w:val="none" w:sz="0" w:space="0" w:color="auto"/>
        <w:bottom w:val="none" w:sz="0" w:space="0" w:color="auto"/>
        <w:right w:val="none" w:sz="0" w:space="0" w:color="auto"/>
      </w:divBdr>
    </w:div>
    <w:div w:id="2105609785">
      <w:bodyDiv w:val="1"/>
      <w:marLeft w:val="0"/>
      <w:marRight w:val="0"/>
      <w:marTop w:val="0"/>
      <w:marBottom w:val="0"/>
      <w:divBdr>
        <w:top w:val="none" w:sz="0" w:space="0" w:color="auto"/>
        <w:left w:val="none" w:sz="0" w:space="0" w:color="auto"/>
        <w:bottom w:val="none" w:sz="0" w:space="0" w:color="auto"/>
        <w:right w:val="none" w:sz="0" w:space="0" w:color="auto"/>
      </w:divBdr>
    </w:div>
    <w:div w:id="2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968243401">
          <w:marLeft w:val="0"/>
          <w:marRight w:val="0"/>
          <w:marTop w:val="0"/>
          <w:marBottom w:val="0"/>
          <w:divBdr>
            <w:top w:val="none" w:sz="0" w:space="0" w:color="auto"/>
            <w:left w:val="none" w:sz="0" w:space="0" w:color="auto"/>
            <w:bottom w:val="none" w:sz="0" w:space="0" w:color="auto"/>
            <w:right w:val="none" w:sz="0" w:space="0" w:color="auto"/>
          </w:divBdr>
          <w:divsChild>
            <w:div w:id="1122113219">
              <w:marLeft w:val="0"/>
              <w:marRight w:val="0"/>
              <w:marTop w:val="0"/>
              <w:marBottom w:val="0"/>
              <w:divBdr>
                <w:top w:val="none" w:sz="0" w:space="0" w:color="auto"/>
                <w:left w:val="none" w:sz="0" w:space="0" w:color="auto"/>
                <w:bottom w:val="none" w:sz="0" w:space="0" w:color="auto"/>
                <w:right w:val="none" w:sz="0" w:space="0" w:color="auto"/>
              </w:divBdr>
              <w:divsChild>
                <w:div w:id="977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877">
      <w:bodyDiv w:val="1"/>
      <w:marLeft w:val="0"/>
      <w:marRight w:val="0"/>
      <w:marTop w:val="0"/>
      <w:marBottom w:val="0"/>
      <w:divBdr>
        <w:top w:val="none" w:sz="0" w:space="0" w:color="auto"/>
        <w:left w:val="none" w:sz="0" w:space="0" w:color="auto"/>
        <w:bottom w:val="none" w:sz="0" w:space="0" w:color="auto"/>
        <w:right w:val="none" w:sz="0" w:space="0" w:color="auto"/>
      </w:divBdr>
      <w:divsChild>
        <w:div w:id="867791166">
          <w:marLeft w:val="0"/>
          <w:marRight w:val="0"/>
          <w:marTop w:val="0"/>
          <w:marBottom w:val="0"/>
          <w:divBdr>
            <w:top w:val="none" w:sz="0" w:space="0" w:color="auto"/>
            <w:left w:val="none" w:sz="0" w:space="0" w:color="auto"/>
            <w:bottom w:val="none" w:sz="0" w:space="0" w:color="auto"/>
            <w:right w:val="none" w:sz="0" w:space="0" w:color="auto"/>
          </w:divBdr>
          <w:divsChild>
            <w:div w:id="1313635978">
              <w:marLeft w:val="0"/>
              <w:marRight w:val="0"/>
              <w:marTop w:val="0"/>
              <w:marBottom w:val="0"/>
              <w:divBdr>
                <w:top w:val="none" w:sz="0" w:space="0" w:color="auto"/>
                <w:left w:val="none" w:sz="0" w:space="0" w:color="auto"/>
                <w:bottom w:val="none" w:sz="0" w:space="0" w:color="auto"/>
                <w:right w:val="none" w:sz="0" w:space="0" w:color="auto"/>
              </w:divBdr>
              <w:divsChild>
                <w:div w:id="1114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919">
      <w:bodyDiv w:val="1"/>
      <w:marLeft w:val="0"/>
      <w:marRight w:val="0"/>
      <w:marTop w:val="0"/>
      <w:marBottom w:val="0"/>
      <w:divBdr>
        <w:top w:val="none" w:sz="0" w:space="0" w:color="auto"/>
        <w:left w:val="none" w:sz="0" w:space="0" w:color="auto"/>
        <w:bottom w:val="none" w:sz="0" w:space="0" w:color="auto"/>
        <w:right w:val="none" w:sz="0" w:space="0" w:color="auto"/>
      </w:divBdr>
      <w:divsChild>
        <w:div w:id="1560745712">
          <w:marLeft w:val="0"/>
          <w:marRight w:val="0"/>
          <w:marTop w:val="0"/>
          <w:marBottom w:val="0"/>
          <w:divBdr>
            <w:top w:val="none" w:sz="0" w:space="0" w:color="auto"/>
            <w:left w:val="none" w:sz="0" w:space="0" w:color="auto"/>
            <w:bottom w:val="none" w:sz="0" w:space="0" w:color="auto"/>
            <w:right w:val="none" w:sz="0" w:space="0" w:color="auto"/>
          </w:divBdr>
          <w:divsChild>
            <w:div w:id="1776752887">
              <w:marLeft w:val="0"/>
              <w:marRight w:val="0"/>
              <w:marTop w:val="0"/>
              <w:marBottom w:val="0"/>
              <w:divBdr>
                <w:top w:val="none" w:sz="0" w:space="0" w:color="auto"/>
                <w:left w:val="none" w:sz="0" w:space="0" w:color="auto"/>
                <w:bottom w:val="none" w:sz="0" w:space="0" w:color="auto"/>
                <w:right w:val="none" w:sz="0" w:space="0" w:color="auto"/>
              </w:divBdr>
              <w:divsChild>
                <w:div w:id="21402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9940">
      <w:bodyDiv w:val="1"/>
      <w:marLeft w:val="0"/>
      <w:marRight w:val="0"/>
      <w:marTop w:val="0"/>
      <w:marBottom w:val="0"/>
      <w:divBdr>
        <w:top w:val="none" w:sz="0" w:space="0" w:color="auto"/>
        <w:left w:val="none" w:sz="0" w:space="0" w:color="auto"/>
        <w:bottom w:val="none" w:sz="0" w:space="0" w:color="auto"/>
        <w:right w:val="none" w:sz="0" w:space="0" w:color="auto"/>
      </w:divBdr>
    </w:div>
    <w:div w:id="2112318115">
      <w:bodyDiv w:val="1"/>
      <w:marLeft w:val="0"/>
      <w:marRight w:val="0"/>
      <w:marTop w:val="0"/>
      <w:marBottom w:val="0"/>
      <w:divBdr>
        <w:top w:val="none" w:sz="0" w:space="0" w:color="auto"/>
        <w:left w:val="none" w:sz="0" w:space="0" w:color="auto"/>
        <w:bottom w:val="none" w:sz="0" w:space="0" w:color="auto"/>
        <w:right w:val="none" w:sz="0" w:space="0" w:color="auto"/>
      </w:divBdr>
      <w:divsChild>
        <w:div w:id="1473477282">
          <w:marLeft w:val="0"/>
          <w:marRight w:val="0"/>
          <w:marTop w:val="0"/>
          <w:marBottom w:val="0"/>
          <w:divBdr>
            <w:top w:val="none" w:sz="0" w:space="0" w:color="auto"/>
            <w:left w:val="none" w:sz="0" w:space="0" w:color="auto"/>
            <w:bottom w:val="none" w:sz="0" w:space="0" w:color="auto"/>
            <w:right w:val="none" w:sz="0" w:space="0" w:color="auto"/>
          </w:divBdr>
        </w:div>
        <w:div w:id="1400834445">
          <w:marLeft w:val="0"/>
          <w:marRight w:val="0"/>
          <w:marTop w:val="0"/>
          <w:marBottom w:val="0"/>
          <w:divBdr>
            <w:top w:val="none" w:sz="0" w:space="0" w:color="auto"/>
            <w:left w:val="none" w:sz="0" w:space="0" w:color="auto"/>
            <w:bottom w:val="none" w:sz="0" w:space="0" w:color="auto"/>
            <w:right w:val="none" w:sz="0" w:space="0" w:color="auto"/>
          </w:divBdr>
        </w:div>
      </w:divsChild>
    </w:div>
    <w:div w:id="2112625805">
      <w:bodyDiv w:val="1"/>
      <w:marLeft w:val="0"/>
      <w:marRight w:val="0"/>
      <w:marTop w:val="0"/>
      <w:marBottom w:val="0"/>
      <w:divBdr>
        <w:top w:val="none" w:sz="0" w:space="0" w:color="auto"/>
        <w:left w:val="none" w:sz="0" w:space="0" w:color="auto"/>
        <w:bottom w:val="none" w:sz="0" w:space="0" w:color="auto"/>
        <w:right w:val="none" w:sz="0" w:space="0" w:color="auto"/>
      </w:divBdr>
      <w:divsChild>
        <w:div w:id="1821917048">
          <w:marLeft w:val="0"/>
          <w:marRight w:val="0"/>
          <w:marTop w:val="0"/>
          <w:marBottom w:val="0"/>
          <w:divBdr>
            <w:top w:val="none" w:sz="0" w:space="0" w:color="auto"/>
            <w:left w:val="none" w:sz="0" w:space="0" w:color="auto"/>
            <w:bottom w:val="none" w:sz="0" w:space="0" w:color="auto"/>
            <w:right w:val="none" w:sz="0" w:space="0" w:color="auto"/>
          </w:divBdr>
        </w:div>
        <w:div w:id="2017076493">
          <w:marLeft w:val="0"/>
          <w:marRight w:val="0"/>
          <w:marTop w:val="0"/>
          <w:marBottom w:val="0"/>
          <w:divBdr>
            <w:top w:val="none" w:sz="0" w:space="0" w:color="auto"/>
            <w:left w:val="none" w:sz="0" w:space="0" w:color="auto"/>
            <w:bottom w:val="none" w:sz="0" w:space="0" w:color="auto"/>
            <w:right w:val="none" w:sz="0" w:space="0" w:color="auto"/>
          </w:divBdr>
        </w:div>
      </w:divsChild>
    </w:div>
    <w:div w:id="2115595302">
      <w:bodyDiv w:val="1"/>
      <w:marLeft w:val="0"/>
      <w:marRight w:val="0"/>
      <w:marTop w:val="0"/>
      <w:marBottom w:val="0"/>
      <w:divBdr>
        <w:top w:val="none" w:sz="0" w:space="0" w:color="auto"/>
        <w:left w:val="none" w:sz="0" w:space="0" w:color="auto"/>
        <w:bottom w:val="none" w:sz="0" w:space="0" w:color="auto"/>
        <w:right w:val="none" w:sz="0" w:space="0" w:color="auto"/>
      </w:divBdr>
      <w:divsChild>
        <w:div w:id="1931620288">
          <w:marLeft w:val="0"/>
          <w:marRight w:val="0"/>
          <w:marTop w:val="0"/>
          <w:marBottom w:val="0"/>
          <w:divBdr>
            <w:top w:val="none" w:sz="0" w:space="0" w:color="3D3D3D"/>
            <w:left w:val="none" w:sz="0" w:space="0" w:color="3D3D3D"/>
            <w:bottom w:val="none" w:sz="0" w:space="0" w:color="3D3D3D"/>
            <w:right w:val="none" w:sz="0" w:space="0" w:color="3D3D3D"/>
          </w:divBdr>
        </w:div>
      </w:divsChild>
    </w:div>
    <w:div w:id="2116826675">
      <w:bodyDiv w:val="1"/>
      <w:marLeft w:val="0"/>
      <w:marRight w:val="0"/>
      <w:marTop w:val="0"/>
      <w:marBottom w:val="0"/>
      <w:divBdr>
        <w:top w:val="none" w:sz="0" w:space="0" w:color="auto"/>
        <w:left w:val="none" w:sz="0" w:space="0" w:color="auto"/>
        <w:bottom w:val="none" w:sz="0" w:space="0" w:color="auto"/>
        <w:right w:val="none" w:sz="0" w:space="0" w:color="auto"/>
      </w:divBdr>
      <w:divsChild>
        <w:div w:id="1236933514">
          <w:marLeft w:val="0"/>
          <w:marRight w:val="0"/>
          <w:marTop w:val="0"/>
          <w:marBottom w:val="0"/>
          <w:divBdr>
            <w:top w:val="none" w:sz="0" w:space="0" w:color="auto"/>
            <w:left w:val="none" w:sz="0" w:space="0" w:color="auto"/>
            <w:bottom w:val="none" w:sz="0" w:space="0" w:color="auto"/>
            <w:right w:val="none" w:sz="0" w:space="0" w:color="auto"/>
          </w:divBdr>
          <w:divsChild>
            <w:div w:id="1715689623">
              <w:marLeft w:val="0"/>
              <w:marRight w:val="0"/>
              <w:marTop w:val="0"/>
              <w:marBottom w:val="0"/>
              <w:divBdr>
                <w:top w:val="none" w:sz="0" w:space="0" w:color="auto"/>
                <w:left w:val="none" w:sz="0" w:space="0" w:color="auto"/>
                <w:bottom w:val="none" w:sz="0" w:space="0" w:color="auto"/>
                <w:right w:val="none" w:sz="0" w:space="0" w:color="auto"/>
              </w:divBdr>
              <w:divsChild>
                <w:div w:id="6040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5036">
      <w:bodyDiv w:val="1"/>
      <w:marLeft w:val="0"/>
      <w:marRight w:val="0"/>
      <w:marTop w:val="0"/>
      <w:marBottom w:val="0"/>
      <w:divBdr>
        <w:top w:val="none" w:sz="0" w:space="0" w:color="auto"/>
        <w:left w:val="none" w:sz="0" w:space="0" w:color="auto"/>
        <w:bottom w:val="none" w:sz="0" w:space="0" w:color="auto"/>
        <w:right w:val="none" w:sz="0" w:space="0" w:color="auto"/>
      </w:divBdr>
    </w:div>
    <w:div w:id="2120830465">
      <w:bodyDiv w:val="1"/>
      <w:marLeft w:val="0"/>
      <w:marRight w:val="0"/>
      <w:marTop w:val="0"/>
      <w:marBottom w:val="0"/>
      <w:divBdr>
        <w:top w:val="none" w:sz="0" w:space="0" w:color="auto"/>
        <w:left w:val="none" w:sz="0" w:space="0" w:color="auto"/>
        <w:bottom w:val="none" w:sz="0" w:space="0" w:color="auto"/>
        <w:right w:val="none" w:sz="0" w:space="0" w:color="auto"/>
      </w:divBdr>
    </w:div>
    <w:div w:id="2122911465">
      <w:bodyDiv w:val="1"/>
      <w:marLeft w:val="0"/>
      <w:marRight w:val="0"/>
      <w:marTop w:val="0"/>
      <w:marBottom w:val="0"/>
      <w:divBdr>
        <w:top w:val="none" w:sz="0" w:space="0" w:color="auto"/>
        <w:left w:val="none" w:sz="0" w:space="0" w:color="auto"/>
        <w:bottom w:val="none" w:sz="0" w:space="0" w:color="auto"/>
        <w:right w:val="none" w:sz="0" w:space="0" w:color="auto"/>
      </w:divBdr>
      <w:divsChild>
        <w:div w:id="1753886930">
          <w:marLeft w:val="0"/>
          <w:marRight w:val="0"/>
          <w:marTop w:val="0"/>
          <w:marBottom w:val="0"/>
          <w:divBdr>
            <w:top w:val="none" w:sz="0" w:space="0" w:color="auto"/>
            <w:left w:val="none" w:sz="0" w:space="0" w:color="auto"/>
            <w:bottom w:val="none" w:sz="0" w:space="0" w:color="auto"/>
            <w:right w:val="none" w:sz="0" w:space="0" w:color="auto"/>
          </w:divBdr>
          <w:divsChild>
            <w:div w:id="18431356">
              <w:marLeft w:val="0"/>
              <w:marRight w:val="0"/>
              <w:marTop w:val="0"/>
              <w:marBottom w:val="0"/>
              <w:divBdr>
                <w:top w:val="none" w:sz="0" w:space="0" w:color="auto"/>
                <w:left w:val="none" w:sz="0" w:space="0" w:color="auto"/>
                <w:bottom w:val="none" w:sz="0" w:space="0" w:color="auto"/>
                <w:right w:val="none" w:sz="0" w:space="0" w:color="auto"/>
              </w:divBdr>
              <w:divsChild>
                <w:div w:id="1708026527">
                  <w:marLeft w:val="0"/>
                  <w:marRight w:val="0"/>
                  <w:marTop w:val="0"/>
                  <w:marBottom w:val="0"/>
                  <w:divBdr>
                    <w:top w:val="none" w:sz="0" w:space="0" w:color="auto"/>
                    <w:left w:val="none" w:sz="0" w:space="0" w:color="auto"/>
                    <w:bottom w:val="none" w:sz="0" w:space="0" w:color="auto"/>
                    <w:right w:val="none" w:sz="0" w:space="0" w:color="auto"/>
                  </w:divBdr>
                  <w:divsChild>
                    <w:div w:id="1219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2554">
      <w:bodyDiv w:val="1"/>
      <w:marLeft w:val="0"/>
      <w:marRight w:val="0"/>
      <w:marTop w:val="0"/>
      <w:marBottom w:val="0"/>
      <w:divBdr>
        <w:top w:val="none" w:sz="0" w:space="0" w:color="auto"/>
        <w:left w:val="none" w:sz="0" w:space="0" w:color="auto"/>
        <w:bottom w:val="none" w:sz="0" w:space="0" w:color="auto"/>
        <w:right w:val="none" w:sz="0" w:space="0" w:color="auto"/>
      </w:divBdr>
    </w:div>
    <w:div w:id="2125071637">
      <w:bodyDiv w:val="1"/>
      <w:marLeft w:val="0"/>
      <w:marRight w:val="0"/>
      <w:marTop w:val="0"/>
      <w:marBottom w:val="0"/>
      <w:divBdr>
        <w:top w:val="none" w:sz="0" w:space="0" w:color="auto"/>
        <w:left w:val="none" w:sz="0" w:space="0" w:color="auto"/>
        <w:bottom w:val="none" w:sz="0" w:space="0" w:color="auto"/>
        <w:right w:val="none" w:sz="0" w:space="0" w:color="auto"/>
      </w:divBdr>
    </w:div>
    <w:div w:id="2126342991">
      <w:bodyDiv w:val="1"/>
      <w:marLeft w:val="0"/>
      <w:marRight w:val="0"/>
      <w:marTop w:val="0"/>
      <w:marBottom w:val="0"/>
      <w:divBdr>
        <w:top w:val="none" w:sz="0" w:space="0" w:color="auto"/>
        <w:left w:val="none" w:sz="0" w:space="0" w:color="auto"/>
        <w:bottom w:val="none" w:sz="0" w:space="0" w:color="auto"/>
        <w:right w:val="none" w:sz="0" w:space="0" w:color="auto"/>
      </w:divBdr>
    </w:div>
    <w:div w:id="2129082926">
      <w:bodyDiv w:val="1"/>
      <w:marLeft w:val="0"/>
      <w:marRight w:val="0"/>
      <w:marTop w:val="0"/>
      <w:marBottom w:val="0"/>
      <w:divBdr>
        <w:top w:val="none" w:sz="0" w:space="0" w:color="auto"/>
        <w:left w:val="none" w:sz="0" w:space="0" w:color="auto"/>
        <w:bottom w:val="none" w:sz="0" w:space="0" w:color="auto"/>
        <w:right w:val="none" w:sz="0" w:space="0" w:color="auto"/>
      </w:divBdr>
    </w:div>
    <w:div w:id="2129662143">
      <w:bodyDiv w:val="1"/>
      <w:marLeft w:val="0"/>
      <w:marRight w:val="0"/>
      <w:marTop w:val="0"/>
      <w:marBottom w:val="0"/>
      <w:divBdr>
        <w:top w:val="none" w:sz="0" w:space="0" w:color="auto"/>
        <w:left w:val="none" w:sz="0" w:space="0" w:color="auto"/>
        <w:bottom w:val="none" w:sz="0" w:space="0" w:color="auto"/>
        <w:right w:val="none" w:sz="0" w:space="0" w:color="auto"/>
      </w:divBdr>
    </w:div>
    <w:div w:id="2131170106">
      <w:bodyDiv w:val="1"/>
      <w:marLeft w:val="0"/>
      <w:marRight w:val="0"/>
      <w:marTop w:val="0"/>
      <w:marBottom w:val="0"/>
      <w:divBdr>
        <w:top w:val="none" w:sz="0" w:space="0" w:color="auto"/>
        <w:left w:val="none" w:sz="0" w:space="0" w:color="auto"/>
        <w:bottom w:val="none" w:sz="0" w:space="0" w:color="auto"/>
        <w:right w:val="none" w:sz="0" w:space="0" w:color="auto"/>
      </w:divBdr>
      <w:divsChild>
        <w:div w:id="222645501">
          <w:marLeft w:val="0"/>
          <w:marRight w:val="0"/>
          <w:marTop w:val="0"/>
          <w:marBottom w:val="0"/>
          <w:divBdr>
            <w:top w:val="none" w:sz="0" w:space="0" w:color="auto"/>
            <w:left w:val="none" w:sz="0" w:space="0" w:color="auto"/>
            <w:bottom w:val="none" w:sz="0" w:space="0" w:color="auto"/>
            <w:right w:val="none" w:sz="0" w:space="0" w:color="auto"/>
          </w:divBdr>
          <w:divsChild>
            <w:div w:id="1002009315">
              <w:marLeft w:val="0"/>
              <w:marRight w:val="0"/>
              <w:marTop w:val="0"/>
              <w:marBottom w:val="0"/>
              <w:divBdr>
                <w:top w:val="none" w:sz="0" w:space="0" w:color="auto"/>
                <w:left w:val="none" w:sz="0" w:space="0" w:color="auto"/>
                <w:bottom w:val="none" w:sz="0" w:space="0" w:color="auto"/>
                <w:right w:val="none" w:sz="0" w:space="0" w:color="auto"/>
              </w:divBdr>
              <w:divsChild>
                <w:div w:id="390806547">
                  <w:marLeft w:val="0"/>
                  <w:marRight w:val="0"/>
                  <w:marTop w:val="0"/>
                  <w:marBottom w:val="0"/>
                  <w:divBdr>
                    <w:top w:val="none" w:sz="0" w:space="0" w:color="auto"/>
                    <w:left w:val="none" w:sz="0" w:space="0" w:color="auto"/>
                    <w:bottom w:val="none" w:sz="0" w:space="0" w:color="auto"/>
                    <w:right w:val="none" w:sz="0" w:space="0" w:color="auto"/>
                  </w:divBdr>
                  <w:divsChild>
                    <w:div w:id="11839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8001">
          <w:marLeft w:val="0"/>
          <w:marRight w:val="0"/>
          <w:marTop w:val="0"/>
          <w:marBottom w:val="0"/>
          <w:divBdr>
            <w:top w:val="none" w:sz="0" w:space="0" w:color="auto"/>
            <w:left w:val="none" w:sz="0" w:space="0" w:color="auto"/>
            <w:bottom w:val="none" w:sz="0" w:space="0" w:color="auto"/>
            <w:right w:val="none" w:sz="0" w:space="0" w:color="auto"/>
          </w:divBdr>
          <w:divsChild>
            <w:div w:id="420950219">
              <w:marLeft w:val="0"/>
              <w:marRight w:val="0"/>
              <w:marTop w:val="0"/>
              <w:marBottom w:val="0"/>
              <w:divBdr>
                <w:top w:val="none" w:sz="0" w:space="0" w:color="auto"/>
                <w:left w:val="none" w:sz="0" w:space="0" w:color="auto"/>
                <w:bottom w:val="none" w:sz="0" w:space="0" w:color="auto"/>
                <w:right w:val="none" w:sz="0" w:space="0" w:color="auto"/>
              </w:divBdr>
              <w:divsChild>
                <w:div w:id="1190144767">
                  <w:marLeft w:val="0"/>
                  <w:marRight w:val="0"/>
                  <w:marTop w:val="0"/>
                  <w:marBottom w:val="0"/>
                  <w:divBdr>
                    <w:top w:val="none" w:sz="0" w:space="0" w:color="auto"/>
                    <w:left w:val="none" w:sz="0" w:space="0" w:color="auto"/>
                    <w:bottom w:val="none" w:sz="0" w:space="0" w:color="auto"/>
                    <w:right w:val="none" w:sz="0" w:space="0" w:color="auto"/>
                  </w:divBdr>
                  <w:divsChild>
                    <w:div w:id="895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10556">
          <w:marLeft w:val="0"/>
          <w:marRight w:val="0"/>
          <w:marTop w:val="0"/>
          <w:marBottom w:val="0"/>
          <w:divBdr>
            <w:top w:val="none" w:sz="0" w:space="0" w:color="auto"/>
            <w:left w:val="none" w:sz="0" w:space="0" w:color="auto"/>
            <w:bottom w:val="none" w:sz="0" w:space="0" w:color="auto"/>
            <w:right w:val="none" w:sz="0" w:space="0" w:color="auto"/>
          </w:divBdr>
          <w:divsChild>
            <w:div w:id="1467045257">
              <w:marLeft w:val="0"/>
              <w:marRight w:val="0"/>
              <w:marTop w:val="0"/>
              <w:marBottom w:val="0"/>
              <w:divBdr>
                <w:top w:val="none" w:sz="0" w:space="0" w:color="auto"/>
                <w:left w:val="none" w:sz="0" w:space="0" w:color="auto"/>
                <w:bottom w:val="none" w:sz="0" w:space="0" w:color="auto"/>
                <w:right w:val="none" w:sz="0" w:space="0" w:color="auto"/>
              </w:divBdr>
              <w:divsChild>
                <w:div w:id="1956863855">
                  <w:marLeft w:val="0"/>
                  <w:marRight w:val="0"/>
                  <w:marTop w:val="0"/>
                  <w:marBottom w:val="0"/>
                  <w:divBdr>
                    <w:top w:val="none" w:sz="0" w:space="0" w:color="auto"/>
                    <w:left w:val="none" w:sz="0" w:space="0" w:color="auto"/>
                    <w:bottom w:val="none" w:sz="0" w:space="0" w:color="auto"/>
                    <w:right w:val="none" w:sz="0" w:space="0" w:color="auto"/>
                  </w:divBdr>
                  <w:divsChild>
                    <w:div w:id="890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9350">
      <w:bodyDiv w:val="1"/>
      <w:marLeft w:val="0"/>
      <w:marRight w:val="0"/>
      <w:marTop w:val="0"/>
      <w:marBottom w:val="0"/>
      <w:divBdr>
        <w:top w:val="none" w:sz="0" w:space="0" w:color="auto"/>
        <w:left w:val="none" w:sz="0" w:space="0" w:color="auto"/>
        <w:bottom w:val="none" w:sz="0" w:space="0" w:color="auto"/>
        <w:right w:val="none" w:sz="0" w:space="0" w:color="auto"/>
      </w:divBdr>
      <w:divsChild>
        <w:div w:id="1560556167">
          <w:marLeft w:val="0"/>
          <w:marRight w:val="0"/>
          <w:marTop w:val="0"/>
          <w:marBottom w:val="0"/>
          <w:divBdr>
            <w:top w:val="none" w:sz="0" w:space="0" w:color="auto"/>
            <w:left w:val="none" w:sz="0" w:space="0" w:color="auto"/>
            <w:bottom w:val="none" w:sz="0" w:space="0" w:color="auto"/>
            <w:right w:val="none" w:sz="0" w:space="0" w:color="auto"/>
          </w:divBdr>
          <w:divsChild>
            <w:div w:id="1511800912">
              <w:marLeft w:val="0"/>
              <w:marRight w:val="0"/>
              <w:marTop w:val="0"/>
              <w:marBottom w:val="0"/>
              <w:divBdr>
                <w:top w:val="none" w:sz="0" w:space="0" w:color="auto"/>
                <w:left w:val="none" w:sz="0" w:space="0" w:color="auto"/>
                <w:bottom w:val="none" w:sz="0" w:space="0" w:color="auto"/>
                <w:right w:val="none" w:sz="0" w:space="0" w:color="auto"/>
              </w:divBdr>
              <w:divsChild>
                <w:div w:id="14260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2480">
      <w:bodyDiv w:val="1"/>
      <w:marLeft w:val="0"/>
      <w:marRight w:val="0"/>
      <w:marTop w:val="0"/>
      <w:marBottom w:val="0"/>
      <w:divBdr>
        <w:top w:val="none" w:sz="0" w:space="0" w:color="auto"/>
        <w:left w:val="none" w:sz="0" w:space="0" w:color="auto"/>
        <w:bottom w:val="none" w:sz="0" w:space="0" w:color="auto"/>
        <w:right w:val="none" w:sz="0" w:space="0" w:color="auto"/>
      </w:divBdr>
    </w:div>
    <w:div w:id="2141261600">
      <w:bodyDiv w:val="1"/>
      <w:marLeft w:val="0"/>
      <w:marRight w:val="0"/>
      <w:marTop w:val="0"/>
      <w:marBottom w:val="0"/>
      <w:divBdr>
        <w:top w:val="none" w:sz="0" w:space="0" w:color="auto"/>
        <w:left w:val="none" w:sz="0" w:space="0" w:color="auto"/>
        <w:bottom w:val="none" w:sz="0" w:space="0" w:color="auto"/>
        <w:right w:val="none" w:sz="0" w:space="0" w:color="auto"/>
      </w:divBdr>
    </w:div>
    <w:div w:id="214454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forhistiur.net/2002-09-feldner/2002-09-feldner" TargetMode="External"/><Relationship Id="rId1" Type="http://schemas.openxmlformats.org/officeDocument/2006/relationships/hyperlink" Target="https://www.cambridge.org/core/journals/american-political-science-review/article/abs/madisons-opponents-and-constitutional-design/BBD1733104B85D917EDFA1EDE2D2C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21532-DE09-4F40-B5FD-3E58ADF02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187</Pages>
  <Words>31332</Words>
  <Characters>178598</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Josiah</dc:creator>
  <cp:keywords/>
  <dc:description/>
  <cp:lastModifiedBy>Josiah Davis</cp:lastModifiedBy>
  <cp:revision>2</cp:revision>
  <dcterms:created xsi:type="dcterms:W3CDTF">2026-09-24T13:47:00Z</dcterms:created>
  <dcterms:modified xsi:type="dcterms:W3CDTF">2026-09-24T13:47:00Z</dcterms:modified>
</cp:coreProperties>
</file>